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564" w:rsidRDefault="00CD6564" w:rsidP="00CD6564">
      <w:pPr>
        <w:framePr w:w="8640" w:h="756" w:wrap="notBeside" w:vAnchor="page" w:hAnchor="page" w:x="1786" w:y="2581" w:anchorLock="1"/>
      </w:pPr>
    </w:p>
    <w:p w:rsidR="00CD6564" w:rsidRPr="007B4E11" w:rsidRDefault="00CD6564" w:rsidP="00CD6564">
      <w:pPr>
        <w:framePr w:w="8640" w:h="756" w:wrap="notBeside" w:vAnchor="page" w:hAnchor="page" w:x="1786" w:y="2581" w:anchorLock="1"/>
      </w:pPr>
      <w:r w:rsidRPr="007B4E11">
        <w:t>Dossier d’Alternance présenté par</w:t>
      </w:r>
      <w:r>
        <w:t xml:space="preserve"> : </w:t>
      </w:r>
      <w:r w:rsidR="00342D4A">
        <w:rPr>
          <w:b/>
        </w:rPr>
        <w:t xml:space="preserve">Fabien </w:t>
      </w:r>
      <w:proofErr w:type="spellStart"/>
      <w:r w:rsidR="00342D4A">
        <w:rPr>
          <w:b/>
        </w:rPr>
        <w:t>Boulland</w:t>
      </w:r>
      <w:proofErr w:type="spellEnd"/>
    </w:p>
    <w:p w:rsidR="00CD6564" w:rsidRPr="007B4E11" w:rsidRDefault="00CD6564" w:rsidP="00CD6564">
      <w:pPr>
        <w:framePr w:w="8640" w:h="756" w:wrap="notBeside" w:vAnchor="page" w:hAnchor="page" w:x="1786" w:y="2581" w:anchorLock="1"/>
      </w:pPr>
    </w:p>
    <w:p w:rsidR="00CD6564" w:rsidRPr="007B4E11" w:rsidRDefault="00CD6564" w:rsidP="00CD6564">
      <w:pPr>
        <w:pStyle w:val="En-tte"/>
        <w:framePr w:w="8640" w:h="756" w:wrap="notBeside" w:vAnchor="page" w:hAnchor="page" w:x="1786" w:y="2581" w:anchorLock="1"/>
      </w:pPr>
      <w:r w:rsidRPr="007B4E11">
        <w:t>Spécialité :</w:t>
      </w:r>
      <w:r>
        <w:t xml:space="preserve"> </w:t>
      </w:r>
      <w:r w:rsidR="004F3B65">
        <w:rPr>
          <w:b/>
        </w:rPr>
        <w:t xml:space="preserve">Sciences et Technologies </w:t>
      </w:r>
      <w:r w:rsidR="00342D4A">
        <w:rPr>
          <w:b/>
        </w:rPr>
        <w:t>Nucléaires 1</w:t>
      </w:r>
      <w:r w:rsidRPr="003769CB">
        <w:rPr>
          <w:b/>
          <w:vertAlign w:val="superscript"/>
        </w:rPr>
        <w:t>è</w:t>
      </w:r>
      <w:r w:rsidR="00C3390D">
        <w:rPr>
          <w:b/>
          <w:vertAlign w:val="superscript"/>
        </w:rPr>
        <w:t>re</w:t>
      </w:r>
      <w:r w:rsidRPr="003769CB">
        <w:rPr>
          <w:b/>
        </w:rPr>
        <w:t xml:space="preserve"> année</w:t>
      </w:r>
    </w:p>
    <w:p w:rsidR="00CD6564" w:rsidRPr="007B4E11" w:rsidRDefault="00CD6564" w:rsidP="00CD6564">
      <w:pPr>
        <w:pStyle w:val="En-tte"/>
        <w:framePr w:w="8640" w:h="756" w:wrap="notBeside" w:vAnchor="page" w:hAnchor="page" w:x="1786" w:y="2581" w:anchorLock="1"/>
      </w:pPr>
    </w:p>
    <w:p w:rsidR="00CD6564" w:rsidRPr="007B4E11" w:rsidRDefault="00CD6564" w:rsidP="00CD6564">
      <w:pPr>
        <w:pStyle w:val="Pieddepage"/>
        <w:framePr w:w="8640" w:h="756" w:wrap="notBeside" w:vAnchor="page" w:hAnchor="page" w:x="1786" w:y="2581" w:anchorLock="1"/>
      </w:pPr>
      <w:r>
        <w:t>Promotion</w:t>
      </w:r>
      <w:r w:rsidRPr="007B4E11">
        <w:t xml:space="preserve"> : </w:t>
      </w:r>
      <w:r w:rsidR="00342D4A">
        <w:rPr>
          <w:b/>
        </w:rPr>
        <w:t>2013</w:t>
      </w:r>
      <w:r w:rsidRPr="003769CB">
        <w:rPr>
          <w:b/>
        </w:rPr>
        <w:t>-201</w:t>
      </w:r>
      <w:r w:rsidR="00342D4A">
        <w:rPr>
          <w:b/>
        </w:rPr>
        <w:t>6</w:t>
      </w:r>
    </w:p>
    <w:p w:rsidR="00CD6564" w:rsidRPr="007B4E11" w:rsidRDefault="00CD6564" w:rsidP="00CD6564">
      <w:pPr>
        <w:pStyle w:val="Pieddepage"/>
        <w:framePr w:w="8640" w:h="756" w:wrap="notBeside" w:vAnchor="page" w:hAnchor="page" w:x="1786" w:y="2581" w:anchorLock="1"/>
      </w:pPr>
    </w:p>
    <w:p w:rsidR="00CD6564" w:rsidRPr="003769CB" w:rsidRDefault="00CD6564" w:rsidP="00CD6564">
      <w:pPr>
        <w:pStyle w:val="Pieddepage"/>
        <w:framePr w:w="8640" w:h="756" w:wrap="notBeside" w:vAnchor="page" w:hAnchor="page" w:x="1786" w:y="2581" w:anchorLock="1"/>
      </w:pPr>
      <w:r w:rsidRPr="003769CB">
        <w:t>Antenne Alternance Saint-Denis de l’EICnam</w:t>
      </w:r>
    </w:p>
    <w:p w:rsidR="00CD6564" w:rsidRPr="007B4E11" w:rsidRDefault="00CD6564" w:rsidP="00CD6564">
      <w:pPr>
        <w:framePr w:w="8640" w:h="756" w:wrap="notBeside" w:vAnchor="page" w:hAnchor="page" w:x="1786" w:y="2581" w:anchorLock="1"/>
      </w:pPr>
    </w:p>
    <w:p w:rsidR="00BF5D3B" w:rsidRPr="009811B4" w:rsidRDefault="00BF5D3B" w:rsidP="00797133">
      <w:pPr>
        <w:rPr>
          <w:rFonts w:cs="Arial"/>
        </w:rPr>
      </w:pPr>
    </w:p>
    <w:p w:rsidR="00797133" w:rsidRPr="009811B4" w:rsidRDefault="00797133" w:rsidP="00797133">
      <w:pPr>
        <w:rPr>
          <w:rFonts w:cs="Arial"/>
        </w:rPr>
      </w:pPr>
    </w:p>
    <w:p w:rsidR="00797133" w:rsidRPr="009811B4" w:rsidRDefault="00797133" w:rsidP="00797133">
      <w:pPr>
        <w:rPr>
          <w:rFonts w:cs="Arial"/>
        </w:rPr>
      </w:pPr>
    </w:p>
    <w:p w:rsidR="00CD6564" w:rsidRPr="007B4E11" w:rsidRDefault="00CD6564" w:rsidP="00CD6564">
      <w:pPr>
        <w:jc w:val="center"/>
      </w:pPr>
    </w:p>
    <w:p w:rsidR="00342D4A" w:rsidRPr="00ED6A46" w:rsidRDefault="00843DE0" w:rsidP="00CD6564">
      <w:pPr>
        <w:jc w:val="center"/>
        <w:rPr>
          <w:rStyle w:val="Titredulivre"/>
          <w:b/>
          <w:sz w:val="44"/>
          <w:szCs w:val="44"/>
        </w:rPr>
      </w:pPr>
      <w:r>
        <w:rPr>
          <w:b/>
          <w:sz w:val="44"/>
          <w:szCs w:val="44"/>
        </w:rPr>
        <w:t>Modèles d’</w:t>
      </w:r>
      <w:r w:rsidR="00C3390D">
        <w:rPr>
          <w:b/>
          <w:sz w:val="44"/>
          <w:szCs w:val="44"/>
        </w:rPr>
        <w:t>é</w:t>
      </w:r>
      <w:r>
        <w:rPr>
          <w:b/>
          <w:sz w:val="44"/>
          <w:szCs w:val="44"/>
        </w:rPr>
        <w:t>puisement pour l’</w:t>
      </w:r>
      <w:r w:rsidR="00C3390D">
        <w:rPr>
          <w:b/>
          <w:sz w:val="44"/>
          <w:szCs w:val="44"/>
        </w:rPr>
        <w:t>o</w:t>
      </w:r>
      <w:r>
        <w:rPr>
          <w:b/>
          <w:sz w:val="44"/>
          <w:szCs w:val="44"/>
        </w:rPr>
        <w:t xml:space="preserve">ptimisation du </w:t>
      </w:r>
      <w:r w:rsidR="00C3390D">
        <w:rPr>
          <w:b/>
          <w:sz w:val="44"/>
          <w:szCs w:val="44"/>
        </w:rPr>
        <w:t>c</w:t>
      </w:r>
      <w:r>
        <w:rPr>
          <w:b/>
          <w:sz w:val="44"/>
          <w:szCs w:val="44"/>
        </w:rPr>
        <w:t xml:space="preserve">ombustible d’un </w:t>
      </w:r>
      <w:r w:rsidR="00C3390D">
        <w:rPr>
          <w:b/>
          <w:sz w:val="44"/>
          <w:szCs w:val="44"/>
        </w:rPr>
        <w:t>p</w:t>
      </w:r>
      <w:r>
        <w:rPr>
          <w:b/>
          <w:sz w:val="44"/>
          <w:szCs w:val="44"/>
        </w:rPr>
        <w:t xml:space="preserve">etit </w:t>
      </w:r>
      <w:r w:rsidR="00C3390D">
        <w:rPr>
          <w:b/>
          <w:sz w:val="44"/>
          <w:szCs w:val="44"/>
        </w:rPr>
        <w:t>r</w:t>
      </w:r>
      <w:r>
        <w:rPr>
          <w:b/>
          <w:sz w:val="44"/>
          <w:szCs w:val="44"/>
        </w:rPr>
        <w:t xml:space="preserve">éacteur à </w:t>
      </w:r>
      <w:r w:rsidR="00C3390D">
        <w:rPr>
          <w:b/>
          <w:sz w:val="44"/>
          <w:szCs w:val="44"/>
        </w:rPr>
        <w:t>n</w:t>
      </w:r>
      <w:r>
        <w:rPr>
          <w:b/>
          <w:sz w:val="44"/>
          <w:szCs w:val="44"/>
        </w:rPr>
        <w:t xml:space="preserve">eutrons </w:t>
      </w:r>
      <w:r w:rsidR="00C3390D">
        <w:rPr>
          <w:b/>
          <w:sz w:val="44"/>
          <w:szCs w:val="44"/>
        </w:rPr>
        <w:t>r</w:t>
      </w:r>
      <w:r>
        <w:rPr>
          <w:b/>
          <w:sz w:val="44"/>
          <w:szCs w:val="44"/>
        </w:rPr>
        <w:t>apides</w:t>
      </w:r>
      <w:r w:rsidR="00C3390D">
        <w:rPr>
          <w:b/>
          <w:sz w:val="44"/>
          <w:szCs w:val="44"/>
        </w:rPr>
        <w:t xml:space="preserve"> fonctionnant sans rechargement</w:t>
      </w:r>
    </w:p>
    <w:p w:rsidR="00AF093A" w:rsidRPr="009811B4" w:rsidRDefault="00AF093A" w:rsidP="00104FA7">
      <w:pPr>
        <w:pStyle w:val="Corpsdetexte"/>
      </w:pPr>
    </w:p>
    <w:p w:rsidR="00DC5775" w:rsidRPr="009811B4" w:rsidRDefault="00DC5775" w:rsidP="00104FA7">
      <w:pPr>
        <w:jc w:val="center"/>
        <w:rPr>
          <w:rFonts w:cs="Arial"/>
        </w:rPr>
      </w:pPr>
    </w:p>
    <w:p w:rsidR="00DC5775" w:rsidRPr="009811B4" w:rsidRDefault="00342D4A" w:rsidP="00104FA7">
      <w:pPr>
        <w:jc w:val="center"/>
        <w:rPr>
          <w:rFonts w:cs="Arial"/>
        </w:rPr>
      </w:pPr>
      <w:r>
        <w:rPr>
          <w:rFonts w:cs="Arial"/>
          <w:noProof/>
          <w:lang w:eastAsia="fr-FR"/>
        </w:rPr>
        <mc:AlternateContent>
          <mc:Choice Requires="wps">
            <w:drawing>
              <wp:inline distT="0" distB="0" distL="0" distR="0" wp14:anchorId="3CB08E9D" wp14:editId="5C5BF85F">
                <wp:extent cx="3867785" cy="800100"/>
                <wp:effectExtent l="0" t="0" r="0" b="0"/>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78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03DE" w:rsidRDefault="002F03DE"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2F03DE" w:rsidRPr="004A5FFC" w:rsidRDefault="002F03DE" w:rsidP="00FC25CF">
                            <w:pPr>
                              <w:pStyle w:val="CompanyName"/>
                            </w:pPr>
                            <w:r w:rsidRPr="004A5FFC">
                              <w:t>ALTRAN EILIS</w:t>
                            </w:r>
                          </w:p>
                          <w:p w:rsidR="002F03DE" w:rsidRPr="009811B4" w:rsidRDefault="002F03DE" w:rsidP="00FC25CF">
                            <w:pPr>
                              <w:pStyle w:val="Corpsdetexte"/>
                            </w:pPr>
                          </w:p>
                          <w:p w:rsidR="002F03DE" w:rsidRDefault="002F03DE" w:rsidP="00104FA7">
                            <w:pPr>
                              <w:pStyle w:val="CompanyName"/>
                            </w:pPr>
                          </w:p>
                          <w:p w:rsidR="002F03DE" w:rsidRPr="00742779" w:rsidRDefault="002F03DE" w:rsidP="00CF723D">
                            <w:pPr>
                              <w:pStyle w:val="CompanyName"/>
                            </w:pPr>
                            <w:r w:rsidRPr="00742779">
                              <w:br/>
                            </w:r>
                          </w:p>
                          <w:p w:rsidR="002F03DE" w:rsidRPr="00742779" w:rsidRDefault="002F03DE" w:rsidP="00CF723D">
                            <w:pPr>
                              <w:pStyle w:val="CompanyName"/>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304.5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" stroked="f">
                <v:textbox>
                  <w:txbxContent>
                    <w:p w:rsidR="002F03DE" w:rsidRDefault="002F03DE"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2F03DE" w:rsidRPr="004A5FFC" w:rsidRDefault="002F03DE" w:rsidP="00FC25CF">
                      <w:pPr>
                        <w:pStyle w:val="CompanyName"/>
                      </w:pPr>
                      <w:r w:rsidRPr="004A5FFC">
                        <w:t>ALTRAN EILIS</w:t>
                      </w:r>
                    </w:p>
                    <w:p w:rsidR="002F03DE" w:rsidRPr="009811B4" w:rsidRDefault="002F03DE" w:rsidP="00FC25CF">
                      <w:pPr>
                        <w:pStyle w:val="Corpsdetexte"/>
                      </w:pPr>
                    </w:p>
                    <w:p w:rsidR="002F03DE" w:rsidRDefault="002F03DE" w:rsidP="00104FA7">
                      <w:pPr>
                        <w:pStyle w:val="CompanyName"/>
                      </w:pPr>
                    </w:p>
                    <w:p w:rsidR="002F03DE" w:rsidRPr="00742779" w:rsidRDefault="002F03DE" w:rsidP="00CF723D">
                      <w:pPr>
                        <w:pStyle w:val="CompanyName"/>
                      </w:pPr>
                      <w:r w:rsidRPr="00742779">
                        <w:br/>
                      </w:r>
                    </w:p>
                    <w:p w:rsidR="002F03DE" w:rsidRPr="00742779" w:rsidRDefault="002F03DE" w:rsidP="00CF723D">
                      <w:pPr>
                        <w:pStyle w:val="CompanyName"/>
                      </w:pPr>
                    </w:p>
                  </w:txbxContent>
                </v:textbox>
                <w10:anchorlock/>
              </v:shape>
            </w:pict>
          </mc:Fallback>
        </mc:AlternateContent>
      </w:r>
    </w:p>
    <w:p w:rsidR="00DC5775" w:rsidRPr="009811B4" w:rsidRDefault="00DC5775" w:rsidP="00104FA7">
      <w:pPr>
        <w:jc w:val="center"/>
        <w:rPr>
          <w:rFonts w:cs="Arial"/>
        </w:rPr>
      </w:pPr>
    </w:p>
    <w:p w:rsidR="00742779" w:rsidRPr="009811B4" w:rsidRDefault="00742779" w:rsidP="00104FA7">
      <w:pPr>
        <w:jc w:val="center"/>
        <w:rPr>
          <w:rFonts w:cs="Arial"/>
        </w:rPr>
      </w:pPr>
    </w:p>
    <w:p w:rsidR="00666DA4" w:rsidRPr="009811B4" w:rsidRDefault="00666DA4" w:rsidP="00104FA7">
      <w:pPr>
        <w:jc w:val="center"/>
      </w:pPr>
    </w:p>
    <w:p w:rsidR="00742779" w:rsidRPr="009811B4" w:rsidRDefault="00742779" w:rsidP="00797133">
      <w:pPr>
        <w:rPr>
          <w:rFonts w:cs="Arial"/>
        </w:rPr>
      </w:pPr>
    </w:p>
    <w:p w:rsidR="00742779" w:rsidRPr="009811B4" w:rsidRDefault="00742779" w:rsidP="00797133">
      <w:pPr>
        <w:rPr>
          <w:rFonts w:cs="Arial"/>
        </w:rPr>
      </w:pPr>
    </w:p>
    <w:p w:rsidR="00742779" w:rsidRDefault="00742779" w:rsidP="00E8669F"/>
    <w:tbl>
      <w:tblPr>
        <w:tblpPr w:leftFromText="141" w:rightFromText="141" w:vertAnchor="text" w:horzAnchor="margin" w:tblpY="155"/>
        <w:tblW w:w="5000" w:type="pct"/>
        <w:tblCellSpacing w:w="7" w:type="dxa"/>
        <w:tblCellMar>
          <w:top w:w="45" w:type="dxa"/>
          <w:left w:w="45" w:type="dxa"/>
          <w:bottom w:w="45" w:type="dxa"/>
          <w:right w:w="45" w:type="dxa"/>
        </w:tblCellMar>
        <w:tblLook w:val="04A0" w:firstRow="1" w:lastRow="0" w:firstColumn="1" w:lastColumn="0" w:noHBand="0" w:noVBand="1"/>
      </w:tblPr>
      <w:tblGrid>
        <w:gridCol w:w="3072"/>
        <w:gridCol w:w="5686"/>
      </w:tblGrid>
      <w:tr w:rsidR="00055B1A" w:rsidRPr="007B4E11" w:rsidTr="00F8130F">
        <w:trPr>
          <w:trHeight w:val="367"/>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Tuteur enseignant : </w:t>
            </w:r>
          </w:p>
        </w:tc>
        <w:tc>
          <w:tcPr>
            <w:tcW w:w="3235" w:type="pct"/>
            <w:shd w:val="clear" w:color="auto" w:fill="EEEEFF"/>
            <w:vAlign w:val="center"/>
            <w:hideMark/>
          </w:tcPr>
          <w:p w:rsidR="00055B1A" w:rsidRPr="007B4E11" w:rsidRDefault="002F03DE" w:rsidP="00F8130F">
            <w:pPr>
              <w:rPr>
                <w:lang w:eastAsia="fr-FR"/>
              </w:rPr>
            </w:pPr>
            <w:hyperlink r:id="rId9" w:history="1">
              <w:r w:rsidR="00055B1A" w:rsidRPr="007B4E11">
                <w:rPr>
                  <w:lang w:eastAsia="fr-FR"/>
                </w:rPr>
                <w:t>GALICHET Em</w:t>
              </w:r>
              <w:r w:rsidR="00F56AE2">
                <w:rPr>
                  <w:lang w:eastAsia="fr-FR"/>
                </w:rPr>
                <w:t>ma</w:t>
              </w:r>
              <w:r w:rsidR="00055B1A" w:rsidRPr="007B4E11">
                <w:rPr>
                  <w:lang w:eastAsia="fr-FR"/>
                </w:rPr>
                <w:t>nuelle</w:t>
              </w:r>
            </w:hyperlink>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enseignant : </w:t>
            </w:r>
          </w:p>
        </w:tc>
        <w:tc>
          <w:tcPr>
            <w:tcW w:w="3235" w:type="pct"/>
            <w:shd w:val="clear" w:color="auto" w:fill="EEEEFF"/>
            <w:vAlign w:val="center"/>
            <w:hideMark/>
          </w:tcPr>
          <w:p w:rsidR="00055B1A" w:rsidRPr="007B4E11" w:rsidRDefault="00342D4A" w:rsidP="00F8130F">
            <w:pPr>
              <w:rPr>
                <w:lang w:eastAsia="fr-FR"/>
              </w:rPr>
            </w:pPr>
            <w:r>
              <w:rPr>
                <w:lang w:eastAsia="fr-FR"/>
              </w:rPr>
              <w:t>GALICHET Emmanuelle</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Pr>
                <w:lang w:eastAsia="fr-FR"/>
              </w:rPr>
              <w:t>T</w:t>
            </w:r>
            <w:r w:rsidRPr="007B4E11">
              <w:rPr>
                <w:lang w:eastAsia="fr-FR"/>
              </w:rPr>
              <w:t>uteur entreprise : </w:t>
            </w:r>
          </w:p>
        </w:tc>
        <w:tc>
          <w:tcPr>
            <w:tcW w:w="3235" w:type="pct"/>
            <w:shd w:val="clear" w:color="auto" w:fill="EEEEFF"/>
            <w:vAlign w:val="center"/>
            <w:hideMark/>
          </w:tcPr>
          <w:p w:rsidR="00055B1A" w:rsidRPr="007B4E11" w:rsidRDefault="00342D4A" w:rsidP="00F42081">
            <w:pPr>
              <w:rPr>
                <w:lang w:eastAsia="fr-FR"/>
              </w:rPr>
            </w:pPr>
            <w:r>
              <w:t>JACQUET Philippe</w:t>
            </w:r>
            <w:r w:rsidR="009F1377" w:rsidRPr="009F1377">
              <w:t xml:space="preserve"> (</w:t>
            </w:r>
            <w:r w:rsidR="00CE0BC5">
              <w:t>ALTRAN</w:t>
            </w:r>
            <w:r w:rsidR="009F1377" w:rsidRPr="009F1377">
              <w:t>)</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entreprise : </w:t>
            </w:r>
          </w:p>
        </w:tc>
        <w:tc>
          <w:tcPr>
            <w:tcW w:w="3235" w:type="pct"/>
            <w:shd w:val="clear" w:color="auto" w:fill="EEEEFF"/>
            <w:vAlign w:val="center"/>
            <w:hideMark/>
          </w:tcPr>
          <w:p w:rsidR="00055B1A" w:rsidRPr="007B4E11" w:rsidRDefault="00342D4A" w:rsidP="00C3390D">
            <w:pPr>
              <w:rPr>
                <w:lang w:eastAsia="fr-FR"/>
              </w:rPr>
            </w:pPr>
            <w:r>
              <w:rPr>
                <w:lang w:eastAsia="fr-FR"/>
              </w:rPr>
              <w:t xml:space="preserve">SECHAUD Matthieu </w:t>
            </w:r>
            <w:r w:rsidR="00194A85" w:rsidRPr="00194A85">
              <w:rPr>
                <w:lang w:eastAsia="fr-FR"/>
              </w:rPr>
              <w:t>(</w:t>
            </w:r>
            <w:r>
              <w:rPr>
                <w:lang w:eastAsia="fr-FR"/>
              </w:rPr>
              <w:t>AREVA NP</w:t>
            </w:r>
            <w:r w:rsidR="00194A85" w:rsidRPr="00194A85">
              <w:rPr>
                <w:lang w:eastAsia="fr-FR"/>
              </w:rPr>
              <w:t>)</w:t>
            </w:r>
          </w:p>
        </w:tc>
      </w:tr>
    </w:tbl>
    <w:p w:rsidR="00103565" w:rsidRDefault="00103565" w:rsidP="00E8669F"/>
    <w:p w:rsidR="00103565" w:rsidRDefault="00103565" w:rsidP="00E8669F"/>
    <w:p w:rsidR="00522B94" w:rsidRDefault="00522B94" w:rsidP="00E8669F"/>
    <w:p w:rsidR="00522B94" w:rsidRDefault="00522B94" w:rsidP="00E8669F"/>
    <w:p w:rsidR="00444BB7" w:rsidRDefault="00444BB7" w:rsidP="00E8669F"/>
    <w:p w:rsidR="00444BB7" w:rsidRPr="009811B4" w:rsidRDefault="00444BB7" w:rsidP="00E8669F"/>
    <w:p w:rsidR="00742779" w:rsidRPr="009811B4" w:rsidRDefault="00790EEA" w:rsidP="00797133">
      <w:pPr>
        <w:rPr>
          <w:rFonts w:cs="Arial"/>
        </w:rPr>
      </w:pPr>
      <w:r w:rsidRPr="007B4E11">
        <w:rPr>
          <w:noProof/>
          <w:lang w:eastAsia="fr-FR"/>
        </w:rPr>
        <w:drawing>
          <wp:anchor distT="0" distB="0" distL="114300" distR="114300" simplePos="0" relativeHeight="251663360" behindDoc="1" locked="0" layoutInCell="1" allowOverlap="1" wp14:anchorId="4F543E76" wp14:editId="6DED088F">
            <wp:simplePos x="0" y="0"/>
            <wp:positionH relativeFrom="page">
              <wp:posOffset>5357346</wp:posOffset>
            </wp:positionH>
            <wp:positionV relativeFrom="page">
              <wp:posOffset>8848725</wp:posOffset>
            </wp:positionV>
            <wp:extent cx="1272540" cy="281940"/>
            <wp:effectExtent l="0" t="0" r="3810" b="3810"/>
            <wp:wrapNone/>
            <wp:docPr id="17" name="Image 17" descr="eic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cn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61312" behindDoc="0" locked="0" layoutInCell="1" allowOverlap="1" wp14:anchorId="396E5208" wp14:editId="584DCEF4">
            <wp:simplePos x="0" y="0"/>
            <wp:positionH relativeFrom="page">
              <wp:posOffset>2934335</wp:posOffset>
            </wp:positionH>
            <wp:positionV relativeFrom="page">
              <wp:posOffset>8739505</wp:posOffset>
            </wp:positionV>
            <wp:extent cx="1468755" cy="505460"/>
            <wp:effectExtent l="0" t="0" r="0" b="889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755" cy="505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9264" behindDoc="0" locked="0" layoutInCell="1" allowOverlap="1" wp14:anchorId="3C093C82" wp14:editId="49632736">
            <wp:simplePos x="0" y="0"/>
            <wp:positionH relativeFrom="page">
              <wp:posOffset>451485</wp:posOffset>
            </wp:positionH>
            <wp:positionV relativeFrom="page">
              <wp:posOffset>8196580</wp:posOffset>
            </wp:positionV>
            <wp:extent cx="733425" cy="122301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3425" cy="1223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42779" w:rsidRPr="009811B4" w:rsidRDefault="00742779" w:rsidP="009213D9">
      <w:pPr>
        <w:rPr>
          <w:rFonts w:cs="Arial"/>
        </w:rPr>
        <w:sectPr w:rsidR="00742779" w:rsidRPr="009811B4" w:rsidSect="00DF675F">
          <w:headerReference w:type="default" r:id="rId13"/>
          <w:footerReference w:type="even" r:id="rId14"/>
          <w:footerReference w:type="default" r:id="rId15"/>
          <w:headerReference w:type="first" r:id="rId16"/>
          <w:pgSz w:w="12240" w:h="15840" w:code="1"/>
          <w:pgMar w:top="1440" w:right="1800" w:bottom="1440" w:left="1800" w:header="571" w:footer="715" w:gutter="0"/>
          <w:pgNumType w:start="1"/>
          <w:cols w:space="720"/>
          <w:titlePg/>
        </w:sectPr>
      </w:pPr>
    </w:p>
    <w:p w:rsidR="000815DC" w:rsidRPr="000815DC" w:rsidRDefault="000815DC" w:rsidP="000815DC">
      <w:pPr>
        <w:pStyle w:val="Titre"/>
        <w:rPr>
          <w:rFonts w:cs="Arial"/>
        </w:rPr>
      </w:pPr>
      <w:r w:rsidRPr="000815DC">
        <w:rPr>
          <w:rFonts w:cs="Arial"/>
        </w:rPr>
        <w:lastRenderedPageBreak/>
        <w:t>Remerciements</w:t>
      </w:r>
    </w:p>
    <w:p w:rsidR="000815DC" w:rsidRPr="000815DC" w:rsidRDefault="000815DC" w:rsidP="000815DC">
      <w:pPr>
        <w:jc w:val="both"/>
        <w:rPr>
          <w:rFonts w:cs="Arial"/>
        </w:rPr>
      </w:pPr>
    </w:p>
    <w:p w:rsidR="00C3390D" w:rsidRPr="00E711BD" w:rsidRDefault="00C3390D" w:rsidP="00104FA7">
      <w:pPr>
        <w:pStyle w:val="Corpsdetexte"/>
      </w:pPr>
      <w:r w:rsidRPr="00E711BD">
        <w:t xml:space="preserve">Ce mémoire a été réalisé au sein de l’entreprise ALTRAN Technologies dans le département </w:t>
      </w:r>
      <w:proofErr w:type="spellStart"/>
      <w:r w:rsidRPr="00E711BD">
        <w:t>Energy</w:t>
      </w:r>
      <w:proofErr w:type="spellEnd"/>
      <w:r w:rsidRPr="00E711BD">
        <w:t xml:space="preserve"> </w:t>
      </w:r>
      <w:proofErr w:type="spellStart"/>
      <w:r w:rsidRPr="00E711BD">
        <w:t>Industry</w:t>
      </w:r>
      <w:proofErr w:type="spellEnd"/>
      <w:r w:rsidRPr="00E711BD">
        <w:t xml:space="preserve"> and Life Science (</w:t>
      </w:r>
      <w:proofErr w:type="spellStart"/>
      <w:r w:rsidRPr="00E711BD">
        <w:t>EILiS</w:t>
      </w:r>
      <w:proofErr w:type="spellEnd"/>
      <w:r w:rsidRPr="00E711BD">
        <w:t>).</w:t>
      </w:r>
    </w:p>
    <w:p w:rsidR="00C3390D" w:rsidRPr="00E711BD" w:rsidRDefault="00C3390D" w:rsidP="00104FA7">
      <w:pPr>
        <w:pStyle w:val="Corpsdetexte"/>
      </w:pPr>
    </w:p>
    <w:p w:rsidR="00C3390D" w:rsidRPr="00E711BD" w:rsidRDefault="00C3390D" w:rsidP="00104FA7">
      <w:pPr>
        <w:pStyle w:val="Corpsdetexte"/>
      </w:pPr>
      <w:r w:rsidRPr="00E711BD">
        <w:t>Je souhaite tout d’abord à adresser mes remerciements à l’ingénieur docteur Philippe Jacquet, mon tuteur en entreprise, pour ses nombreux conseils et pour m’avoir permis de débuter mon apprentissage dans de bonnes conditions de travail.</w:t>
      </w:r>
    </w:p>
    <w:p w:rsidR="00C3390D" w:rsidRPr="00E711BD" w:rsidRDefault="00C3390D" w:rsidP="00104FA7">
      <w:pPr>
        <w:pStyle w:val="Corpsdetexte"/>
      </w:pPr>
    </w:p>
    <w:p w:rsidR="00C3390D" w:rsidRPr="00E711BD" w:rsidRDefault="00C3390D" w:rsidP="00104FA7">
      <w:pPr>
        <w:pStyle w:val="Corpsdetexte"/>
      </w:pPr>
      <w:r w:rsidRPr="00E711BD">
        <w:t xml:space="preserve">Je remercie également l’ensemble du plateau ALTRAN et plus particulièrement les ingénieurs </w:t>
      </w:r>
      <w:proofErr w:type="spellStart"/>
      <w:r w:rsidRPr="00E711BD">
        <w:t>Mo</w:t>
      </w:r>
      <w:r>
        <w:t>a</w:t>
      </w:r>
      <w:r w:rsidRPr="00E711BD">
        <w:t>ad</w:t>
      </w:r>
      <w:proofErr w:type="spellEnd"/>
      <w:r w:rsidRPr="00E711BD">
        <w:t xml:space="preserve"> </w:t>
      </w:r>
      <w:proofErr w:type="spellStart"/>
      <w:r w:rsidRPr="00E711BD">
        <w:t>Bouzekri</w:t>
      </w:r>
      <w:proofErr w:type="spellEnd"/>
      <w:r w:rsidRPr="00E711BD">
        <w:t xml:space="preserve">, Stéphane </w:t>
      </w:r>
      <w:proofErr w:type="spellStart"/>
      <w:r w:rsidRPr="00E711BD">
        <w:t>Depoisier</w:t>
      </w:r>
      <w:proofErr w:type="spellEnd"/>
      <w:r w:rsidRPr="00E711BD">
        <w:t xml:space="preserve">, Jean-François </w:t>
      </w:r>
      <w:proofErr w:type="spellStart"/>
      <w:r w:rsidRPr="00E711BD">
        <w:t>Delmond</w:t>
      </w:r>
      <w:proofErr w:type="spellEnd"/>
      <w:r w:rsidRPr="00E711BD">
        <w:t xml:space="preserve">, Benjamin </w:t>
      </w:r>
      <w:proofErr w:type="spellStart"/>
      <w:r w:rsidRPr="00E711BD">
        <w:t>Braunn</w:t>
      </w:r>
      <w:proofErr w:type="spellEnd"/>
      <w:r w:rsidRPr="00E711BD">
        <w:t>, ainsi qu’Imed Limaiem pour leur disponibilité, leurs conseils techniques et leur bonne humeur qui ont largement contribués à mon intégration au sein de l’équipe.</w:t>
      </w:r>
    </w:p>
    <w:p w:rsidR="00C3390D" w:rsidRPr="00E711BD" w:rsidRDefault="00C3390D" w:rsidP="00104FA7">
      <w:pPr>
        <w:pStyle w:val="Corpsdetexte"/>
      </w:pPr>
    </w:p>
    <w:p w:rsidR="00C3390D" w:rsidRPr="00E711BD" w:rsidRDefault="00C3390D" w:rsidP="00104FA7">
      <w:pPr>
        <w:pStyle w:val="Corpsdetexte"/>
      </w:pPr>
      <w:r>
        <w:t>Pour finir, j</w:t>
      </w:r>
      <w:r w:rsidRPr="00E711BD">
        <w:t>e</w:t>
      </w:r>
      <w:r>
        <w:t xml:space="preserve"> tiens à</w:t>
      </w:r>
      <w:r w:rsidRPr="00E711BD">
        <w:t xml:space="preserve"> remercie</w:t>
      </w:r>
      <w:r>
        <w:t>r</w:t>
      </w:r>
      <w:r w:rsidRPr="00E711BD">
        <w:t xml:space="preserve"> madame Emmanuelle </w:t>
      </w:r>
      <w:proofErr w:type="spellStart"/>
      <w:r w:rsidRPr="00E711BD">
        <w:t>Galichet</w:t>
      </w:r>
      <w:proofErr w:type="spellEnd"/>
      <w:r w:rsidRPr="00E711BD">
        <w:t>, ma tutrice enseignante, ainsi que tout le corps enseignant de la formation Sciences et Technologies du Nucléaire pour leurs enseignements.</w:t>
      </w:r>
    </w:p>
    <w:p w:rsidR="00AD42B2" w:rsidRDefault="00AD42B2" w:rsidP="000815DC">
      <w:pPr>
        <w:rPr>
          <w:rFonts w:cs="Arial"/>
        </w:rPr>
      </w:pPr>
    </w:p>
    <w:p w:rsidR="005D4B46" w:rsidRPr="009811B4" w:rsidRDefault="005D4B46" w:rsidP="000815DC">
      <w:pPr>
        <w:rPr>
          <w:rFonts w:cs="Arial"/>
        </w:rPr>
      </w:pPr>
    </w:p>
    <w:p w:rsidR="00EA7B9C" w:rsidRDefault="00975F5D" w:rsidP="000815DC">
      <w:pPr>
        <w:pStyle w:val="Titre"/>
        <w:ind w:firstLine="360"/>
        <w:rPr>
          <w:rFonts w:cs="Arial"/>
        </w:rPr>
      </w:pPr>
      <w:r w:rsidRPr="009811B4">
        <w:rPr>
          <w:rFonts w:cs="Arial"/>
        </w:rPr>
        <w:br w:type="page"/>
      </w:r>
      <w:r w:rsidR="00BB7D8C">
        <w:rPr>
          <w:rFonts w:cs="Arial"/>
        </w:rPr>
        <w:lastRenderedPageBreak/>
        <w:t>Abréviations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14"/>
      </w:tblGrid>
      <w:tr w:rsidR="00BB7D8C" w:rsidRPr="00BB7D8C" w:rsidTr="005D4B46">
        <w:trPr>
          <w:trHeight w:val="212"/>
          <w:jc w:val="center"/>
        </w:trPr>
        <w:tc>
          <w:tcPr>
            <w:tcW w:w="2280"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Abréviation</w:t>
            </w:r>
          </w:p>
        </w:tc>
        <w:tc>
          <w:tcPr>
            <w:tcW w:w="4514"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Nom complet</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Pr>
                <w:caps/>
                <w:spacing w:val="-5"/>
                <w:kern w:val="20"/>
              </w:rPr>
              <w:t>EPR</w:t>
            </w:r>
          </w:p>
        </w:tc>
        <w:tc>
          <w:tcPr>
            <w:tcW w:w="4514" w:type="dxa"/>
            <w:vAlign w:val="center"/>
          </w:tcPr>
          <w:p w:rsidR="00537DF4" w:rsidRPr="00104FA7" w:rsidRDefault="00537DF4" w:rsidP="00104FA7">
            <w:pPr>
              <w:pStyle w:val="Corpsdetexte"/>
            </w:pPr>
            <w:proofErr w:type="spellStart"/>
            <w:r w:rsidRPr="00104FA7">
              <w:t>European</w:t>
            </w:r>
            <w:proofErr w:type="spellEnd"/>
            <w:r w:rsidRPr="00104FA7">
              <w:t xml:space="preserve"> </w:t>
            </w:r>
            <w:proofErr w:type="spellStart"/>
            <w:r w:rsidRPr="00104FA7">
              <w:t>Pressurized</w:t>
            </w:r>
            <w:proofErr w:type="spellEnd"/>
            <w:r w:rsidRPr="00104FA7">
              <w:t xml:space="preserve"> Reactor</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Pr>
                <w:caps/>
                <w:spacing w:val="-5"/>
                <w:kern w:val="20"/>
              </w:rPr>
              <w:t>gif</w:t>
            </w:r>
          </w:p>
        </w:tc>
        <w:tc>
          <w:tcPr>
            <w:tcW w:w="4514" w:type="dxa"/>
            <w:vAlign w:val="center"/>
          </w:tcPr>
          <w:p w:rsidR="00537DF4" w:rsidRPr="00C3390D" w:rsidRDefault="00537DF4" w:rsidP="00104FA7">
            <w:pPr>
              <w:pStyle w:val="Corpsdetexte"/>
              <w:rPr>
                <w:b/>
                <w:caps/>
                <w:spacing w:val="-5"/>
                <w:kern w:val="20"/>
              </w:rPr>
            </w:pPr>
            <w:proofErr w:type="spellStart"/>
            <w:r w:rsidRPr="00C3390D">
              <w:t>Generation</w:t>
            </w:r>
            <w:proofErr w:type="spellEnd"/>
            <w:r w:rsidRPr="00C3390D">
              <w:t xml:space="preserve"> IV International Forum</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caps/>
                <w:spacing w:val="-5"/>
                <w:kern w:val="20"/>
              </w:rPr>
            </w:pPr>
            <w:r>
              <w:rPr>
                <w:caps/>
                <w:spacing w:val="-5"/>
                <w:kern w:val="20"/>
              </w:rPr>
              <w:t>REP</w:t>
            </w:r>
          </w:p>
        </w:tc>
        <w:tc>
          <w:tcPr>
            <w:tcW w:w="4514" w:type="dxa"/>
            <w:vAlign w:val="center"/>
          </w:tcPr>
          <w:p w:rsidR="00537DF4" w:rsidRDefault="00537DF4" w:rsidP="00537DF4">
            <w:r>
              <w:t>Réacteur à Eau Pressurisée</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Pr>
                <w:caps/>
                <w:spacing w:val="-5"/>
                <w:kern w:val="20"/>
              </w:rPr>
              <w:t>RNR</w:t>
            </w:r>
          </w:p>
        </w:tc>
        <w:tc>
          <w:tcPr>
            <w:tcW w:w="4514" w:type="dxa"/>
            <w:vAlign w:val="center"/>
          </w:tcPr>
          <w:p w:rsidR="00537DF4" w:rsidRPr="00104FA7" w:rsidRDefault="00537DF4" w:rsidP="00104FA7">
            <w:pPr>
              <w:pStyle w:val="Corpsdetexte"/>
              <w:rPr>
                <w:b/>
                <w:i/>
                <w:caps/>
                <w:spacing w:val="-5"/>
                <w:kern w:val="20"/>
              </w:rPr>
            </w:pPr>
            <w:r w:rsidRPr="00C3390D">
              <w:rPr>
                <w:rStyle w:val="Accentuation"/>
                <w:i w:val="0"/>
              </w:rPr>
              <w:t>Réacteur à Neutrons Rapides</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sidRPr="00510B9F">
              <w:rPr>
                <w:caps/>
                <w:spacing w:val="-5"/>
                <w:kern w:val="20"/>
              </w:rPr>
              <w:t>SMR</w:t>
            </w:r>
          </w:p>
        </w:tc>
        <w:tc>
          <w:tcPr>
            <w:tcW w:w="4514" w:type="dxa"/>
            <w:vAlign w:val="center"/>
          </w:tcPr>
          <w:p w:rsidR="00537DF4" w:rsidRPr="00C3390D" w:rsidRDefault="00537DF4" w:rsidP="00104FA7">
            <w:pPr>
              <w:pStyle w:val="Corpsdetexte"/>
              <w:rPr>
                <w:b/>
                <w:caps/>
                <w:spacing w:val="-5"/>
                <w:kern w:val="20"/>
              </w:rPr>
            </w:pPr>
            <w:r w:rsidRPr="00C3390D">
              <w:rPr>
                <w:caps/>
                <w:spacing w:val="-5"/>
                <w:kern w:val="20"/>
              </w:rPr>
              <w:t>S</w:t>
            </w:r>
            <w:r w:rsidRPr="00C3390D">
              <w:rPr>
                <w:rStyle w:val="Accentuation"/>
                <w:i w:val="0"/>
              </w:rPr>
              <w:t xml:space="preserve">mall </w:t>
            </w:r>
            <w:proofErr w:type="spellStart"/>
            <w:r w:rsidRPr="00C3390D">
              <w:rPr>
                <w:rStyle w:val="Accentuation"/>
                <w:i w:val="0"/>
              </w:rPr>
              <w:t>Modular</w:t>
            </w:r>
            <w:proofErr w:type="spellEnd"/>
            <w:r w:rsidRPr="00C3390D">
              <w:rPr>
                <w:rStyle w:val="Accentuation"/>
                <w:i w:val="0"/>
              </w:rPr>
              <w:t xml:space="preserve"> Reactor</w:t>
            </w:r>
          </w:p>
        </w:tc>
      </w:tr>
      <w:tr w:rsidR="00537DF4" w:rsidRPr="00BB7D8C" w:rsidTr="005D4B46">
        <w:trPr>
          <w:trHeight w:val="212"/>
          <w:jc w:val="center"/>
        </w:trPr>
        <w:tc>
          <w:tcPr>
            <w:tcW w:w="2280" w:type="dxa"/>
            <w:vAlign w:val="center"/>
          </w:tcPr>
          <w:p w:rsidR="00537DF4" w:rsidRPr="00510B9F" w:rsidRDefault="00537DF4" w:rsidP="00BB7D8C">
            <w:pPr>
              <w:keepNext/>
              <w:spacing w:before="80" w:after="80"/>
              <w:jc w:val="center"/>
              <w:rPr>
                <w:caps/>
                <w:spacing w:val="-5"/>
                <w:kern w:val="20"/>
              </w:rPr>
            </w:pPr>
            <w:r>
              <w:rPr>
                <w:caps/>
                <w:spacing w:val="-5"/>
                <w:kern w:val="20"/>
              </w:rPr>
              <w:t>SPX</w:t>
            </w:r>
          </w:p>
        </w:tc>
        <w:tc>
          <w:tcPr>
            <w:tcW w:w="4514" w:type="dxa"/>
            <w:vAlign w:val="center"/>
          </w:tcPr>
          <w:p w:rsidR="00537DF4" w:rsidRPr="00C3390D" w:rsidRDefault="00537DF4" w:rsidP="00537DF4">
            <w:proofErr w:type="spellStart"/>
            <w:r>
              <w:t>SuperPhénix</w:t>
            </w:r>
            <w:proofErr w:type="spellEnd"/>
          </w:p>
        </w:tc>
      </w:tr>
    </w:tbl>
    <w:p w:rsidR="00CE0BC5" w:rsidRDefault="00CE0BC5" w:rsidP="00CE0BC5">
      <w:pPr>
        <w:pStyle w:val="Titre"/>
        <w:jc w:val="left"/>
        <w:rPr>
          <w:rFonts w:cs="Arial"/>
        </w:rPr>
      </w:pPr>
    </w:p>
    <w:p w:rsidR="00CE0BC5" w:rsidRDefault="00CE0BC5">
      <w:pPr>
        <w:rPr>
          <w:rFonts w:cs="Arial"/>
          <w:caps/>
          <w:spacing w:val="60"/>
          <w:kern w:val="20"/>
          <w:sz w:val="44"/>
        </w:rPr>
      </w:pPr>
      <w:r>
        <w:rPr>
          <w:rFonts w:cs="Arial"/>
        </w:rPr>
        <w:br w:type="page"/>
      </w:r>
    </w:p>
    <w:p w:rsidR="00B01E9D" w:rsidRDefault="003B286E" w:rsidP="00572307">
      <w:pPr>
        <w:pStyle w:val="Titre"/>
        <w:rPr>
          <w:rFonts w:cs="Arial"/>
        </w:rPr>
      </w:pPr>
      <w:r>
        <w:rPr>
          <w:rFonts w:cs="Arial"/>
        </w:rPr>
        <w:lastRenderedPageBreak/>
        <w:t>Table des matieres</w:t>
      </w:r>
    </w:p>
    <w:p w:rsidR="00E13E05" w:rsidRDefault="00E13E05" w:rsidP="00E13E05"/>
    <w:p w:rsidR="00E13E05" w:rsidRPr="00E13E05" w:rsidRDefault="00E13E05" w:rsidP="00E13E05"/>
    <w:p w:rsidR="00E13E05" w:rsidRPr="00E13E05" w:rsidRDefault="00E13E05" w:rsidP="00E13E05"/>
    <w:p w:rsidR="00EF220E" w:rsidRPr="004E7B79" w:rsidRDefault="00B01E9D">
      <w:pPr>
        <w:pStyle w:val="TM1"/>
        <w:tabs>
          <w:tab w:val="left" w:pos="440"/>
          <w:tab w:val="right" w:leader="dot" w:pos="9062"/>
        </w:tabs>
        <w:rPr>
          <w:rFonts w:ascii="Arial" w:eastAsiaTheme="minorEastAsia" w:hAnsi="Arial" w:cs="Arial"/>
          <w:b w:val="0"/>
          <w:bCs w:val="0"/>
          <w:caps w:val="0"/>
          <w:noProof/>
          <w:sz w:val="22"/>
          <w:szCs w:val="22"/>
          <w:lang w:eastAsia="fr-FR"/>
        </w:rPr>
      </w:pPr>
      <w:r w:rsidRPr="004E7B79">
        <w:rPr>
          <w:rStyle w:val="Lienhypertexte"/>
          <w:rFonts w:cs="Arial"/>
        </w:rPr>
        <w:fldChar w:fldCharType="begin"/>
      </w:r>
      <w:r w:rsidRPr="004E7B79">
        <w:rPr>
          <w:rStyle w:val="Lienhypertexte"/>
          <w:rFonts w:cs="Arial"/>
        </w:rPr>
        <w:instrText xml:space="preserve"> TOC \o "1-3" \h \z \u </w:instrText>
      </w:r>
      <w:r w:rsidRPr="004E7B79">
        <w:rPr>
          <w:rStyle w:val="Lienhypertexte"/>
          <w:rFonts w:cs="Arial"/>
        </w:rPr>
        <w:fldChar w:fldCharType="separate"/>
      </w:r>
      <w:hyperlink w:anchor="_Toc396934316" w:history="1">
        <w:r w:rsidR="00EF220E" w:rsidRPr="004E7B79">
          <w:rPr>
            <w:rStyle w:val="Lienhypertexte"/>
            <w:rFonts w:cs="Arial"/>
            <w:noProof/>
          </w:rPr>
          <w:t>1.</w:t>
        </w:r>
        <w:r w:rsidR="00EF220E" w:rsidRPr="004E7B79">
          <w:rPr>
            <w:rFonts w:ascii="Arial" w:eastAsiaTheme="minorEastAsia" w:hAnsi="Arial" w:cs="Arial"/>
            <w:b w:val="0"/>
            <w:bCs w:val="0"/>
            <w:caps w:val="0"/>
            <w:noProof/>
            <w:sz w:val="22"/>
            <w:szCs w:val="22"/>
            <w:lang w:eastAsia="fr-FR"/>
          </w:rPr>
          <w:tab/>
        </w:r>
        <w:r w:rsidR="00EF220E" w:rsidRPr="004E7B79">
          <w:rPr>
            <w:rStyle w:val="Lienhypertexte"/>
            <w:rFonts w:cs="Arial"/>
            <w:noProof/>
          </w:rPr>
          <w:t>INTRODUCTION GENERALE</w:t>
        </w:r>
        <w:r w:rsidR="00EF220E" w:rsidRPr="004E7B79">
          <w:rPr>
            <w:rFonts w:ascii="Arial" w:hAnsi="Arial" w:cs="Arial"/>
            <w:noProof/>
            <w:webHidden/>
          </w:rPr>
          <w:tab/>
        </w:r>
        <w:r w:rsidR="007C31CE" w:rsidRPr="004E7B79">
          <w:rPr>
            <w:rFonts w:ascii="Arial" w:hAnsi="Arial" w:cs="Arial"/>
            <w:noProof/>
            <w:webHidden/>
          </w:rPr>
          <w:fldChar w:fldCharType="begin"/>
        </w:r>
        <w:r w:rsidR="007C31CE" w:rsidRPr="004E7B79">
          <w:rPr>
            <w:rFonts w:ascii="Arial" w:hAnsi="Arial" w:cs="Arial"/>
            <w:noProof/>
            <w:webHidden/>
          </w:rPr>
          <w:instrText xml:space="preserve"> PAGEREF _Ref396949689 \h </w:instrText>
        </w:r>
        <w:r w:rsidR="007C31CE" w:rsidRPr="004E7B79">
          <w:rPr>
            <w:rFonts w:ascii="Arial" w:hAnsi="Arial" w:cs="Arial"/>
            <w:noProof/>
            <w:webHidden/>
          </w:rPr>
        </w:r>
        <w:r w:rsidR="007C31CE" w:rsidRPr="004E7B79">
          <w:rPr>
            <w:rFonts w:ascii="Arial" w:hAnsi="Arial" w:cs="Arial"/>
            <w:noProof/>
            <w:webHidden/>
          </w:rPr>
          <w:fldChar w:fldCharType="separate"/>
        </w:r>
        <w:r w:rsidR="007C31CE" w:rsidRPr="004E7B79">
          <w:rPr>
            <w:rFonts w:ascii="Arial" w:hAnsi="Arial" w:cs="Arial"/>
            <w:noProof/>
            <w:webHidden/>
          </w:rPr>
          <w:t>6</w:t>
        </w:r>
        <w:r w:rsidR="007C31CE" w:rsidRPr="004E7B79">
          <w:rPr>
            <w:rFonts w:ascii="Arial" w:hAnsi="Arial" w:cs="Arial"/>
            <w:noProof/>
            <w:webHidden/>
          </w:rPr>
          <w:fldChar w:fldCharType="end"/>
        </w:r>
      </w:hyperlink>
    </w:p>
    <w:p w:rsidR="00EF220E" w:rsidRPr="004E7B79" w:rsidRDefault="002F03DE">
      <w:pPr>
        <w:pStyle w:val="TM2"/>
        <w:tabs>
          <w:tab w:val="left" w:pos="880"/>
          <w:tab w:val="right" w:leader="dot" w:pos="9062"/>
        </w:tabs>
        <w:rPr>
          <w:rFonts w:ascii="Arial" w:eastAsiaTheme="minorEastAsia" w:hAnsi="Arial" w:cs="Arial"/>
          <w:smallCaps w:val="0"/>
          <w:noProof/>
          <w:sz w:val="22"/>
          <w:szCs w:val="22"/>
          <w:lang w:eastAsia="fr-FR"/>
        </w:rPr>
      </w:pPr>
      <w:hyperlink w:anchor="_Toc396934317" w:history="1">
        <w:r w:rsidR="00EF220E" w:rsidRPr="004E7B79">
          <w:rPr>
            <w:rStyle w:val="Lienhypertexte"/>
            <w:rFonts w:cs="Arial"/>
            <w:noProof/>
          </w:rPr>
          <w:t>1.1.</w:t>
        </w:r>
        <w:r w:rsidR="00EF220E" w:rsidRPr="004E7B79">
          <w:rPr>
            <w:rFonts w:ascii="Arial" w:eastAsiaTheme="minorEastAsia" w:hAnsi="Arial" w:cs="Arial"/>
            <w:smallCaps w:val="0"/>
            <w:noProof/>
            <w:sz w:val="22"/>
            <w:szCs w:val="22"/>
            <w:lang w:eastAsia="fr-FR"/>
          </w:rPr>
          <w:tab/>
        </w:r>
        <w:r w:rsidR="00EF220E" w:rsidRPr="004E7B79">
          <w:rPr>
            <w:rStyle w:val="Lienhypertexte"/>
            <w:rFonts w:cs="Arial"/>
            <w:noProof/>
          </w:rPr>
          <w:t>Contexte actuel</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_Toc396934317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6</w:t>
        </w:r>
        <w:r w:rsidR="00EF220E" w:rsidRPr="004E7B79">
          <w:rPr>
            <w:rFonts w:ascii="Arial" w:hAnsi="Arial" w:cs="Arial"/>
            <w:noProof/>
            <w:webHidden/>
          </w:rPr>
          <w:fldChar w:fldCharType="end"/>
        </w:r>
      </w:hyperlink>
    </w:p>
    <w:p w:rsidR="00EF220E" w:rsidRPr="004E7B79" w:rsidRDefault="002F03DE">
      <w:pPr>
        <w:pStyle w:val="TM2"/>
        <w:tabs>
          <w:tab w:val="left" w:pos="880"/>
          <w:tab w:val="right" w:leader="dot" w:pos="9062"/>
        </w:tabs>
        <w:rPr>
          <w:rFonts w:ascii="Arial" w:eastAsiaTheme="minorEastAsia" w:hAnsi="Arial" w:cs="Arial"/>
          <w:smallCaps w:val="0"/>
          <w:noProof/>
          <w:sz w:val="22"/>
          <w:szCs w:val="22"/>
          <w:lang w:eastAsia="fr-FR"/>
        </w:rPr>
      </w:pPr>
      <w:hyperlink w:anchor="_Toc396934318" w:history="1">
        <w:r w:rsidR="00EF220E" w:rsidRPr="004E7B79">
          <w:rPr>
            <w:rStyle w:val="Lienhypertexte"/>
            <w:rFonts w:cs="Arial"/>
            <w:noProof/>
          </w:rPr>
          <w:t>1.2.</w:t>
        </w:r>
        <w:r w:rsidR="00EF220E" w:rsidRPr="004E7B79">
          <w:rPr>
            <w:rFonts w:ascii="Arial" w:eastAsiaTheme="minorEastAsia" w:hAnsi="Arial" w:cs="Arial"/>
            <w:smallCaps w:val="0"/>
            <w:noProof/>
            <w:sz w:val="22"/>
            <w:szCs w:val="22"/>
            <w:lang w:eastAsia="fr-FR"/>
          </w:rPr>
          <w:tab/>
        </w:r>
        <w:r w:rsidR="00EF220E" w:rsidRPr="004E7B79">
          <w:rPr>
            <w:rStyle w:val="Lienhypertexte"/>
            <w:rFonts w:cs="Arial"/>
            <w:noProof/>
          </w:rPr>
          <w:t>Les réacteurs 4</w:t>
        </w:r>
        <w:r w:rsidR="00EF220E" w:rsidRPr="004E7B79">
          <w:rPr>
            <w:rStyle w:val="Lienhypertexte"/>
            <w:rFonts w:cs="Arial"/>
            <w:noProof/>
            <w:vertAlign w:val="superscript"/>
          </w:rPr>
          <w:t>eme</w:t>
        </w:r>
        <w:r w:rsidR="00EF220E" w:rsidRPr="004E7B79">
          <w:rPr>
            <w:rStyle w:val="Lienhypertexte"/>
            <w:rFonts w:cs="Arial"/>
            <w:noProof/>
          </w:rPr>
          <w:t xml:space="preserve"> génération</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_Toc396934318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6</w:t>
        </w:r>
        <w:r w:rsidR="00EF220E" w:rsidRPr="004E7B79">
          <w:rPr>
            <w:rFonts w:ascii="Arial" w:hAnsi="Arial" w:cs="Arial"/>
            <w:noProof/>
            <w:webHidden/>
          </w:rPr>
          <w:fldChar w:fldCharType="end"/>
        </w:r>
      </w:hyperlink>
    </w:p>
    <w:p w:rsidR="00EF220E" w:rsidRPr="004E7B79" w:rsidRDefault="002F03DE">
      <w:pPr>
        <w:pStyle w:val="TM2"/>
        <w:tabs>
          <w:tab w:val="left" w:pos="880"/>
          <w:tab w:val="right" w:leader="dot" w:pos="9062"/>
        </w:tabs>
        <w:rPr>
          <w:rFonts w:ascii="Arial" w:eastAsiaTheme="minorEastAsia" w:hAnsi="Arial" w:cs="Arial"/>
          <w:smallCaps w:val="0"/>
          <w:noProof/>
          <w:sz w:val="22"/>
          <w:szCs w:val="22"/>
          <w:lang w:eastAsia="fr-FR"/>
        </w:rPr>
      </w:pPr>
      <w:hyperlink w:anchor="_Toc396934319" w:history="1">
        <w:r w:rsidR="00EF220E" w:rsidRPr="004E7B79">
          <w:rPr>
            <w:rStyle w:val="Lienhypertexte"/>
            <w:rFonts w:cs="Arial"/>
            <w:noProof/>
          </w:rPr>
          <w:t>1.3.</w:t>
        </w:r>
        <w:r w:rsidR="00EF220E" w:rsidRPr="004E7B79">
          <w:rPr>
            <w:rFonts w:ascii="Arial" w:eastAsiaTheme="minorEastAsia" w:hAnsi="Arial" w:cs="Arial"/>
            <w:smallCaps w:val="0"/>
            <w:noProof/>
            <w:sz w:val="22"/>
            <w:szCs w:val="22"/>
            <w:lang w:eastAsia="fr-FR"/>
          </w:rPr>
          <w:tab/>
        </w:r>
        <w:r w:rsidR="00EF220E" w:rsidRPr="004E7B79">
          <w:rPr>
            <w:rStyle w:val="Lienhypertexte"/>
            <w:rFonts w:cs="Arial"/>
            <w:noProof/>
          </w:rPr>
          <w:t>Définition et caractéristiqueS dES SMR</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_Toc396934319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7</w:t>
        </w:r>
        <w:r w:rsidR="00EF220E" w:rsidRPr="004E7B79">
          <w:rPr>
            <w:rFonts w:ascii="Arial" w:hAnsi="Arial" w:cs="Arial"/>
            <w:noProof/>
            <w:webHidden/>
          </w:rPr>
          <w:fldChar w:fldCharType="end"/>
        </w:r>
      </w:hyperlink>
    </w:p>
    <w:p w:rsidR="00EF220E" w:rsidRPr="004E7B79" w:rsidRDefault="002F03DE">
      <w:pPr>
        <w:pStyle w:val="TM1"/>
        <w:tabs>
          <w:tab w:val="left" w:pos="440"/>
          <w:tab w:val="right" w:leader="dot" w:pos="9062"/>
        </w:tabs>
        <w:rPr>
          <w:rFonts w:ascii="Arial" w:eastAsiaTheme="minorEastAsia" w:hAnsi="Arial" w:cs="Arial"/>
          <w:b w:val="0"/>
          <w:bCs w:val="0"/>
          <w:caps w:val="0"/>
          <w:noProof/>
          <w:sz w:val="22"/>
          <w:szCs w:val="22"/>
          <w:lang w:eastAsia="fr-FR"/>
        </w:rPr>
      </w:pPr>
      <w:hyperlink w:anchor="_Toc396934320" w:history="1">
        <w:r w:rsidR="00EF220E" w:rsidRPr="004E7B79">
          <w:rPr>
            <w:rStyle w:val="Lienhypertexte"/>
            <w:rFonts w:cs="Arial"/>
            <w:noProof/>
          </w:rPr>
          <w:t>2.</w:t>
        </w:r>
        <w:r w:rsidR="00EF220E" w:rsidRPr="004E7B79">
          <w:rPr>
            <w:rFonts w:ascii="Arial" w:eastAsiaTheme="minorEastAsia" w:hAnsi="Arial" w:cs="Arial"/>
            <w:b w:val="0"/>
            <w:bCs w:val="0"/>
            <w:caps w:val="0"/>
            <w:noProof/>
            <w:sz w:val="22"/>
            <w:szCs w:val="22"/>
            <w:lang w:eastAsia="fr-FR"/>
          </w:rPr>
          <w:tab/>
        </w:r>
        <w:r w:rsidR="00EF220E" w:rsidRPr="004E7B79">
          <w:rPr>
            <w:rStyle w:val="Lienhypertexte"/>
            <w:rFonts w:cs="Arial"/>
            <w:noProof/>
          </w:rPr>
          <w:t>PRESENTATION DE L’ENTREPRISE</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_Toc396934320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8</w:t>
        </w:r>
        <w:r w:rsidR="00EF220E" w:rsidRPr="004E7B79">
          <w:rPr>
            <w:rFonts w:ascii="Arial" w:hAnsi="Arial" w:cs="Arial"/>
            <w:noProof/>
            <w:webHidden/>
          </w:rPr>
          <w:fldChar w:fldCharType="end"/>
        </w:r>
      </w:hyperlink>
    </w:p>
    <w:p w:rsidR="00EF220E" w:rsidRPr="004E7B79" w:rsidRDefault="002F03DE">
      <w:pPr>
        <w:pStyle w:val="TM2"/>
        <w:tabs>
          <w:tab w:val="left" w:pos="880"/>
          <w:tab w:val="right" w:leader="dot" w:pos="9062"/>
        </w:tabs>
        <w:rPr>
          <w:rFonts w:ascii="Arial" w:eastAsiaTheme="minorEastAsia" w:hAnsi="Arial" w:cs="Arial"/>
          <w:smallCaps w:val="0"/>
          <w:noProof/>
          <w:sz w:val="22"/>
          <w:szCs w:val="22"/>
          <w:lang w:eastAsia="fr-FR"/>
        </w:rPr>
      </w:pPr>
      <w:hyperlink w:anchor="_Toc396934321" w:history="1">
        <w:r w:rsidR="00EF220E" w:rsidRPr="004E7B79">
          <w:rPr>
            <w:rStyle w:val="Lienhypertexte"/>
            <w:rFonts w:cs="Arial"/>
            <w:noProof/>
          </w:rPr>
          <w:t>2.1.</w:t>
        </w:r>
        <w:r w:rsidR="00EF220E" w:rsidRPr="004E7B79">
          <w:rPr>
            <w:rFonts w:ascii="Arial" w:eastAsiaTheme="minorEastAsia" w:hAnsi="Arial" w:cs="Arial"/>
            <w:smallCaps w:val="0"/>
            <w:noProof/>
            <w:sz w:val="22"/>
            <w:szCs w:val="22"/>
            <w:lang w:eastAsia="fr-FR"/>
          </w:rPr>
          <w:tab/>
        </w:r>
        <w:r w:rsidR="00EF220E" w:rsidRPr="004E7B79">
          <w:rPr>
            <w:rStyle w:val="Lienhypertexte"/>
            <w:rFonts w:cs="Arial"/>
            <w:noProof/>
          </w:rPr>
          <w:t>Présentation</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_Toc396934321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8</w:t>
        </w:r>
        <w:r w:rsidR="00EF220E" w:rsidRPr="004E7B79">
          <w:rPr>
            <w:rFonts w:ascii="Arial" w:hAnsi="Arial" w:cs="Arial"/>
            <w:noProof/>
            <w:webHidden/>
          </w:rPr>
          <w:fldChar w:fldCharType="end"/>
        </w:r>
      </w:hyperlink>
    </w:p>
    <w:p w:rsidR="00EF220E" w:rsidRPr="004E7B79" w:rsidRDefault="002F03DE">
      <w:pPr>
        <w:pStyle w:val="TM2"/>
        <w:tabs>
          <w:tab w:val="left" w:pos="880"/>
          <w:tab w:val="right" w:leader="dot" w:pos="9062"/>
        </w:tabs>
        <w:rPr>
          <w:rFonts w:ascii="Arial" w:eastAsiaTheme="minorEastAsia" w:hAnsi="Arial" w:cs="Arial"/>
          <w:smallCaps w:val="0"/>
          <w:noProof/>
          <w:sz w:val="22"/>
          <w:szCs w:val="22"/>
          <w:lang w:eastAsia="fr-FR"/>
        </w:rPr>
      </w:pPr>
      <w:hyperlink w:anchor="_Toc396934322" w:history="1">
        <w:r w:rsidR="00EF220E" w:rsidRPr="004E7B79">
          <w:rPr>
            <w:rStyle w:val="Lienhypertexte"/>
            <w:rFonts w:cs="Arial"/>
            <w:noProof/>
          </w:rPr>
          <w:t>2.2.</w:t>
        </w:r>
        <w:r w:rsidR="00EF220E" w:rsidRPr="004E7B79">
          <w:rPr>
            <w:rFonts w:ascii="Arial" w:eastAsiaTheme="minorEastAsia" w:hAnsi="Arial" w:cs="Arial"/>
            <w:smallCaps w:val="0"/>
            <w:noProof/>
            <w:sz w:val="22"/>
            <w:szCs w:val="22"/>
            <w:lang w:eastAsia="fr-FR"/>
          </w:rPr>
          <w:tab/>
        </w:r>
        <w:r w:rsidR="00EF220E" w:rsidRPr="004E7B79">
          <w:rPr>
            <w:rStyle w:val="Lienhypertexte"/>
            <w:rFonts w:cs="Arial"/>
            <w:noProof/>
          </w:rPr>
          <w:t>Ma place dans l’entreprise</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_Toc396934322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9</w:t>
        </w:r>
        <w:r w:rsidR="00EF220E" w:rsidRPr="004E7B79">
          <w:rPr>
            <w:rFonts w:ascii="Arial" w:hAnsi="Arial" w:cs="Arial"/>
            <w:noProof/>
            <w:webHidden/>
          </w:rPr>
          <w:fldChar w:fldCharType="end"/>
        </w:r>
      </w:hyperlink>
    </w:p>
    <w:p w:rsidR="00EF220E" w:rsidRPr="004E7B79" w:rsidRDefault="002F03DE">
      <w:pPr>
        <w:pStyle w:val="TM2"/>
        <w:tabs>
          <w:tab w:val="left" w:pos="880"/>
          <w:tab w:val="right" w:leader="dot" w:pos="9062"/>
        </w:tabs>
        <w:rPr>
          <w:rFonts w:ascii="Arial" w:eastAsiaTheme="minorEastAsia" w:hAnsi="Arial" w:cs="Arial"/>
          <w:smallCaps w:val="0"/>
          <w:noProof/>
          <w:sz w:val="22"/>
          <w:szCs w:val="22"/>
          <w:lang w:eastAsia="fr-FR"/>
        </w:rPr>
      </w:pPr>
      <w:hyperlink w:anchor="_Toc396934323" w:history="1">
        <w:r w:rsidR="00EF220E" w:rsidRPr="004E7B79">
          <w:rPr>
            <w:rStyle w:val="Lienhypertexte"/>
            <w:rFonts w:cs="Arial"/>
            <w:noProof/>
          </w:rPr>
          <w:t>2.3.</w:t>
        </w:r>
        <w:r w:rsidR="00EF220E" w:rsidRPr="004E7B79">
          <w:rPr>
            <w:rFonts w:ascii="Arial" w:eastAsiaTheme="minorEastAsia" w:hAnsi="Arial" w:cs="Arial"/>
            <w:smallCaps w:val="0"/>
            <w:noProof/>
            <w:sz w:val="22"/>
            <w:szCs w:val="22"/>
            <w:lang w:eastAsia="fr-FR"/>
          </w:rPr>
          <w:tab/>
        </w:r>
        <w:r w:rsidR="00EF220E" w:rsidRPr="004E7B79">
          <w:rPr>
            <w:rStyle w:val="Lienhypertexte"/>
            <w:rFonts w:cs="Arial"/>
            <w:noProof/>
          </w:rPr>
          <w:t>Contexte de l’étude présentée</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_Toc396934323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9</w:t>
        </w:r>
        <w:r w:rsidR="00EF220E" w:rsidRPr="004E7B79">
          <w:rPr>
            <w:rFonts w:ascii="Arial" w:hAnsi="Arial" w:cs="Arial"/>
            <w:noProof/>
            <w:webHidden/>
          </w:rPr>
          <w:fldChar w:fldCharType="end"/>
        </w:r>
      </w:hyperlink>
    </w:p>
    <w:p w:rsidR="00EF220E" w:rsidRPr="004E7B79" w:rsidRDefault="002F03DE">
      <w:pPr>
        <w:pStyle w:val="TM1"/>
        <w:tabs>
          <w:tab w:val="left" w:pos="440"/>
          <w:tab w:val="right" w:leader="dot" w:pos="9062"/>
        </w:tabs>
        <w:rPr>
          <w:rFonts w:ascii="Arial" w:eastAsiaTheme="minorEastAsia" w:hAnsi="Arial" w:cs="Arial"/>
          <w:b w:val="0"/>
          <w:bCs w:val="0"/>
          <w:caps w:val="0"/>
          <w:noProof/>
          <w:sz w:val="22"/>
          <w:szCs w:val="22"/>
          <w:lang w:eastAsia="fr-FR"/>
        </w:rPr>
      </w:pPr>
      <w:hyperlink w:anchor="_Toc396934324" w:history="1">
        <w:r w:rsidR="00EF220E" w:rsidRPr="004E7B79">
          <w:rPr>
            <w:rStyle w:val="Lienhypertexte"/>
            <w:rFonts w:cs="Arial"/>
            <w:noProof/>
          </w:rPr>
          <w:t>3.</w:t>
        </w:r>
        <w:r w:rsidR="00EF220E" w:rsidRPr="004E7B79">
          <w:rPr>
            <w:rFonts w:ascii="Arial" w:eastAsiaTheme="minorEastAsia" w:hAnsi="Arial" w:cs="Arial"/>
            <w:b w:val="0"/>
            <w:bCs w:val="0"/>
            <w:caps w:val="0"/>
            <w:noProof/>
            <w:sz w:val="22"/>
            <w:szCs w:val="22"/>
            <w:lang w:eastAsia="fr-FR"/>
          </w:rPr>
          <w:tab/>
        </w:r>
        <w:r w:rsidR="00EF220E" w:rsidRPr="004E7B79">
          <w:rPr>
            <w:rStyle w:val="Lienhypertexte"/>
            <w:rFonts w:cs="Arial"/>
            <w:noProof/>
          </w:rPr>
          <w:t>PROBLEMATIQUE</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_Toc396934324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9</w:t>
        </w:r>
        <w:r w:rsidR="00EF220E" w:rsidRPr="004E7B79">
          <w:rPr>
            <w:rFonts w:ascii="Arial" w:hAnsi="Arial" w:cs="Arial"/>
            <w:noProof/>
            <w:webHidden/>
          </w:rPr>
          <w:fldChar w:fldCharType="end"/>
        </w:r>
      </w:hyperlink>
    </w:p>
    <w:p w:rsidR="00EF220E" w:rsidRPr="004E7B79" w:rsidRDefault="002F03DE">
      <w:pPr>
        <w:pStyle w:val="TM2"/>
        <w:tabs>
          <w:tab w:val="left" w:pos="880"/>
          <w:tab w:val="right" w:leader="dot" w:pos="9062"/>
        </w:tabs>
        <w:rPr>
          <w:rFonts w:ascii="Arial" w:eastAsiaTheme="minorEastAsia" w:hAnsi="Arial" w:cs="Arial"/>
          <w:smallCaps w:val="0"/>
          <w:noProof/>
          <w:sz w:val="22"/>
          <w:szCs w:val="22"/>
          <w:lang w:eastAsia="fr-FR"/>
        </w:rPr>
      </w:pPr>
      <w:hyperlink w:anchor="_Toc396934325" w:history="1">
        <w:r w:rsidR="00EF220E" w:rsidRPr="004E7B79">
          <w:rPr>
            <w:rStyle w:val="Lienhypertexte"/>
            <w:rFonts w:cs="Arial"/>
            <w:noProof/>
          </w:rPr>
          <w:t>3.1.</w:t>
        </w:r>
        <w:r w:rsidR="00EF220E" w:rsidRPr="004E7B79">
          <w:rPr>
            <w:rFonts w:ascii="Arial" w:eastAsiaTheme="minorEastAsia" w:hAnsi="Arial" w:cs="Arial"/>
            <w:smallCaps w:val="0"/>
            <w:noProof/>
            <w:sz w:val="22"/>
            <w:szCs w:val="22"/>
            <w:lang w:eastAsia="fr-FR"/>
          </w:rPr>
          <w:tab/>
        </w:r>
        <w:r w:rsidR="00EF220E" w:rsidRPr="004E7B79">
          <w:rPr>
            <w:rStyle w:val="Lienhypertexte"/>
            <w:rFonts w:cs="Arial"/>
            <w:noProof/>
          </w:rPr>
          <w:t>PRESENTATION de l’etude</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_Toc396934325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9</w:t>
        </w:r>
        <w:r w:rsidR="00EF220E" w:rsidRPr="004E7B79">
          <w:rPr>
            <w:rFonts w:ascii="Arial" w:hAnsi="Arial" w:cs="Arial"/>
            <w:noProof/>
            <w:webHidden/>
          </w:rPr>
          <w:fldChar w:fldCharType="end"/>
        </w:r>
      </w:hyperlink>
    </w:p>
    <w:p w:rsidR="00EF220E" w:rsidRPr="004E7B79" w:rsidRDefault="002F03DE">
      <w:pPr>
        <w:pStyle w:val="TM2"/>
        <w:tabs>
          <w:tab w:val="left" w:pos="880"/>
          <w:tab w:val="right" w:leader="dot" w:pos="9062"/>
        </w:tabs>
        <w:rPr>
          <w:rFonts w:ascii="Arial" w:eastAsiaTheme="minorEastAsia" w:hAnsi="Arial" w:cs="Arial"/>
          <w:smallCaps w:val="0"/>
          <w:noProof/>
          <w:sz w:val="22"/>
          <w:szCs w:val="22"/>
          <w:lang w:eastAsia="fr-FR"/>
        </w:rPr>
      </w:pPr>
      <w:hyperlink w:anchor="_Toc396934326" w:history="1">
        <w:r w:rsidR="00EF220E" w:rsidRPr="004E7B79">
          <w:rPr>
            <w:rStyle w:val="Lienhypertexte"/>
            <w:rFonts w:cs="Arial"/>
            <w:noProof/>
          </w:rPr>
          <w:t>3.2.</w:t>
        </w:r>
        <w:r w:rsidR="00EF220E" w:rsidRPr="004E7B79">
          <w:rPr>
            <w:rFonts w:ascii="Arial" w:eastAsiaTheme="minorEastAsia" w:hAnsi="Arial" w:cs="Arial"/>
            <w:smallCaps w:val="0"/>
            <w:noProof/>
            <w:sz w:val="22"/>
            <w:szCs w:val="22"/>
            <w:lang w:eastAsia="fr-FR"/>
          </w:rPr>
          <w:tab/>
        </w:r>
        <w:r w:rsidR="00EF220E" w:rsidRPr="004E7B79">
          <w:rPr>
            <w:rStyle w:val="Lienhypertexte"/>
            <w:rFonts w:cs="Arial"/>
            <w:noProof/>
          </w:rPr>
          <w:t>Equation de Bateman</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_Toc396934326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11</w:t>
        </w:r>
        <w:r w:rsidR="00EF220E" w:rsidRPr="004E7B79">
          <w:rPr>
            <w:rFonts w:ascii="Arial" w:hAnsi="Arial" w:cs="Arial"/>
            <w:noProof/>
            <w:webHidden/>
          </w:rPr>
          <w:fldChar w:fldCharType="end"/>
        </w:r>
      </w:hyperlink>
    </w:p>
    <w:p w:rsidR="00EF220E" w:rsidRPr="004E7B79" w:rsidRDefault="002F03DE">
      <w:pPr>
        <w:pStyle w:val="TM3"/>
        <w:tabs>
          <w:tab w:val="left" w:pos="1320"/>
          <w:tab w:val="right" w:leader="dot" w:pos="9062"/>
        </w:tabs>
        <w:rPr>
          <w:rFonts w:ascii="Arial" w:eastAsiaTheme="minorEastAsia" w:hAnsi="Arial" w:cs="Arial"/>
          <w:i w:val="0"/>
          <w:iCs w:val="0"/>
          <w:noProof/>
          <w:sz w:val="22"/>
          <w:szCs w:val="22"/>
          <w:lang w:eastAsia="fr-FR"/>
        </w:rPr>
      </w:pPr>
      <w:hyperlink w:anchor="_Toc396934327" w:history="1">
        <w:r w:rsidR="00EF220E" w:rsidRPr="004E7B79">
          <w:rPr>
            <w:rStyle w:val="Lienhypertexte"/>
            <w:rFonts w:cs="Arial"/>
            <w:noProof/>
          </w:rPr>
          <w:t>3.2.1.</w:t>
        </w:r>
        <w:r w:rsidR="00EF220E" w:rsidRPr="004E7B79">
          <w:rPr>
            <w:rFonts w:ascii="Arial" w:eastAsiaTheme="minorEastAsia" w:hAnsi="Arial" w:cs="Arial"/>
            <w:i w:val="0"/>
            <w:iCs w:val="0"/>
            <w:noProof/>
            <w:sz w:val="22"/>
            <w:szCs w:val="22"/>
            <w:lang w:eastAsia="fr-FR"/>
          </w:rPr>
          <w:tab/>
        </w:r>
        <w:r w:rsidR="00EF220E" w:rsidRPr="004E7B79">
          <w:rPr>
            <w:rStyle w:val="Lienhypertexte"/>
            <w:rFonts w:cs="Arial"/>
            <w:noProof/>
          </w:rPr>
          <w:t>Chaine d’évolution restreinte</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_Toc396934327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11</w:t>
        </w:r>
        <w:r w:rsidR="00EF220E" w:rsidRPr="004E7B79">
          <w:rPr>
            <w:rFonts w:ascii="Arial" w:hAnsi="Arial" w:cs="Arial"/>
            <w:noProof/>
            <w:webHidden/>
          </w:rPr>
          <w:fldChar w:fldCharType="end"/>
        </w:r>
      </w:hyperlink>
    </w:p>
    <w:p w:rsidR="00EF220E" w:rsidRPr="004E7B79" w:rsidRDefault="002F03DE">
      <w:pPr>
        <w:pStyle w:val="TM3"/>
        <w:tabs>
          <w:tab w:val="left" w:pos="1320"/>
          <w:tab w:val="right" w:leader="dot" w:pos="9062"/>
        </w:tabs>
        <w:rPr>
          <w:rFonts w:ascii="Arial" w:eastAsiaTheme="minorEastAsia" w:hAnsi="Arial" w:cs="Arial"/>
          <w:i w:val="0"/>
          <w:iCs w:val="0"/>
          <w:noProof/>
          <w:sz w:val="22"/>
          <w:szCs w:val="22"/>
          <w:lang w:eastAsia="fr-FR"/>
        </w:rPr>
      </w:pPr>
      <w:hyperlink w:anchor="_Toc396934328" w:history="1">
        <w:r w:rsidR="00EF220E" w:rsidRPr="004E7B79">
          <w:rPr>
            <w:rStyle w:val="Lienhypertexte"/>
            <w:rFonts w:cs="Arial"/>
            <w:noProof/>
          </w:rPr>
          <w:t>3.2.2.</w:t>
        </w:r>
        <w:r w:rsidR="00EF220E" w:rsidRPr="004E7B79">
          <w:rPr>
            <w:rFonts w:ascii="Arial" w:eastAsiaTheme="minorEastAsia" w:hAnsi="Arial" w:cs="Arial"/>
            <w:i w:val="0"/>
            <w:iCs w:val="0"/>
            <w:noProof/>
            <w:sz w:val="22"/>
            <w:szCs w:val="22"/>
            <w:lang w:eastAsia="fr-FR"/>
          </w:rPr>
          <w:tab/>
        </w:r>
        <w:r w:rsidR="00EF220E" w:rsidRPr="004E7B79">
          <w:rPr>
            <w:rStyle w:val="Lienhypertexte"/>
            <w:rFonts w:cs="Arial"/>
            <w:noProof/>
          </w:rPr>
          <w:t>Epuisement sans flux neutronique</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_Toc396934328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13</w:t>
        </w:r>
        <w:r w:rsidR="00EF220E" w:rsidRPr="004E7B79">
          <w:rPr>
            <w:rFonts w:ascii="Arial" w:hAnsi="Arial" w:cs="Arial"/>
            <w:noProof/>
            <w:webHidden/>
          </w:rPr>
          <w:fldChar w:fldCharType="end"/>
        </w:r>
      </w:hyperlink>
    </w:p>
    <w:p w:rsidR="00EF220E" w:rsidRPr="004E7B79" w:rsidRDefault="002F03DE">
      <w:pPr>
        <w:pStyle w:val="TM3"/>
        <w:tabs>
          <w:tab w:val="left" w:pos="1320"/>
          <w:tab w:val="right" w:leader="dot" w:pos="9062"/>
        </w:tabs>
        <w:rPr>
          <w:rFonts w:ascii="Arial" w:eastAsiaTheme="minorEastAsia" w:hAnsi="Arial" w:cs="Arial"/>
          <w:i w:val="0"/>
          <w:iCs w:val="0"/>
          <w:noProof/>
          <w:sz w:val="22"/>
          <w:szCs w:val="22"/>
          <w:lang w:eastAsia="fr-FR"/>
        </w:rPr>
      </w:pPr>
      <w:hyperlink w:anchor="_Toc396934329" w:history="1">
        <w:r w:rsidR="00EF220E" w:rsidRPr="004E7B79">
          <w:rPr>
            <w:rStyle w:val="Lienhypertexte"/>
            <w:rFonts w:cs="Arial"/>
            <w:noProof/>
          </w:rPr>
          <w:t>3.2.3.</w:t>
        </w:r>
        <w:r w:rsidR="00EF220E" w:rsidRPr="004E7B79">
          <w:rPr>
            <w:rFonts w:ascii="Arial" w:eastAsiaTheme="minorEastAsia" w:hAnsi="Arial" w:cs="Arial"/>
            <w:i w:val="0"/>
            <w:iCs w:val="0"/>
            <w:noProof/>
            <w:sz w:val="22"/>
            <w:szCs w:val="22"/>
            <w:lang w:eastAsia="fr-FR"/>
          </w:rPr>
          <w:tab/>
        </w:r>
        <w:r w:rsidR="00EF220E" w:rsidRPr="004E7B79">
          <w:rPr>
            <w:rStyle w:val="Lienhypertexte"/>
            <w:rFonts w:cs="Arial"/>
            <w:noProof/>
          </w:rPr>
          <w:t>Epuisement avec flux neutronique</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_Toc396934329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15</w:t>
        </w:r>
        <w:r w:rsidR="00EF220E" w:rsidRPr="004E7B79">
          <w:rPr>
            <w:rFonts w:ascii="Arial" w:hAnsi="Arial" w:cs="Arial"/>
            <w:noProof/>
            <w:webHidden/>
          </w:rPr>
          <w:fldChar w:fldCharType="end"/>
        </w:r>
      </w:hyperlink>
    </w:p>
    <w:p w:rsidR="00EF220E" w:rsidRPr="004E7B79" w:rsidRDefault="002F03DE">
      <w:pPr>
        <w:pStyle w:val="TM1"/>
        <w:tabs>
          <w:tab w:val="left" w:pos="440"/>
          <w:tab w:val="right" w:leader="dot" w:pos="9062"/>
        </w:tabs>
        <w:rPr>
          <w:rFonts w:ascii="Arial" w:eastAsiaTheme="minorEastAsia" w:hAnsi="Arial" w:cs="Arial"/>
          <w:b w:val="0"/>
          <w:bCs w:val="0"/>
          <w:caps w:val="0"/>
          <w:noProof/>
          <w:sz w:val="22"/>
          <w:szCs w:val="22"/>
          <w:lang w:eastAsia="fr-FR"/>
        </w:rPr>
      </w:pPr>
      <w:hyperlink w:anchor="_Toc396934330" w:history="1">
        <w:r w:rsidR="00EF220E" w:rsidRPr="004E7B79">
          <w:rPr>
            <w:rStyle w:val="Lienhypertexte"/>
            <w:rFonts w:cs="Arial"/>
            <w:noProof/>
          </w:rPr>
          <w:t>4.</w:t>
        </w:r>
        <w:r w:rsidR="00EF220E" w:rsidRPr="004E7B79">
          <w:rPr>
            <w:rFonts w:ascii="Arial" w:eastAsiaTheme="minorEastAsia" w:hAnsi="Arial" w:cs="Arial"/>
            <w:b w:val="0"/>
            <w:bCs w:val="0"/>
            <w:caps w:val="0"/>
            <w:noProof/>
            <w:sz w:val="22"/>
            <w:szCs w:val="22"/>
            <w:lang w:eastAsia="fr-FR"/>
          </w:rPr>
          <w:tab/>
        </w:r>
        <w:r w:rsidR="00EF220E" w:rsidRPr="004E7B79">
          <w:rPr>
            <w:rStyle w:val="Lienhypertexte"/>
            <w:rFonts w:cs="Arial"/>
            <w:noProof/>
          </w:rPr>
          <w:t>METHODES DE RESOLUTION</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_Toc396934330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16</w:t>
        </w:r>
        <w:r w:rsidR="00EF220E" w:rsidRPr="004E7B79">
          <w:rPr>
            <w:rFonts w:ascii="Arial" w:hAnsi="Arial" w:cs="Arial"/>
            <w:noProof/>
            <w:webHidden/>
          </w:rPr>
          <w:fldChar w:fldCharType="end"/>
        </w:r>
      </w:hyperlink>
    </w:p>
    <w:p w:rsidR="00EF220E" w:rsidRPr="004E7B79" w:rsidRDefault="002F03DE">
      <w:pPr>
        <w:pStyle w:val="TM2"/>
        <w:tabs>
          <w:tab w:val="left" w:pos="880"/>
          <w:tab w:val="right" w:leader="dot" w:pos="9062"/>
        </w:tabs>
        <w:rPr>
          <w:rFonts w:ascii="Arial" w:eastAsiaTheme="minorEastAsia" w:hAnsi="Arial" w:cs="Arial"/>
          <w:smallCaps w:val="0"/>
          <w:noProof/>
          <w:sz w:val="22"/>
          <w:szCs w:val="22"/>
          <w:lang w:eastAsia="fr-FR"/>
        </w:rPr>
      </w:pPr>
      <w:hyperlink w:anchor="_Toc396934331" w:history="1">
        <w:r w:rsidR="00EF220E" w:rsidRPr="004E7B79">
          <w:rPr>
            <w:rStyle w:val="Lienhypertexte"/>
            <w:rFonts w:cs="Arial"/>
            <w:noProof/>
          </w:rPr>
          <w:t>4.1.</w:t>
        </w:r>
        <w:r w:rsidR="00EF220E" w:rsidRPr="004E7B79">
          <w:rPr>
            <w:rFonts w:ascii="Arial" w:eastAsiaTheme="minorEastAsia" w:hAnsi="Arial" w:cs="Arial"/>
            <w:smallCaps w:val="0"/>
            <w:noProof/>
            <w:sz w:val="22"/>
            <w:szCs w:val="22"/>
            <w:lang w:eastAsia="fr-FR"/>
          </w:rPr>
          <w:tab/>
        </w:r>
        <w:r w:rsidR="00EF220E" w:rsidRPr="004E7B79">
          <w:rPr>
            <w:rStyle w:val="Lienhypertexte"/>
            <w:rFonts w:cs="Arial"/>
            <w:noProof/>
          </w:rPr>
          <w:t>methode exacte</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_Toc396934331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16</w:t>
        </w:r>
        <w:r w:rsidR="00EF220E" w:rsidRPr="004E7B79">
          <w:rPr>
            <w:rFonts w:ascii="Arial" w:hAnsi="Arial" w:cs="Arial"/>
            <w:noProof/>
            <w:webHidden/>
          </w:rPr>
          <w:fldChar w:fldCharType="end"/>
        </w:r>
      </w:hyperlink>
    </w:p>
    <w:p w:rsidR="00EF220E" w:rsidRPr="004E7B79" w:rsidRDefault="002F03DE">
      <w:pPr>
        <w:pStyle w:val="TM3"/>
        <w:tabs>
          <w:tab w:val="left" w:pos="1320"/>
          <w:tab w:val="right" w:leader="dot" w:pos="9062"/>
        </w:tabs>
        <w:rPr>
          <w:rFonts w:ascii="Arial" w:eastAsiaTheme="minorEastAsia" w:hAnsi="Arial" w:cs="Arial"/>
          <w:i w:val="0"/>
          <w:iCs w:val="0"/>
          <w:noProof/>
          <w:sz w:val="22"/>
          <w:szCs w:val="22"/>
          <w:lang w:eastAsia="fr-FR"/>
        </w:rPr>
      </w:pPr>
      <w:hyperlink w:anchor="_Toc396934332" w:history="1">
        <w:r w:rsidR="00EF220E" w:rsidRPr="004E7B79">
          <w:rPr>
            <w:rStyle w:val="Lienhypertexte"/>
            <w:rFonts w:cs="Arial"/>
            <w:noProof/>
          </w:rPr>
          <w:t>4.1.1.</w:t>
        </w:r>
        <w:r w:rsidR="00EF220E" w:rsidRPr="004E7B79">
          <w:rPr>
            <w:rFonts w:ascii="Arial" w:eastAsiaTheme="minorEastAsia" w:hAnsi="Arial" w:cs="Arial"/>
            <w:i w:val="0"/>
            <w:iCs w:val="0"/>
            <w:noProof/>
            <w:sz w:val="22"/>
            <w:szCs w:val="22"/>
            <w:lang w:eastAsia="fr-FR"/>
          </w:rPr>
          <w:tab/>
        </w:r>
        <w:r w:rsidR="00940991" w:rsidRPr="004E7B79">
          <w:rPr>
            <w:rStyle w:val="Lienhypertexte"/>
            <w:rFonts w:cs="Arial"/>
            <w:noProof/>
          </w:rPr>
          <w:t>M</w:t>
        </w:r>
        <w:r w:rsidR="00EF220E" w:rsidRPr="004E7B79">
          <w:rPr>
            <w:rStyle w:val="Lienhypertexte"/>
            <w:rFonts w:cs="Arial"/>
            <w:noProof/>
          </w:rPr>
          <w:t>ethode de la « variation de la constante »</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_Toc396934332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16</w:t>
        </w:r>
        <w:r w:rsidR="00EF220E" w:rsidRPr="004E7B79">
          <w:rPr>
            <w:rFonts w:ascii="Arial" w:hAnsi="Arial" w:cs="Arial"/>
            <w:noProof/>
            <w:webHidden/>
          </w:rPr>
          <w:fldChar w:fldCharType="end"/>
        </w:r>
      </w:hyperlink>
    </w:p>
    <w:p w:rsidR="00EF220E" w:rsidRPr="004E7B79" w:rsidRDefault="002F03DE">
      <w:pPr>
        <w:pStyle w:val="TM3"/>
        <w:tabs>
          <w:tab w:val="left" w:pos="1320"/>
          <w:tab w:val="right" w:leader="dot" w:pos="9062"/>
        </w:tabs>
        <w:rPr>
          <w:rFonts w:ascii="Arial" w:eastAsiaTheme="minorEastAsia" w:hAnsi="Arial" w:cs="Arial"/>
          <w:i w:val="0"/>
          <w:iCs w:val="0"/>
          <w:noProof/>
          <w:sz w:val="22"/>
          <w:szCs w:val="22"/>
          <w:lang w:eastAsia="fr-FR"/>
        </w:rPr>
      </w:pPr>
      <w:hyperlink w:anchor="_Toc396934333" w:history="1">
        <w:r w:rsidR="00EF220E" w:rsidRPr="004E7B79">
          <w:rPr>
            <w:rStyle w:val="Lienhypertexte"/>
            <w:rFonts w:cs="Arial"/>
            <w:noProof/>
          </w:rPr>
          <w:t>4.1.2.</w:t>
        </w:r>
        <w:r w:rsidR="00EF220E" w:rsidRPr="004E7B79">
          <w:rPr>
            <w:rFonts w:ascii="Arial" w:eastAsiaTheme="minorEastAsia" w:hAnsi="Arial" w:cs="Arial"/>
            <w:i w:val="0"/>
            <w:iCs w:val="0"/>
            <w:noProof/>
            <w:sz w:val="22"/>
            <w:szCs w:val="22"/>
            <w:lang w:eastAsia="fr-FR"/>
          </w:rPr>
          <w:tab/>
        </w:r>
        <w:r w:rsidR="00940991" w:rsidRPr="004E7B79">
          <w:rPr>
            <w:rStyle w:val="Lienhypertexte"/>
            <w:rFonts w:cs="Arial"/>
            <w:noProof/>
            <w:shd w:val="clear" w:color="auto" w:fill="FFFFFF"/>
          </w:rPr>
          <w:t>R</w:t>
        </w:r>
        <w:r w:rsidR="00EF220E" w:rsidRPr="004E7B79">
          <w:rPr>
            <w:rStyle w:val="Lienhypertexte"/>
            <w:rFonts w:cs="Arial"/>
            <w:noProof/>
            <w:shd w:val="clear" w:color="auto" w:fill="FFFFFF"/>
          </w:rPr>
          <w:t>esolution d’un probleme a valeur propre</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_Toc396934333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17</w:t>
        </w:r>
        <w:r w:rsidR="00EF220E" w:rsidRPr="004E7B79">
          <w:rPr>
            <w:rFonts w:ascii="Arial" w:hAnsi="Arial" w:cs="Arial"/>
            <w:noProof/>
            <w:webHidden/>
          </w:rPr>
          <w:fldChar w:fldCharType="end"/>
        </w:r>
      </w:hyperlink>
    </w:p>
    <w:p w:rsidR="00EF220E" w:rsidRPr="004E7B79" w:rsidRDefault="002F03DE">
      <w:pPr>
        <w:pStyle w:val="TM3"/>
        <w:tabs>
          <w:tab w:val="left" w:pos="1320"/>
          <w:tab w:val="right" w:leader="dot" w:pos="9062"/>
        </w:tabs>
        <w:rPr>
          <w:rFonts w:ascii="Arial" w:eastAsiaTheme="minorEastAsia" w:hAnsi="Arial" w:cs="Arial"/>
          <w:i w:val="0"/>
          <w:iCs w:val="0"/>
          <w:noProof/>
          <w:sz w:val="22"/>
          <w:szCs w:val="22"/>
          <w:lang w:eastAsia="fr-FR"/>
        </w:rPr>
      </w:pPr>
      <w:hyperlink w:anchor="_Toc396934334" w:history="1">
        <w:r w:rsidR="00EF220E" w:rsidRPr="004E7B79">
          <w:rPr>
            <w:rStyle w:val="Lienhypertexte"/>
            <w:rFonts w:cs="Arial"/>
            <w:noProof/>
          </w:rPr>
          <w:t>4.1.3.</w:t>
        </w:r>
        <w:r w:rsidR="00EF220E" w:rsidRPr="004E7B79">
          <w:rPr>
            <w:rFonts w:ascii="Arial" w:eastAsiaTheme="minorEastAsia" w:hAnsi="Arial" w:cs="Arial"/>
            <w:i w:val="0"/>
            <w:iCs w:val="0"/>
            <w:noProof/>
            <w:sz w:val="22"/>
            <w:szCs w:val="22"/>
            <w:lang w:eastAsia="fr-FR"/>
          </w:rPr>
          <w:tab/>
        </w:r>
        <w:r w:rsidR="00EF220E" w:rsidRPr="004E7B79">
          <w:rPr>
            <w:rStyle w:val="Lienhypertexte"/>
            <w:rFonts w:cs="Arial"/>
            <w:noProof/>
            <w:shd w:val="clear" w:color="auto" w:fill="FFFFFF"/>
          </w:rPr>
          <w:t>Expression des conditions limites</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_Toc396934334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19</w:t>
        </w:r>
        <w:r w:rsidR="00EF220E" w:rsidRPr="004E7B79">
          <w:rPr>
            <w:rFonts w:ascii="Arial" w:hAnsi="Arial" w:cs="Arial"/>
            <w:noProof/>
            <w:webHidden/>
          </w:rPr>
          <w:fldChar w:fldCharType="end"/>
        </w:r>
      </w:hyperlink>
    </w:p>
    <w:p w:rsidR="00EF220E" w:rsidRPr="004E7B79" w:rsidRDefault="002F03DE">
      <w:pPr>
        <w:pStyle w:val="TM2"/>
        <w:tabs>
          <w:tab w:val="left" w:pos="880"/>
          <w:tab w:val="right" w:leader="dot" w:pos="9062"/>
        </w:tabs>
        <w:rPr>
          <w:rFonts w:ascii="Arial" w:eastAsiaTheme="minorEastAsia" w:hAnsi="Arial" w:cs="Arial"/>
          <w:smallCaps w:val="0"/>
          <w:noProof/>
          <w:sz w:val="22"/>
          <w:szCs w:val="22"/>
          <w:lang w:eastAsia="fr-FR"/>
        </w:rPr>
      </w:pPr>
      <w:hyperlink w:anchor="_Toc396934335" w:history="1">
        <w:r w:rsidR="00EF220E" w:rsidRPr="004E7B79">
          <w:rPr>
            <w:rStyle w:val="Lienhypertexte"/>
            <w:rFonts w:cs="Arial"/>
            <w:noProof/>
          </w:rPr>
          <w:t>4.2.</w:t>
        </w:r>
        <w:r w:rsidR="00EF220E" w:rsidRPr="004E7B79">
          <w:rPr>
            <w:rFonts w:ascii="Arial" w:eastAsiaTheme="minorEastAsia" w:hAnsi="Arial" w:cs="Arial"/>
            <w:smallCaps w:val="0"/>
            <w:noProof/>
            <w:sz w:val="22"/>
            <w:szCs w:val="22"/>
            <w:lang w:eastAsia="fr-FR"/>
          </w:rPr>
          <w:tab/>
        </w:r>
        <w:r w:rsidR="00EF220E" w:rsidRPr="004E7B79">
          <w:rPr>
            <w:rStyle w:val="Lienhypertexte"/>
            <w:rFonts w:cs="Arial"/>
            <w:noProof/>
          </w:rPr>
          <w:t>METHODES ALTERNATIVES</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_Toc396934335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20</w:t>
        </w:r>
        <w:r w:rsidR="00EF220E" w:rsidRPr="004E7B79">
          <w:rPr>
            <w:rFonts w:ascii="Arial" w:hAnsi="Arial" w:cs="Arial"/>
            <w:noProof/>
            <w:webHidden/>
          </w:rPr>
          <w:fldChar w:fldCharType="end"/>
        </w:r>
      </w:hyperlink>
    </w:p>
    <w:p w:rsidR="00EF220E" w:rsidRPr="004E7B79" w:rsidRDefault="002F03DE">
      <w:pPr>
        <w:pStyle w:val="TM3"/>
        <w:tabs>
          <w:tab w:val="left" w:pos="1320"/>
          <w:tab w:val="right" w:leader="dot" w:pos="9062"/>
        </w:tabs>
        <w:rPr>
          <w:rFonts w:ascii="Arial" w:eastAsiaTheme="minorEastAsia" w:hAnsi="Arial" w:cs="Arial"/>
          <w:i w:val="0"/>
          <w:iCs w:val="0"/>
          <w:noProof/>
          <w:sz w:val="22"/>
          <w:szCs w:val="22"/>
          <w:lang w:eastAsia="fr-FR"/>
        </w:rPr>
      </w:pPr>
      <w:hyperlink w:anchor="_Toc396934336" w:history="1">
        <w:r w:rsidR="00EF220E" w:rsidRPr="004E7B79">
          <w:rPr>
            <w:rStyle w:val="Lienhypertexte"/>
            <w:rFonts w:cs="Arial"/>
            <w:noProof/>
          </w:rPr>
          <w:t>4.2.1.</w:t>
        </w:r>
        <w:r w:rsidR="00EF220E" w:rsidRPr="004E7B79">
          <w:rPr>
            <w:rFonts w:ascii="Arial" w:eastAsiaTheme="minorEastAsia" w:hAnsi="Arial" w:cs="Arial"/>
            <w:i w:val="0"/>
            <w:iCs w:val="0"/>
            <w:noProof/>
            <w:sz w:val="22"/>
            <w:szCs w:val="22"/>
            <w:lang w:eastAsia="fr-FR"/>
          </w:rPr>
          <w:tab/>
        </w:r>
        <w:r w:rsidR="00EF220E" w:rsidRPr="004E7B79">
          <w:rPr>
            <w:rStyle w:val="Lienhypertexte"/>
            <w:rFonts w:cs="Arial"/>
            <w:noProof/>
          </w:rPr>
          <w:t>Methode EXPLICITE : Runge kutta 1</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_Toc396934336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20</w:t>
        </w:r>
        <w:r w:rsidR="00EF220E" w:rsidRPr="004E7B79">
          <w:rPr>
            <w:rFonts w:ascii="Arial" w:hAnsi="Arial" w:cs="Arial"/>
            <w:noProof/>
            <w:webHidden/>
          </w:rPr>
          <w:fldChar w:fldCharType="end"/>
        </w:r>
      </w:hyperlink>
    </w:p>
    <w:p w:rsidR="00EF220E" w:rsidRPr="004E7B79" w:rsidRDefault="002F03DE">
      <w:pPr>
        <w:pStyle w:val="TM3"/>
        <w:tabs>
          <w:tab w:val="left" w:pos="1320"/>
          <w:tab w:val="right" w:leader="dot" w:pos="9062"/>
        </w:tabs>
        <w:rPr>
          <w:rFonts w:ascii="Arial" w:eastAsiaTheme="minorEastAsia" w:hAnsi="Arial" w:cs="Arial"/>
          <w:i w:val="0"/>
          <w:iCs w:val="0"/>
          <w:noProof/>
          <w:sz w:val="22"/>
          <w:szCs w:val="22"/>
          <w:lang w:eastAsia="fr-FR"/>
        </w:rPr>
      </w:pPr>
      <w:hyperlink w:anchor="_Toc396934337" w:history="1">
        <w:r w:rsidR="00EF220E" w:rsidRPr="004E7B79">
          <w:rPr>
            <w:rStyle w:val="Lienhypertexte"/>
            <w:rFonts w:cs="Arial"/>
            <w:noProof/>
          </w:rPr>
          <w:t>4.2.2.</w:t>
        </w:r>
        <w:r w:rsidR="00EF220E" w:rsidRPr="004E7B79">
          <w:rPr>
            <w:rFonts w:ascii="Arial" w:eastAsiaTheme="minorEastAsia" w:hAnsi="Arial" w:cs="Arial"/>
            <w:i w:val="0"/>
            <w:iCs w:val="0"/>
            <w:noProof/>
            <w:sz w:val="22"/>
            <w:szCs w:val="22"/>
            <w:lang w:eastAsia="fr-FR"/>
          </w:rPr>
          <w:tab/>
        </w:r>
        <w:r w:rsidR="00EF220E" w:rsidRPr="004E7B79">
          <w:rPr>
            <w:rStyle w:val="Lienhypertexte"/>
            <w:rFonts w:cs="Arial"/>
            <w:noProof/>
          </w:rPr>
          <w:t>Methode EXPLICITE-O5 : Approximation à l’ordre 5</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_Toc396934337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21</w:t>
        </w:r>
        <w:r w:rsidR="00EF220E" w:rsidRPr="004E7B79">
          <w:rPr>
            <w:rFonts w:ascii="Arial" w:hAnsi="Arial" w:cs="Arial"/>
            <w:noProof/>
            <w:webHidden/>
          </w:rPr>
          <w:fldChar w:fldCharType="end"/>
        </w:r>
      </w:hyperlink>
    </w:p>
    <w:p w:rsidR="00EF220E" w:rsidRPr="004E7B79" w:rsidRDefault="002F03DE">
      <w:pPr>
        <w:pStyle w:val="TM3"/>
        <w:tabs>
          <w:tab w:val="left" w:pos="1320"/>
          <w:tab w:val="right" w:leader="dot" w:pos="9062"/>
        </w:tabs>
        <w:rPr>
          <w:rFonts w:ascii="Arial" w:eastAsiaTheme="minorEastAsia" w:hAnsi="Arial" w:cs="Arial"/>
          <w:i w:val="0"/>
          <w:iCs w:val="0"/>
          <w:noProof/>
          <w:sz w:val="22"/>
          <w:szCs w:val="22"/>
          <w:lang w:eastAsia="fr-FR"/>
        </w:rPr>
      </w:pPr>
      <w:hyperlink w:anchor="_Toc396934338" w:history="1">
        <w:r w:rsidR="00EF220E" w:rsidRPr="004E7B79">
          <w:rPr>
            <w:rStyle w:val="Lienhypertexte"/>
            <w:rFonts w:cs="Arial"/>
            <w:noProof/>
          </w:rPr>
          <w:t>4.2.3.</w:t>
        </w:r>
        <w:r w:rsidR="00EF220E" w:rsidRPr="004E7B79">
          <w:rPr>
            <w:rFonts w:ascii="Arial" w:eastAsiaTheme="minorEastAsia" w:hAnsi="Arial" w:cs="Arial"/>
            <w:i w:val="0"/>
            <w:iCs w:val="0"/>
            <w:noProof/>
            <w:sz w:val="22"/>
            <w:szCs w:val="22"/>
            <w:lang w:eastAsia="fr-FR"/>
          </w:rPr>
          <w:tab/>
        </w:r>
        <w:r w:rsidR="00EF220E" w:rsidRPr="004E7B79">
          <w:rPr>
            <w:rStyle w:val="Lienhypertexte"/>
            <w:rFonts w:cs="Arial"/>
            <w:noProof/>
          </w:rPr>
          <w:t>simplification du Modele ‘exact’</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_Toc396934338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22</w:t>
        </w:r>
        <w:r w:rsidR="00EF220E" w:rsidRPr="004E7B79">
          <w:rPr>
            <w:rFonts w:ascii="Arial" w:hAnsi="Arial" w:cs="Arial"/>
            <w:noProof/>
            <w:webHidden/>
          </w:rPr>
          <w:fldChar w:fldCharType="end"/>
        </w:r>
      </w:hyperlink>
    </w:p>
    <w:p w:rsidR="00EF220E" w:rsidRPr="004E7B79" w:rsidRDefault="002F03DE">
      <w:pPr>
        <w:pStyle w:val="TM2"/>
        <w:tabs>
          <w:tab w:val="left" w:pos="880"/>
          <w:tab w:val="right" w:leader="dot" w:pos="9062"/>
        </w:tabs>
        <w:rPr>
          <w:rFonts w:ascii="Arial" w:eastAsiaTheme="minorEastAsia" w:hAnsi="Arial" w:cs="Arial"/>
          <w:smallCaps w:val="0"/>
          <w:noProof/>
          <w:sz w:val="22"/>
          <w:szCs w:val="22"/>
          <w:lang w:eastAsia="fr-FR"/>
        </w:rPr>
      </w:pPr>
      <w:hyperlink w:anchor="_Toc396934339" w:history="1">
        <w:r w:rsidR="00EF220E" w:rsidRPr="004E7B79">
          <w:rPr>
            <w:rStyle w:val="Lienhypertexte"/>
            <w:rFonts w:cs="Arial"/>
            <w:noProof/>
          </w:rPr>
          <w:t>4.3.</w:t>
        </w:r>
        <w:r w:rsidR="00EF220E" w:rsidRPr="004E7B79">
          <w:rPr>
            <w:rFonts w:ascii="Arial" w:eastAsiaTheme="minorEastAsia" w:hAnsi="Arial" w:cs="Arial"/>
            <w:smallCaps w:val="0"/>
            <w:noProof/>
            <w:sz w:val="22"/>
            <w:szCs w:val="22"/>
            <w:lang w:eastAsia="fr-FR"/>
          </w:rPr>
          <w:tab/>
        </w:r>
        <w:r w:rsidR="00EF220E" w:rsidRPr="004E7B79">
          <w:rPr>
            <w:rStyle w:val="Lienhypertexte"/>
            <w:rFonts w:cs="Arial"/>
            <w:noProof/>
          </w:rPr>
          <w:t>application</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_Toc396934339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23</w:t>
        </w:r>
        <w:r w:rsidR="00EF220E" w:rsidRPr="004E7B79">
          <w:rPr>
            <w:rFonts w:ascii="Arial" w:hAnsi="Arial" w:cs="Arial"/>
            <w:noProof/>
            <w:webHidden/>
          </w:rPr>
          <w:fldChar w:fldCharType="end"/>
        </w:r>
      </w:hyperlink>
    </w:p>
    <w:p w:rsidR="00EF220E" w:rsidRPr="004E7B79" w:rsidRDefault="002F03DE">
      <w:pPr>
        <w:pStyle w:val="TM3"/>
        <w:tabs>
          <w:tab w:val="left" w:pos="1320"/>
          <w:tab w:val="right" w:leader="dot" w:pos="9062"/>
        </w:tabs>
        <w:rPr>
          <w:rFonts w:ascii="Arial" w:eastAsiaTheme="minorEastAsia" w:hAnsi="Arial" w:cs="Arial"/>
          <w:i w:val="0"/>
          <w:iCs w:val="0"/>
          <w:noProof/>
          <w:sz w:val="22"/>
          <w:szCs w:val="22"/>
          <w:lang w:eastAsia="fr-FR"/>
        </w:rPr>
      </w:pPr>
      <w:hyperlink w:anchor="_Toc396934340" w:history="1">
        <w:r w:rsidR="00EF220E" w:rsidRPr="004E7B79">
          <w:rPr>
            <w:rStyle w:val="Lienhypertexte"/>
            <w:rFonts w:cs="Arial"/>
            <w:noProof/>
          </w:rPr>
          <w:t>4.3.1.</w:t>
        </w:r>
        <w:r w:rsidR="00EF220E" w:rsidRPr="004E7B79">
          <w:rPr>
            <w:rFonts w:ascii="Arial" w:eastAsiaTheme="minorEastAsia" w:hAnsi="Arial" w:cs="Arial"/>
            <w:i w:val="0"/>
            <w:iCs w:val="0"/>
            <w:noProof/>
            <w:sz w:val="22"/>
            <w:szCs w:val="22"/>
            <w:lang w:eastAsia="fr-FR"/>
          </w:rPr>
          <w:tab/>
        </w:r>
        <w:r w:rsidR="00EF220E" w:rsidRPr="004E7B79">
          <w:rPr>
            <w:rStyle w:val="Lienhypertexte"/>
            <w:rFonts w:cs="Arial"/>
            <w:noProof/>
          </w:rPr>
          <w:t>Présentation du cas de cellule Superphénix</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_Toc396934340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23</w:t>
        </w:r>
        <w:r w:rsidR="00EF220E" w:rsidRPr="004E7B79">
          <w:rPr>
            <w:rFonts w:ascii="Arial" w:hAnsi="Arial" w:cs="Arial"/>
            <w:noProof/>
            <w:webHidden/>
          </w:rPr>
          <w:fldChar w:fldCharType="end"/>
        </w:r>
      </w:hyperlink>
    </w:p>
    <w:p w:rsidR="00EF220E" w:rsidRPr="004E7B79" w:rsidRDefault="002F03DE">
      <w:pPr>
        <w:pStyle w:val="TM3"/>
        <w:tabs>
          <w:tab w:val="left" w:pos="1320"/>
          <w:tab w:val="right" w:leader="dot" w:pos="9062"/>
        </w:tabs>
        <w:rPr>
          <w:rFonts w:ascii="Arial" w:eastAsiaTheme="minorEastAsia" w:hAnsi="Arial" w:cs="Arial"/>
          <w:i w:val="0"/>
          <w:iCs w:val="0"/>
          <w:noProof/>
          <w:sz w:val="22"/>
          <w:szCs w:val="22"/>
          <w:lang w:eastAsia="fr-FR"/>
        </w:rPr>
      </w:pPr>
      <w:hyperlink w:anchor="_Toc396934341" w:history="1">
        <w:r w:rsidR="00EF220E" w:rsidRPr="004E7B79">
          <w:rPr>
            <w:rStyle w:val="Lienhypertexte"/>
            <w:rFonts w:cs="Arial"/>
            <w:noProof/>
          </w:rPr>
          <w:t>4.3.2.</w:t>
        </w:r>
        <w:r w:rsidR="00EF220E" w:rsidRPr="004E7B79">
          <w:rPr>
            <w:rFonts w:ascii="Arial" w:eastAsiaTheme="minorEastAsia" w:hAnsi="Arial" w:cs="Arial"/>
            <w:i w:val="0"/>
            <w:iCs w:val="0"/>
            <w:noProof/>
            <w:sz w:val="22"/>
            <w:szCs w:val="22"/>
            <w:lang w:eastAsia="fr-FR"/>
          </w:rPr>
          <w:tab/>
        </w:r>
        <w:r w:rsidR="00940991" w:rsidRPr="004E7B79">
          <w:rPr>
            <w:rStyle w:val="Lienhypertexte"/>
            <w:rFonts w:cs="Arial"/>
            <w:noProof/>
          </w:rPr>
          <w:t>Sections efficaces</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_Toc396934341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25</w:t>
        </w:r>
        <w:r w:rsidR="00EF220E" w:rsidRPr="004E7B79">
          <w:rPr>
            <w:rFonts w:ascii="Arial" w:hAnsi="Arial" w:cs="Arial"/>
            <w:noProof/>
            <w:webHidden/>
          </w:rPr>
          <w:fldChar w:fldCharType="end"/>
        </w:r>
      </w:hyperlink>
    </w:p>
    <w:p w:rsidR="00EF220E" w:rsidRPr="004E7B79" w:rsidRDefault="002F03DE">
      <w:pPr>
        <w:pStyle w:val="TM3"/>
        <w:tabs>
          <w:tab w:val="left" w:pos="1320"/>
          <w:tab w:val="right" w:leader="dot" w:pos="9062"/>
        </w:tabs>
        <w:rPr>
          <w:rFonts w:ascii="Arial" w:eastAsiaTheme="minorEastAsia" w:hAnsi="Arial" w:cs="Arial"/>
          <w:i w:val="0"/>
          <w:iCs w:val="0"/>
          <w:noProof/>
          <w:sz w:val="22"/>
          <w:szCs w:val="22"/>
          <w:lang w:eastAsia="fr-FR"/>
        </w:rPr>
      </w:pPr>
      <w:hyperlink w:anchor="_Toc396934342" w:history="1">
        <w:r w:rsidR="00EF220E" w:rsidRPr="004E7B79">
          <w:rPr>
            <w:rStyle w:val="Lienhypertexte"/>
            <w:rFonts w:cs="Arial"/>
            <w:noProof/>
          </w:rPr>
          <w:t>4.3.3.</w:t>
        </w:r>
        <w:r w:rsidR="00EF220E" w:rsidRPr="004E7B79">
          <w:rPr>
            <w:rFonts w:ascii="Arial" w:eastAsiaTheme="minorEastAsia" w:hAnsi="Arial" w:cs="Arial"/>
            <w:i w:val="0"/>
            <w:iCs w:val="0"/>
            <w:noProof/>
            <w:sz w:val="22"/>
            <w:szCs w:val="22"/>
            <w:lang w:eastAsia="fr-FR"/>
          </w:rPr>
          <w:tab/>
        </w:r>
        <w:r w:rsidR="00EF220E" w:rsidRPr="004E7B79">
          <w:rPr>
            <w:rStyle w:val="Lienhypertexte"/>
            <w:rFonts w:cs="Arial"/>
            <w:noProof/>
          </w:rPr>
          <w:t>Résultats des différents modèles</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_Toc396934342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25</w:t>
        </w:r>
        <w:r w:rsidR="00EF220E" w:rsidRPr="004E7B79">
          <w:rPr>
            <w:rFonts w:ascii="Arial" w:hAnsi="Arial" w:cs="Arial"/>
            <w:noProof/>
            <w:webHidden/>
          </w:rPr>
          <w:fldChar w:fldCharType="end"/>
        </w:r>
      </w:hyperlink>
    </w:p>
    <w:p w:rsidR="00EF220E" w:rsidRPr="004E7B79" w:rsidRDefault="002F03DE">
      <w:pPr>
        <w:pStyle w:val="TM3"/>
        <w:tabs>
          <w:tab w:val="left" w:pos="1320"/>
          <w:tab w:val="right" w:leader="dot" w:pos="9062"/>
        </w:tabs>
        <w:rPr>
          <w:rFonts w:ascii="Arial" w:eastAsiaTheme="minorEastAsia" w:hAnsi="Arial" w:cs="Arial"/>
          <w:i w:val="0"/>
          <w:iCs w:val="0"/>
          <w:noProof/>
          <w:sz w:val="22"/>
          <w:szCs w:val="22"/>
          <w:lang w:eastAsia="fr-FR"/>
        </w:rPr>
      </w:pPr>
      <w:hyperlink w:anchor="_Toc396934343" w:history="1">
        <w:r w:rsidR="00EF220E" w:rsidRPr="004E7B79">
          <w:rPr>
            <w:rStyle w:val="Lienhypertexte"/>
            <w:rFonts w:cs="Arial"/>
            <w:noProof/>
          </w:rPr>
          <w:t>4.3.4.</w:t>
        </w:r>
        <w:r w:rsidR="00EF220E" w:rsidRPr="004E7B79">
          <w:rPr>
            <w:rFonts w:ascii="Arial" w:eastAsiaTheme="minorEastAsia" w:hAnsi="Arial" w:cs="Arial"/>
            <w:i w:val="0"/>
            <w:iCs w:val="0"/>
            <w:noProof/>
            <w:sz w:val="22"/>
            <w:szCs w:val="22"/>
            <w:lang w:eastAsia="fr-FR"/>
          </w:rPr>
          <w:tab/>
        </w:r>
        <w:r w:rsidR="00EF220E" w:rsidRPr="004E7B79">
          <w:rPr>
            <w:rStyle w:val="Lienhypertexte"/>
            <w:rFonts w:cs="Arial"/>
            <w:noProof/>
          </w:rPr>
          <w:t>P</w:t>
        </w:r>
        <w:r w:rsidR="00940991" w:rsidRPr="004E7B79">
          <w:rPr>
            <w:rStyle w:val="Lienhypertexte"/>
            <w:rFonts w:cs="Arial"/>
            <w:noProof/>
          </w:rPr>
          <w:t>erformance des modèles</w:t>
        </w:r>
        <w:r w:rsidR="00EF220E" w:rsidRPr="004E7B79">
          <w:rPr>
            <w:rFonts w:ascii="Arial" w:hAnsi="Arial" w:cs="Arial"/>
            <w:noProof/>
            <w:webHidden/>
          </w:rPr>
          <w:tab/>
        </w:r>
        <w:r w:rsidR="00EF220E" w:rsidRPr="004E7B79">
          <w:rPr>
            <w:rFonts w:ascii="Arial" w:hAnsi="Arial" w:cs="Arial"/>
            <w:noProof/>
            <w:webHidden/>
          </w:rPr>
          <w:fldChar w:fldCharType="begin"/>
        </w:r>
        <w:r w:rsidR="00EF220E" w:rsidRPr="004E7B79">
          <w:rPr>
            <w:rFonts w:ascii="Arial" w:hAnsi="Arial" w:cs="Arial"/>
            <w:noProof/>
            <w:webHidden/>
          </w:rPr>
          <w:instrText xml:space="preserve"> PAGEREF _Toc396934343 \h </w:instrText>
        </w:r>
        <w:r w:rsidR="00EF220E" w:rsidRPr="004E7B79">
          <w:rPr>
            <w:rFonts w:ascii="Arial" w:hAnsi="Arial" w:cs="Arial"/>
            <w:noProof/>
            <w:webHidden/>
          </w:rPr>
        </w:r>
        <w:r w:rsidR="00EF220E" w:rsidRPr="004E7B79">
          <w:rPr>
            <w:rFonts w:ascii="Arial" w:hAnsi="Arial" w:cs="Arial"/>
            <w:noProof/>
            <w:webHidden/>
          </w:rPr>
          <w:fldChar w:fldCharType="separate"/>
        </w:r>
        <w:r w:rsidR="00EF220E" w:rsidRPr="004E7B79">
          <w:rPr>
            <w:rFonts w:ascii="Arial" w:hAnsi="Arial" w:cs="Arial"/>
            <w:noProof/>
            <w:webHidden/>
          </w:rPr>
          <w:t>25</w:t>
        </w:r>
        <w:r w:rsidR="00EF220E" w:rsidRPr="004E7B79">
          <w:rPr>
            <w:rFonts w:ascii="Arial" w:hAnsi="Arial" w:cs="Arial"/>
            <w:noProof/>
            <w:webHidden/>
          </w:rPr>
          <w:fldChar w:fldCharType="end"/>
        </w:r>
      </w:hyperlink>
    </w:p>
    <w:p w:rsidR="00EF220E" w:rsidRPr="004E7B79" w:rsidRDefault="002F03DE">
      <w:pPr>
        <w:pStyle w:val="TM1"/>
        <w:tabs>
          <w:tab w:val="left" w:pos="440"/>
          <w:tab w:val="right" w:leader="dot" w:pos="9062"/>
        </w:tabs>
        <w:rPr>
          <w:rFonts w:ascii="Arial" w:eastAsiaTheme="minorEastAsia" w:hAnsi="Arial" w:cs="Arial"/>
          <w:b w:val="0"/>
          <w:bCs w:val="0"/>
          <w:caps w:val="0"/>
          <w:noProof/>
          <w:sz w:val="22"/>
          <w:szCs w:val="22"/>
          <w:lang w:eastAsia="fr-FR"/>
        </w:rPr>
      </w:pPr>
      <w:hyperlink w:anchor="_Toc396934344" w:history="1">
        <w:r w:rsidR="00EF220E" w:rsidRPr="004E7B79">
          <w:rPr>
            <w:rStyle w:val="Lienhypertexte"/>
            <w:rFonts w:cs="Arial"/>
            <w:noProof/>
          </w:rPr>
          <w:t>5.</w:t>
        </w:r>
        <w:r w:rsidR="00EF220E" w:rsidRPr="004E7B79">
          <w:rPr>
            <w:rFonts w:ascii="Arial" w:eastAsiaTheme="minorEastAsia" w:hAnsi="Arial" w:cs="Arial"/>
            <w:b w:val="0"/>
            <w:bCs w:val="0"/>
            <w:caps w:val="0"/>
            <w:noProof/>
            <w:sz w:val="22"/>
            <w:szCs w:val="22"/>
            <w:lang w:eastAsia="fr-FR"/>
          </w:rPr>
          <w:tab/>
        </w:r>
        <w:r w:rsidR="00EF220E" w:rsidRPr="004E7B79">
          <w:rPr>
            <w:rStyle w:val="Lienhypertexte"/>
            <w:rFonts w:cs="Arial"/>
            <w:noProof/>
          </w:rPr>
          <w:t>EXPLOITATION du modele rk1</w:t>
        </w:r>
        <w:r w:rsidR="00EF220E" w:rsidRPr="004E7B79">
          <w:rPr>
            <w:rFonts w:ascii="Arial" w:hAnsi="Arial" w:cs="Arial"/>
            <w:noProof/>
            <w:webHidden/>
          </w:rPr>
          <w:tab/>
        </w:r>
        <w:r w:rsidR="004E7B79">
          <w:rPr>
            <w:rFonts w:ascii="Arial" w:hAnsi="Arial" w:cs="Arial"/>
            <w:noProof/>
            <w:webHidden/>
          </w:rPr>
          <w:fldChar w:fldCharType="begin"/>
        </w:r>
        <w:r w:rsidR="004E7B79">
          <w:rPr>
            <w:rFonts w:ascii="Arial" w:hAnsi="Arial" w:cs="Arial"/>
            <w:noProof/>
            <w:webHidden/>
          </w:rPr>
          <w:instrText xml:space="preserve"> PAGEREF _Ref396956564 \h </w:instrText>
        </w:r>
        <w:r w:rsidR="004E7B79">
          <w:rPr>
            <w:rFonts w:ascii="Arial" w:hAnsi="Arial" w:cs="Arial"/>
            <w:noProof/>
            <w:webHidden/>
          </w:rPr>
        </w:r>
        <w:r w:rsidR="004E7B79">
          <w:rPr>
            <w:rFonts w:ascii="Arial" w:hAnsi="Arial" w:cs="Arial"/>
            <w:noProof/>
            <w:webHidden/>
          </w:rPr>
          <w:fldChar w:fldCharType="separate"/>
        </w:r>
        <w:r w:rsidR="004E7B79">
          <w:rPr>
            <w:rFonts w:ascii="Arial" w:hAnsi="Arial" w:cs="Arial"/>
            <w:noProof/>
            <w:webHidden/>
          </w:rPr>
          <w:t>26</w:t>
        </w:r>
        <w:r w:rsidR="004E7B79">
          <w:rPr>
            <w:rFonts w:ascii="Arial" w:hAnsi="Arial" w:cs="Arial"/>
            <w:noProof/>
            <w:webHidden/>
          </w:rPr>
          <w:fldChar w:fldCharType="end"/>
        </w:r>
      </w:hyperlink>
    </w:p>
    <w:p w:rsidR="00EF220E" w:rsidRPr="004E7B79" w:rsidRDefault="002F03DE">
      <w:pPr>
        <w:pStyle w:val="TM2"/>
        <w:tabs>
          <w:tab w:val="left" w:pos="880"/>
          <w:tab w:val="right" w:leader="dot" w:pos="9062"/>
        </w:tabs>
        <w:rPr>
          <w:rFonts w:ascii="Arial" w:eastAsiaTheme="minorEastAsia" w:hAnsi="Arial" w:cs="Arial"/>
          <w:smallCaps w:val="0"/>
          <w:noProof/>
          <w:sz w:val="22"/>
          <w:szCs w:val="22"/>
          <w:lang w:eastAsia="fr-FR"/>
        </w:rPr>
      </w:pPr>
      <w:hyperlink w:anchor="_Toc396934345" w:history="1">
        <w:r w:rsidR="00EF220E" w:rsidRPr="004E7B79">
          <w:rPr>
            <w:rStyle w:val="Lienhypertexte"/>
            <w:rFonts w:cs="Arial"/>
            <w:noProof/>
          </w:rPr>
          <w:t>5.1.</w:t>
        </w:r>
        <w:r w:rsidR="00EF220E" w:rsidRPr="004E7B79">
          <w:rPr>
            <w:rFonts w:ascii="Arial" w:eastAsiaTheme="minorEastAsia" w:hAnsi="Arial" w:cs="Arial"/>
            <w:smallCaps w:val="0"/>
            <w:noProof/>
            <w:sz w:val="22"/>
            <w:szCs w:val="22"/>
            <w:lang w:eastAsia="fr-FR"/>
          </w:rPr>
          <w:tab/>
        </w:r>
        <w:r w:rsidR="004E7B79" w:rsidRPr="004E7B79">
          <w:rPr>
            <w:rFonts w:ascii="Arial" w:eastAsiaTheme="minorEastAsia" w:hAnsi="Arial" w:cs="Arial"/>
            <w:smallCaps w:val="0"/>
            <w:noProof/>
            <w:sz w:val="22"/>
            <w:szCs w:val="22"/>
            <w:lang w:eastAsia="fr-FR"/>
          </w:rPr>
          <w:fldChar w:fldCharType="begin"/>
        </w:r>
        <w:r w:rsidR="004E7B79" w:rsidRPr="004E7B79">
          <w:rPr>
            <w:rFonts w:ascii="Arial" w:eastAsiaTheme="minorEastAsia" w:hAnsi="Arial" w:cs="Arial"/>
            <w:smallCaps w:val="0"/>
            <w:noProof/>
            <w:sz w:val="22"/>
            <w:szCs w:val="22"/>
            <w:lang w:eastAsia="fr-FR"/>
          </w:rPr>
          <w:instrText xml:space="preserve"> REF _Ref396956380 \h  \* MERGEFORMAT </w:instrText>
        </w:r>
        <w:r w:rsidR="004E7B79" w:rsidRPr="004E7B79">
          <w:rPr>
            <w:rFonts w:ascii="Arial" w:eastAsiaTheme="minorEastAsia" w:hAnsi="Arial" w:cs="Arial"/>
            <w:smallCaps w:val="0"/>
            <w:noProof/>
            <w:sz w:val="22"/>
            <w:szCs w:val="22"/>
            <w:lang w:eastAsia="fr-FR"/>
          </w:rPr>
        </w:r>
        <w:r w:rsidR="004E7B79" w:rsidRPr="004E7B79">
          <w:rPr>
            <w:rFonts w:ascii="Arial" w:eastAsiaTheme="minorEastAsia" w:hAnsi="Arial" w:cs="Arial"/>
            <w:smallCaps w:val="0"/>
            <w:noProof/>
            <w:sz w:val="22"/>
            <w:szCs w:val="22"/>
            <w:lang w:eastAsia="fr-FR"/>
          </w:rPr>
          <w:fldChar w:fldCharType="separate"/>
        </w:r>
        <w:r w:rsidR="004E7B79" w:rsidRPr="004E7B79">
          <w:rPr>
            <w:rFonts w:ascii="Arial" w:hAnsi="Arial" w:cs="Arial"/>
          </w:rPr>
          <w:t>Epuisements « MonteCarlo »</w:t>
        </w:r>
        <w:r w:rsidR="004E7B79" w:rsidRPr="004E7B79">
          <w:rPr>
            <w:rFonts w:ascii="Arial" w:eastAsiaTheme="minorEastAsia" w:hAnsi="Arial" w:cs="Arial"/>
            <w:smallCaps w:val="0"/>
            <w:noProof/>
            <w:sz w:val="22"/>
            <w:szCs w:val="22"/>
            <w:lang w:eastAsia="fr-FR"/>
          </w:rPr>
          <w:fldChar w:fldCharType="end"/>
        </w:r>
        <w:r w:rsidR="00EF220E" w:rsidRPr="004E7B79">
          <w:rPr>
            <w:rFonts w:ascii="Arial" w:hAnsi="Arial" w:cs="Arial"/>
            <w:noProof/>
            <w:webHidden/>
          </w:rPr>
          <w:tab/>
        </w:r>
        <w:r w:rsidR="004E7B79">
          <w:rPr>
            <w:rFonts w:ascii="Arial" w:hAnsi="Arial" w:cs="Arial"/>
            <w:noProof/>
            <w:webHidden/>
          </w:rPr>
          <w:fldChar w:fldCharType="begin"/>
        </w:r>
        <w:r w:rsidR="004E7B79">
          <w:rPr>
            <w:rFonts w:ascii="Arial" w:hAnsi="Arial" w:cs="Arial"/>
            <w:noProof/>
            <w:webHidden/>
          </w:rPr>
          <w:instrText xml:space="preserve"> PAGEREF _Ref396956380 \h </w:instrText>
        </w:r>
        <w:r w:rsidR="004E7B79">
          <w:rPr>
            <w:rFonts w:ascii="Arial" w:hAnsi="Arial" w:cs="Arial"/>
            <w:noProof/>
            <w:webHidden/>
          </w:rPr>
        </w:r>
        <w:r w:rsidR="004E7B79">
          <w:rPr>
            <w:rFonts w:ascii="Arial" w:hAnsi="Arial" w:cs="Arial"/>
            <w:noProof/>
            <w:webHidden/>
          </w:rPr>
          <w:fldChar w:fldCharType="separate"/>
        </w:r>
        <w:r w:rsidR="004E7B79">
          <w:rPr>
            <w:rFonts w:ascii="Arial" w:hAnsi="Arial" w:cs="Arial"/>
            <w:noProof/>
            <w:webHidden/>
          </w:rPr>
          <w:t>26</w:t>
        </w:r>
        <w:r w:rsidR="004E7B79">
          <w:rPr>
            <w:rFonts w:ascii="Arial" w:hAnsi="Arial" w:cs="Arial"/>
            <w:noProof/>
            <w:webHidden/>
          </w:rPr>
          <w:fldChar w:fldCharType="end"/>
        </w:r>
      </w:hyperlink>
    </w:p>
    <w:p w:rsidR="00EF220E" w:rsidRPr="004E7B79" w:rsidRDefault="002F03DE">
      <w:pPr>
        <w:pStyle w:val="TM2"/>
        <w:tabs>
          <w:tab w:val="left" w:pos="880"/>
          <w:tab w:val="right" w:leader="dot" w:pos="9062"/>
        </w:tabs>
        <w:rPr>
          <w:rFonts w:ascii="Arial" w:eastAsiaTheme="minorEastAsia" w:hAnsi="Arial" w:cs="Arial"/>
          <w:smallCaps w:val="0"/>
          <w:noProof/>
          <w:sz w:val="22"/>
          <w:szCs w:val="22"/>
          <w:lang w:eastAsia="fr-FR"/>
        </w:rPr>
      </w:pPr>
      <w:hyperlink w:anchor="_Toc396934346" w:history="1">
        <w:r w:rsidR="00EF220E" w:rsidRPr="004E7B79">
          <w:rPr>
            <w:rStyle w:val="Lienhypertexte"/>
            <w:rFonts w:cs="Arial"/>
            <w:noProof/>
          </w:rPr>
          <w:t>5.2.</w:t>
        </w:r>
        <w:r w:rsidR="00EF220E" w:rsidRPr="004E7B79">
          <w:rPr>
            <w:rFonts w:ascii="Arial" w:eastAsiaTheme="minorEastAsia" w:hAnsi="Arial" w:cs="Arial"/>
            <w:smallCaps w:val="0"/>
            <w:noProof/>
            <w:sz w:val="22"/>
            <w:szCs w:val="22"/>
            <w:lang w:eastAsia="fr-FR"/>
          </w:rPr>
          <w:tab/>
        </w:r>
        <w:r w:rsidR="004E7B79" w:rsidRPr="004E7B79">
          <w:rPr>
            <w:rFonts w:ascii="Arial" w:eastAsiaTheme="minorEastAsia" w:hAnsi="Arial" w:cs="Arial"/>
            <w:smallCaps w:val="0"/>
            <w:noProof/>
            <w:sz w:val="22"/>
            <w:szCs w:val="22"/>
            <w:lang w:eastAsia="fr-FR"/>
          </w:rPr>
          <w:fldChar w:fldCharType="begin"/>
        </w:r>
        <w:r w:rsidR="004E7B79" w:rsidRPr="004E7B79">
          <w:rPr>
            <w:rFonts w:ascii="Arial" w:eastAsiaTheme="minorEastAsia" w:hAnsi="Arial" w:cs="Arial"/>
            <w:smallCaps w:val="0"/>
            <w:noProof/>
            <w:sz w:val="22"/>
            <w:szCs w:val="22"/>
            <w:lang w:eastAsia="fr-FR"/>
          </w:rPr>
          <w:instrText xml:space="preserve"> REF _Ref396956426 \h  \* MERGEFORMAT </w:instrText>
        </w:r>
        <w:r w:rsidR="004E7B79" w:rsidRPr="004E7B79">
          <w:rPr>
            <w:rFonts w:ascii="Arial" w:eastAsiaTheme="minorEastAsia" w:hAnsi="Arial" w:cs="Arial"/>
            <w:smallCaps w:val="0"/>
            <w:noProof/>
            <w:sz w:val="22"/>
            <w:szCs w:val="22"/>
            <w:lang w:eastAsia="fr-FR"/>
          </w:rPr>
        </w:r>
        <w:r w:rsidR="004E7B79" w:rsidRPr="004E7B79">
          <w:rPr>
            <w:rFonts w:ascii="Arial" w:eastAsiaTheme="minorEastAsia" w:hAnsi="Arial" w:cs="Arial"/>
            <w:smallCaps w:val="0"/>
            <w:noProof/>
            <w:sz w:val="22"/>
            <w:szCs w:val="22"/>
            <w:lang w:eastAsia="fr-FR"/>
          </w:rPr>
          <w:fldChar w:fldCharType="separate"/>
        </w:r>
        <w:r w:rsidR="004E7B79" w:rsidRPr="004E7B79">
          <w:rPr>
            <w:rFonts w:ascii="Arial" w:hAnsi="Arial" w:cs="Arial"/>
          </w:rPr>
          <w:t>Analyse physique</w:t>
        </w:r>
        <w:r w:rsidR="004E7B79" w:rsidRPr="004E7B79">
          <w:rPr>
            <w:rFonts w:ascii="Arial" w:eastAsiaTheme="minorEastAsia" w:hAnsi="Arial" w:cs="Arial"/>
            <w:smallCaps w:val="0"/>
            <w:noProof/>
            <w:sz w:val="22"/>
            <w:szCs w:val="22"/>
            <w:lang w:eastAsia="fr-FR"/>
          </w:rPr>
          <w:fldChar w:fldCharType="end"/>
        </w:r>
        <w:r w:rsidR="00EF220E" w:rsidRPr="004E7B79">
          <w:rPr>
            <w:rFonts w:ascii="Arial" w:hAnsi="Arial" w:cs="Arial"/>
            <w:noProof/>
            <w:webHidden/>
          </w:rPr>
          <w:tab/>
        </w:r>
        <w:r w:rsidR="004E7B79">
          <w:rPr>
            <w:rFonts w:ascii="Arial" w:hAnsi="Arial" w:cs="Arial"/>
            <w:noProof/>
            <w:webHidden/>
          </w:rPr>
          <w:fldChar w:fldCharType="begin"/>
        </w:r>
        <w:r w:rsidR="004E7B79">
          <w:rPr>
            <w:rFonts w:ascii="Arial" w:hAnsi="Arial" w:cs="Arial"/>
            <w:noProof/>
            <w:webHidden/>
          </w:rPr>
          <w:instrText xml:space="preserve"> PAGEREF _Ref396956579 \h </w:instrText>
        </w:r>
        <w:r w:rsidR="004E7B79">
          <w:rPr>
            <w:rFonts w:ascii="Arial" w:hAnsi="Arial" w:cs="Arial"/>
            <w:noProof/>
            <w:webHidden/>
          </w:rPr>
        </w:r>
        <w:r w:rsidR="004E7B79">
          <w:rPr>
            <w:rFonts w:ascii="Arial" w:hAnsi="Arial" w:cs="Arial"/>
            <w:noProof/>
            <w:webHidden/>
          </w:rPr>
          <w:fldChar w:fldCharType="separate"/>
        </w:r>
        <w:r w:rsidR="004E7B79">
          <w:rPr>
            <w:rFonts w:ascii="Arial" w:hAnsi="Arial" w:cs="Arial"/>
            <w:noProof/>
            <w:webHidden/>
          </w:rPr>
          <w:t>27</w:t>
        </w:r>
        <w:r w:rsidR="004E7B79">
          <w:rPr>
            <w:rFonts w:ascii="Arial" w:hAnsi="Arial" w:cs="Arial"/>
            <w:noProof/>
            <w:webHidden/>
          </w:rPr>
          <w:fldChar w:fldCharType="end"/>
        </w:r>
      </w:hyperlink>
    </w:p>
    <w:p w:rsidR="00EF220E" w:rsidRPr="004E7B79" w:rsidRDefault="002F03DE">
      <w:pPr>
        <w:pStyle w:val="TM2"/>
        <w:tabs>
          <w:tab w:val="left" w:pos="880"/>
          <w:tab w:val="right" w:leader="dot" w:pos="9062"/>
        </w:tabs>
        <w:rPr>
          <w:rFonts w:ascii="Arial" w:eastAsiaTheme="minorEastAsia" w:hAnsi="Arial" w:cs="Arial"/>
          <w:smallCaps w:val="0"/>
          <w:noProof/>
          <w:sz w:val="22"/>
          <w:szCs w:val="22"/>
          <w:lang w:eastAsia="fr-FR"/>
        </w:rPr>
      </w:pPr>
      <w:hyperlink w:anchor="_Toc396934347" w:history="1">
        <w:r w:rsidR="00EF220E" w:rsidRPr="004E7B79">
          <w:rPr>
            <w:rStyle w:val="Lienhypertexte"/>
            <w:rFonts w:cs="Arial"/>
            <w:noProof/>
          </w:rPr>
          <w:t>5.3.</w:t>
        </w:r>
        <w:r w:rsidR="00EF220E" w:rsidRPr="004E7B79">
          <w:rPr>
            <w:rFonts w:ascii="Arial" w:eastAsiaTheme="minorEastAsia" w:hAnsi="Arial" w:cs="Arial"/>
            <w:smallCaps w:val="0"/>
            <w:noProof/>
            <w:sz w:val="22"/>
            <w:szCs w:val="22"/>
            <w:lang w:eastAsia="fr-FR"/>
          </w:rPr>
          <w:tab/>
        </w:r>
        <w:r w:rsidR="004E7B79" w:rsidRPr="004E7B79">
          <w:rPr>
            <w:rFonts w:ascii="Arial" w:eastAsiaTheme="minorEastAsia" w:hAnsi="Arial" w:cs="Arial"/>
            <w:smallCaps w:val="0"/>
            <w:noProof/>
            <w:sz w:val="22"/>
            <w:szCs w:val="22"/>
            <w:lang w:eastAsia="fr-FR"/>
          </w:rPr>
          <w:fldChar w:fldCharType="begin"/>
        </w:r>
        <w:r w:rsidR="004E7B79" w:rsidRPr="004E7B79">
          <w:rPr>
            <w:rFonts w:ascii="Arial" w:eastAsiaTheme="minorEastAsia" w:hAnsi="Arial" w:cs="Arial"/>
            <w:smallCaps w:val="0"/>
            <w:noProof/>
            <w:sz w:val="22"/>
            <w:szCs w:val="22"/>
            <w:lang w:eastAsia="fr-FR"/>
          </w:rPr>
          <w:instrText xml:space="preserve"> REF _Ref396956435 \h  \* MERGEFORMAT </w:instrText>
        </w:r>
        <w:r w:rsidR="004E7B79" w:rsidRPr="004E7B79">
          <w:rPr>
            <w:rFonts w:ascii="Arial" w:eastAsiaTheme="minorEastAsia" w:hAnsi="Arial" w:cs="Arial"/>
            <w:smallCaps w:val="0"/>
            <w:noProof/>
            <w:sz w:val="22"/>
            <w:szCs w:val="22"/>
            <w:lang w:eastAsia="fr-FR"/>
          </w:rPr>
        </w:r>
        <w:r w:rsidR="004E7B79" w:rsidRPr="004E7B79">
          <w:rPr>
            <w:rFonts w:ascii="Arial" w:eastAsiaTheme="minorEastAsia" w:hAnsi="Arial" w:cs="Arial"/>
            <w:smallCaps w:val="0"/>
            <w:noProof/>
            <w:sz w:val="22"/>
            <w:szCs w:val="22"/>
            <w:lang w:eastAsia="fr-FR"/>
          </w:rPr>
          <w:fldChar w:fldCharType="separate"/>
        </w:r>
        <w:r w:rsidR="004E7B79" w:rsidRPr="004E7B79">
          <w:rPr>
            <w:rFonts w:ascii="Arial" w:hAnsi="Arial" w:cs="Arial"/>
          </w:rPr>
          <w:t>prolongement de l’étude</w:t>
        </w:r>
        <w:r w:rsidR="004E7B79" w:rsidRPr="004E7B79">
          <w:rPr>
            <w:rFonts w:ascii="Arial" w:eastAsiaTheme="minorEastAsia" w:hAnsi="Arial" w:cs="Arial"/>
            <w:smallCaps w:val="0"/>
            <w:noProof/>
            <w:sz w:val="22"/>
            <w:szCs w:val="22"/>
            <w:lang w:eastAsia="fr-FR"/>
          </w:rPr>
          <w:fldChar w:fldCharType="end"/>
        </w:r>
        <w:r w:rsidR="00EF220E" w:rsidRPr="004E7B79">
          <w:rPr>
            <w:rFonts w:ascii="Arial" w:hAnsi="Arial" w:cs="Arial"/>
            <w:noProof/>
            <w:webHidden/>
          </w:rPr>
          <w:tab/>
        </w:r>
        <w:r w:rsidR="004E7B79">
          <w:rPr>
            <w:rFonts w:ascii="Arial" w:hAnsi="Arial" w:cs="Arial"/>
            <w:noProof/>
            <w:webHidden/>
          </w:rPr>
          <w:fldChar w:fldCharType="begin"/>
        </w:r>
        <w:r w:rsidR="004E7B79">
          <w:rPr>
            <w:rFonts w:ascii="Arial" w:hAnsi="Arial" w:cs="Arial"/>
            <w:noProof/>
            <w:webHidden/>
          </w:rPr>
          <w:instrText xml:space="preserve"> PAGEREF _Ref396956435 \h </w:instrText>
        </w:r>
        <w:r w:rsidR="004E7B79">
          <w:rPr>
            <w:rFonts w:ascii="Arial" w:hAnsi="Arial" w:cs="Arial"/>
            <w:noProof/>
            <w:webHidden/>
          </w:rPr>
        </w:r>
        <w:r w:rsidR="004E7B79">
          <w:rPr>
            <w:rFonts w:ascii="Arial" w:hAnsi="Arial" w:cs="Arial"/>
            <w:noProof/>
            <w:webHidden/>
          </w:rPr>
          <w:fldChar w:fldCharType="separate"/>
        </w:r>
        <w:r w:rsidR="004E7B79">
          <w:rPr>
            <w:rFonts w:ascii="Arial" w:hAnsi="Arial" w:cs="Arial"/>
            <w:noProof/>
            <w:webHidden/>
          </w:rPr>
          <w:t>27</w:t>
        </w:r>
        <w:r w:rsidR="004E7B79">
          <w:rPr>
            <w:rFonts w:ascii="Arial" w:hAnsi="Arial" w:cs="Arial"/>
            <w:noProof/>
            <w:webHidden/>
          </w:rPr>
          <w:fldChar w:fldCharType="end"/>
        </w:r>
      </w:hyperlink>
    </w:p>
    <w:p w:rsidR="00EF220E" w:rsidRPr="004E7B79" w:rsidRDefault="002F03DE">
      <w:pPr>
        <w:pStyle w:val="TM1"/>
        <w:tabs>
          <w:tab w:val="left" w:pos="440"/>
          <w:tab w:val="right" w:leader="dot" w:pos="9062"/>
        </w:tabs>
        <w:rPr>
          <w:rFonts w:ascii="Arial" w:eastAsiaTheme="minorEastAsia" w:hAnsi="Arial" w:cs="Arial"/>
          <w:b w:val="0"/>
          <w:bCs w:val="0"/>
          <w:caps w:val="0"/>
          <w:noProof/>
          <w:sz w:val="22"/>
          <w:szCs w:val="22"/>
          <w:lang w:eastAsia="fr-FR"/>
        </w:rPr>
      </w:pPr>
      <w:hyperlink w:anchor="_Toc396934348" w:history="1">
        <w:r w:rsidR="00EF220E" w:rsidRPr="004E7B79">
          <w:rPr>
            <w:rStyle w:val="Lienhypertexte"/>
            <w:rFonts w:cs="Arial"/>
            <w:noProof/>
          </w:rPr>
          <w:t>6.</w:t>
        </w:r>
        <w:r w:rsidR="00EF220E" w:rsidRPr="004E7B79">
          <w:rPr>
            <w:rFonts w:ascii="Arial" w:eastAsiaTheme="minorEastAsia" w:hAnsi="Arial" w:cs="Arial"/>
            <w:b w:val="0"/>
            <w:bCs w:val="0"/>
            <w:caps w:val="0"/>
            <w:noProof/>
            <w:sz w:val="22"/>
            <w:szCs w:val="22"/>
            <w:lang w:eastAsia="fr-FR"/>
          </w:rPr>
          <w:tab/>
        </w:r>
        <w:r w:rsidR="00EF220E" w:rsidRPr="004E7B79">
          <w:rPr>
            <w:rStyle w:val="Lienhypertexte"/>
            <w:rFonts w:cs="Arial"/>
            <w:noProof/>
          </w:rPr>
          <w:t>CONCLUSION GENERALE</w:t>
        </w:r>
        <w:r w:rsidR="00EF220E" w:rsidRPr="004E7B79">
          <w:rPr>
            <w:rFonts w:ascii="Arial" w:hAnsi="Arial" w:cs="Arial"/>
            <w:noProof/>
            <w:webHidden/>
          </w:rPr>
          <w:tab/>
        </w:r>
        <w:r w:rsidR="004E7B79">
          <w:rPr>
            <w:rFonts w:ascii="Arial" w:hAnsi="Arial" w:cs="Arial"/>
            <w:noProof/>
            <w:webHidden/>
          </w:rPr>
          <w:fldChar w:fldCharType="begin"/>
        </w:r>
        <w:r w:rsidR="004E7B79">
          <w:rPr>
            <w:rFonts w:ascii="Arial" w:hAnsi="Arial" w:cs="Arial"/>
            <w:noProof/>
            <w:webHidden/>
          </w:rPr>
          <w:instrText xml:space="preserve"> PAGEREF _Ref396956555 \h </w:instrText>
        </w:r>
        <w:r w:rsidR="004E7B79">
          <w:rPr>
            <w:rFonts w:ascii="Arial" w:hAnsi="Arial" w:cs="Arial"/>
            <w:noProof/>
            <w:webHidden/>
          </w:rPr>
        </w:r>
        <w:r w:rsidR="004E7B79">
          <w:rPr>
            <w:rFonts w:ascii="Arial" w:hAnsi="Arial" w:cs="Arial"/>
            <w:noProof/>
            <w:webHidden/>
          </w:rPr>
          <w:fldChar w:fldCharType="separate"/>
        </w:r>
        <w:r w:rsidR="004E7B79">
          <w:rPr>
            <w:rFonts w:ascii="Arial" w:hAnsi="Arial" w:cs="Arial"/>
            <w:noProof/>
            <w:webHidden/>
          </w:rPr>
          <w:t>28</w:t>
        </w:r>
        <w:r w:rsidR="004E7B79">
          <w:rPr>
            <w:rFonts w:ascii="Arial" w:hAnsi="Arial" w:cs="Arial"/>
            <w:noProof/>
            <w:webHidden/>
          </w:rPr>
          <w:fldChar w:fldCharType="end"/>
        </w:r>
      </w:hyperlink>
    </w:p>
    <w:p w:rsidR="00EF220E" w:rsidRPr="004E7B79" w:rsidRDefault="002F03DE">
      <w:pPr>
        <w:pStyle w:val="TM2"/>
        <w:tabs>
          <w:tab w:val="left" w:pos="880"/>
          <w:tab w:val="right" w:leader="dot" w:pos="9062"/>
        </w:tabs>
        <w:rPr>
          <w:rFonts w:ascii="Arial" w:eastAsiaTheme="minorEastAsia" w:hAnsi="Arial" w:cs="Arial"/>
          <w:smallCaps w:val="0"/>
          <w:noProof/>
          <w:sz w:val="22"/>
          <w:szCs w:val="22"/>
          <w:lang w:eastAsia="fr-FR"/>
        </w:rPr>
      </w:pPr>
      <w:hyperlink w:anchor="_Toc396934349" w:history="1">
        <w:r w:rsidR="00EF220E" w:rsidRPr="004E7B79">
          <w:rPr>
            <w:rStyle w:val="Lienhypertexte"/>
            <w:rFonts w:cs="Arial"/>
            <w:noProof/>
          </w:rPr>
          <w:t>6.1.</w:t>
        </w:r>
        <w:r w:rsidR="00EF220E" w:rsidRPr="004E7B79">
          <w:rPr>
            <w:rFonts w:ascii="Arial" w:eastAsiaTheme="minorEastAsia" w:hAnsi="Arial" w:cs="Arial"/>
            <w:smallCaps w:val="0"/>
            <w:noProof/>
            <w:sz w:val="22"/>
            <w:szCs w:val="22"/>
            <w:lang w:eastAsia="fr-FR"/>
          </w:rPr>
          <w:tab/>
        </w:r>
        <w:r w:rsidR="00EF220E" w:rsidRPr="004E7B79">
          <w:rPr>
            <w:rStyle w:val="Lienhypertexte"/>
            <w:rFonts w:cs="Arial"/>
            <w:noProof/>
          </w:rPr>
          <w:t>Bilan</w:t>
        </w:r>
        <w:r w:rsidR="00EF220E" w:rsidRPr="004E7B79">
          <w:rPr>
            <w:rFonts w:ascii="Arial" w:hAnsi="Arial" w:cs="Arial"/>
            <w:noProof/>
            <w:webHidden/>
          </w:rPr>
          <w:tab/>
        </w:r>
        <w:r w:rsidR="004E7B79">
          <w:rPr>
            <w:rFonts w:ascii="Arial" w:hAnsi="Arial" w:cs="Arial"/>
            <w:noProof/>
            <w:webHidden/>
          </w:rPr>
          <w:fldChar w:fldCharType="begin"/>
        </w:r>
        <w:r w:rsidR="004E7B79">
          <w:rPr>
            <w:rFonts w:ascii="Arial" w:hAnsi="Arial" w:cs="Arial"/>
            <w:noProof/>
            <w:webHidden/>
          </w:rPr>
          <w:instrText xml:space="preserve"> PAGEREF _Ref396956543 \h </w:instrText>
        </w:r>
        <w:r w:rsidR="004E7B79">
          <w:rPr>
            <w:rFonts w:ascii="Arial" w:hAnsi="Arial" w:cs="Arial"/>
            <w:noProof/>
            <w:webHidden/>
          </w:rPr>
        </w:r>
        <w:r w:rsidR="004E7B79">
          <w:rPr>
            <w:rFonts w:ascii="Arial" w:hAnsi="Arial" w:cs="Arial"/>
            <w:noProof/>
            <w:webHidden/>
          </w:rPr>
          <w:fldChar w:fldCharType="separate"/>
        </w:r>
        <w:r w:rsidR="004E7B79">
          <w:rPr>
            <w:rFonts w:ascii="Arial" w:hAnsi="Arial" w:cs="Arial"/>
            <w:noProof/>
            <w:webHidden/>
          </w:rPr>
          <w:t>28</w:t>
        </w:r>
        <w:r w:rsidR="004E7B79">
          <w:rPr>
            <w:rFonts w:ascii="Arial" w:hAnsi="Arial" w:cs="Arial"/>
            <w:noProof/>
            <w:webHidden/>
          </w:rPr>
          <w:fldChar w:fldCharType="end"/>
        </w:r>
      </w:hyperlink>
    </w:p>
    <w:p w:rsidR="006519D8" w:rsidRPr="004E7B79" w:rsidRDefault="00B01E9D" w:rsidP="00AD42B2">
      <w:pPr>
        <w:rPr>
          <w:rFonts w:cs="Arial"/>
        </w:rPr>
      </w:pPr>
      <w:r w:rsidRPr="004E7B79">
        <w:rPr>
          <w:rStyle w:val="Lienhypertexte"/>
          <w:rFonts w:cs="Arial"/>
        </w:rPr>
        <w:fldChar w:fldCharType="end"/>
      </w:r>
    </w:p>
    <w:p w:rsidR="009F5691" w:rsidRPr="009811B4" w:rsidRDefault="00A61459" w:rsidP="00AC79F4">
      <w:pPr>
        <w:pStyle w:val="Titre"/>
      </w:pPr>
      <w:r w:rsidRPr="004E7B79">
        <w:rPr>
          <w:rFonts w:cs="Arial"/>
        </w:rPr>
        <w:br w:type="page"/>
      </w:r>
      <w:r w:rsidR="009F5691" w:rsidRPr="009811B4">
        <w:lastRenderedPageBreak/>
        <w:t>Liste des tableaux</w:t>
      </w:r>
    </w:p>
    <w:p w:rsidR="0023742C" w:rsidRPr="00D41B57" w:rsidRDefault="009F5691">
      <w:pPr>
        <w:pStyle w:val="Tabledesillustrations"/>
        <w:tabs>
          <w:tab w:val="right" w:leader="dot" w:pos="9062"/>
        </w:tabs>
        <w:rPr>
          <w:rFonts w:ascii="Arial" w:eastAsiaTheme="minorEastAsia" w:hAnsi="Arial" w:cs="Arial"/>
          <w:smallCaps w:val="0"/>
          <w:noProof/>
          <w:sz w:val="22"/>
          <w:szCs w:val="22"/>
          <w:lang w:eastAsia="fr-FR"/>
        </w:rPr>
      </w:pPr>
      <w:r w:rsidRPr="00AC79F4">
        <w:rPr>
          <w:rStyle w:val="Lienhypertexte"/>
        </w:rPr>
        <w:fldChar w:fldCharType="begin"/>
      </w:r>
      <w:r w:rsidRPr="00AC79F4">
        <w:rPr>
          <w:rStyle w:val="Lienhypertexte"/>
        </w:rPr>
        <w:instrText xml:space="preserve"> TOC \h \z \c "Tableau" </w:instrText>
      </w:r>
      <w:r w:rsidRPr="00AC79F4">
        <w:rPr>
          <w:rStyle w:val="Lienhypertexte"/>
        </w:rPr>
        <w:fldChar w:fldCharType="separate"/>
      </w:r>
      <w:hyperlink w:anchor="_Toc396794111" w:history="1">
        <w:r w:rsidR="0023742C" w:rsidRPr="00D41B57">
          <w:rPr>
            <w:rStyle w:val="Lienhypertexte"/>
            <w:rFonts w:cs="Arial"/>
            <w:noProof/>
          </w:rPr>
          <w:t xml:space="preserve">Tableau 1 : Listes de vecteurs potentiellement exploitables (voir références </w:t>
        </w:r>
        <w:r w:rsidR="00740421" w:rsidRPr="00D41B57">
          <w:rPr>
            <w:rStyle w:val="Lienhypertexte"/>
            <w:rFonts w:cs="Arial"/>
            <w:noProof/>
          </w:rPr>
          <w:t>[7] [8] [9</w:t>
        </w:r>
        <w:r w:rsidR="0023742C" w:rsidRPr="00D41B57">
          <w:rPr>
            <w:rStyle w:val="Lienhypertexte"/>
            <w:rFonts w:cs="Arial"/>
            <w:noProof/>
          </w:rPr>
          <w:t>] )</w:t>
        </w:r>
        <w:r w:rsidR="0023742C" w:rsidRPr="00D41B57">
          <w:rPr>
            <w:rFonts w:ascii="Arial" w:hAnsi="Arial" w:cs="Arial"/>
            <w:noProof/>
            <w:webHidden/>
          </w:rPr>
          <w:tab/>
        </w:r>
        <w:r w:rsidR="007C31CE">
          <w:rPr>
            <w:rFonts w:ascii="Arial" w:hAnsi="Arial" w:cs="Arial"/>
            <w:noProof/>
            <w:webHidden/>
          </w:rPr>
          <w:fldChar w:fldCharType="begin"/>
        </w:r>
        <w:r w:rsidR="007C31CE">
          <w:rPr>
            <w:rFonts w:ascii="Arial" w:hAnsi="Arial" w:cs="Arial"/>
            <w:noProof/>
            <w:webHidden/>
          </w:rPr>
          <w:instrText xml:space="preserve"> PAGEREF _Ref396949389 \h </w:instrText>
        </w:r>
        <w:r w:rsidR="007C31CE">
          <w:rPr>
            <w:rFonts w:ascii="Arial" w:hAnsi="Arial" w:cs="Arial"/>
            <w:noProof/>
            <w:webHidden/>
          </w:rPr>
        </w:r>
        <w:r w:rsidR="007C31CE">
          <w:rPr>
            <w:rFonts w:ascii="Arial" w:hAnsi="Arial" w:cs="Arial"/>
            <w:noProof/>
            <w:webHidden/>
          </w:rPr>
          <w:fldChar w:fldCharType="separate"/>
        </w:r>
        <w:r w:rsidR="007C31CE">
          <w:rPr>
            <w:rFonts w:ascii="Arial" w:hAnsi="Arial" w:cs="Arial"/>
            <w:noProof/>
            <w:webHidden/>
          </w:rPr>
          <w:t>10</w:t>
        </w:r>
        <w:r w:rsidR="007C31CE">
          <w:rPr>
            <w:rFonts w:ascii="Arial" w:hAnsi="Arial" w:cs="Arial"/>
            <w:noProof/>
            <w:webHidden/>
          </w:rPr>
          <w:fldChar w:fldCharType="end"/>
        </w:r>
      </w:hyperlink>
    </w:p>
    <w:p w:rsidR="0023742C" w:rsidRPr="00D41B57" w:rsidRDefault="002F03DE">
      <w:pPr>
        <w:pStyle w:val="Tabledesillustrations"/>
        <w:tabs>
          <w:tab w:val="right" w:leader="dot" w:pos="9062"/>
        </w:tabs>
        <w:rPr>
          <w:rFonts w:ascii="Arial" w:eastAsiaTheme="minorEastAsia" w:hAnsi="Arial" w:cs="Arial"/>
          <w:smallCaps w:val="0"/>
          <w:noProof/>
          <w:sz w:val="22"/>
          <w:szCs w:val="22"/>
          <w:lang w:eastAsia="fr-FR"/>
        </w:rPr>
      </w:pPr>
      <w:hyperlink w:anchor="_Toc396794112" w:history="1">
        <w:r w:rsidR="0023742C" w:rsidRPr="00D41B57">
          <w:rPr>
            <w:rStyle w:val="Lienhypertexte"/>
            <w:rFonts w:cs="Arial"/>
            <w:noProof/>
          </w:rPr>
          <w:t>Tableau 2 : Période de demi-vie des noyaux lourds – voir selon Nudat 2.6</w:t>
        </w:r>
        <w:r w:rsidR="0023742C" w:rsidRPr="00D41B57">
          <w:rPr>
            <w:rFonts w:ascii="Arial" w:hAnsi="Arial" w:cs="Arial"/>
            <w:noProof/>
            <w:webHidden/>
          </w:rPr>
          <w:tab/>
        </w:r>
        <w:r w:rsidR="0023742C" w:rsidRPr="00D41B57">
          <w:rPr>
            <w:rFonts w:ascii="Arial" w:hAnsi="Arial" w:cs="Arial"/>
            <w:noProof/>
            <w:webHidden/>
          </w:rPr>
          <w:fldChar w:fldCharType="begin"/>
        </w:r>
        <w:r w:rsidR="0023742C" w:rsidRPr="00D41B57">
          <w:rPr>
            <w:rFonts w:ascii="Arial" w:hAnsi="Arial" w:cs="Arial"/>
            <w:noProof/>
            <w:webHidden/>
          </w:rPr>
          <w:instrText xml:space="preserve"> PAGEREF _Toc396794112 \h </w:instrText>
        </w:r>
        <w:r w:rsidR="0023742C" w:rsidRPr="00D41B57">
          <w:rPr>
            <w:rFonts w:ascii="Arial" w:hAnsi="Arial" w:cs="Arial"/>
            <w:noProof/>
            <w:webHidden/>
          </w:rPr>
        </w:r>
        <w:r w:rsidR="0023742C" w:rsidRPr="00D41B57">
          <w:rPr>
            <w:rFonts w:ascii="Arial" w:hAnsi="Arial" w:cs="Arial"/>
            <w:noProof/>
            <w:webHidden/>
          </w:rPr>
          <w:fldChar w:fldCharType="separate"/>
        </w:r>
        <w:r w:rsidR="0023742C" w:rsidRPr="00D41B57">
          <w:rPr>
            <w:rFonts w:ascii="Arial" w:hAnsi="Arial" w:cs="Arial"/>
            <w:noProof/>
            <w:webHidden/>
          </w:rPr>
          <w:t>14</w:t>
        </w:r>
        <w:r w:rsidR="0023742C" w:rsidRPr="00D41B57">
          <w:rPr>
            <w:rFonts w:ascii="Arial" w:hAnsi="Arial" w:cs="Arial"/>
            <w:noProof/>
            <w:webHidden/>
          </w:rPr>
          <w:fldChar w:fldCharType="end"/>
        </w:r>
      </w:hyperlink>
    </w:p>
    <w:p w:rsidR="0023742C" w:rsidRPr="00D41B57" w:rsidRDefault="002F03DE">
      <w:pPr>
        <w:pStyle w:val="Tabledesillustrations"/>
        <w:tabs>
          <w:tab w:val="right" w:leader="dot" w:pos="9062"/>
        </w:tabs>
        <w:rPr>
          <w:rFonts w:ascii="Arial" w:hAnsi="Arial" w:cs="Arial"/>
          <w:noProof/>
        </w:rPr>
      </w:pPr>
      <w:hyperlink w:anchor="_Toc396794113" w:history="1">
        <w:r w:rsidR="00583998" w:rsidRPr="00D41B57">
          <w:rPr>
            <w:rStyle w:val="Lienhypertexte"/>
            <w:rFonts w:cs="Arial"/>
            <w:noProof/>
          </w:rPr>
          <w:t>Tableau 3</w:t>
        </w:r>
        <w:r w:rsidR="0023742C" w:rsidRPr="00D41B57">
          <w:rPr>
            <w:rStyle w:val="Lienhypertexte"/>
            <w:rFonts w:cs="Arial"/>
            <w:noProof/>
          </w:rPr>
          <w:t> : Expression de la matrice d’évolution</w:t>
        </w:r>
        <w:r w:rsidR="0023742C" w:rsidRPr="00D41B57">
          <w:rPr>
            <w:rFonts w:ascii="Arial" w:hAnsi="Arial" w:cs="Arial"/>
            <w:noProof/>
            <w:webHidden/>
          </w:rPr>
          <w:tab/>
        </w:r>
        <w:r w:rsidR="0023742C" w:rsidRPr="00D41B57">
          <w:rPr>
            <w:rFonts w:ascii="Arial" w:hAnsi="Arial" w:cs="Arial"/>
            <w:noProof/>
            <w:webHidden/>
          </w:rPr>
          <w:fldChar w:fldCharType="begin"/>
        </w:r>
        <w:r w:rsidR="0023742C" w:rsidRPr="00D41B57">
          <w:rPr>
            <w:rFonts w:ascii="Arial" w:hAnsi="Arial" w:cs="Arial"/>
            <w:noProof/>
            <w:webHidden/>
          </w:rPr>
          <w:instrText xml:space="preserve"> PAGEREF _Toc396794113 \h </w:instrText>
        </w:r>
        <w:r w:rsidR="0023742C" w:rsidRPr="00D41B57">
          <w:rPr>
            <w:rFonts w:ascii="Arial" w:hAnsi="Arial" w:cs="Arial"/>
            <w:noProof/>
            <w:webHidden/>
          </w:rPr>
        </w:r>
        <w:r w:rsidR="0023742C" w:rsidRPr="00D41B57">
          <w:rPr>
            <w:rFonts w:ascii="Arial" w:hAnsi="Arial" w:cs="Arial"/>
            <w:noProof/>
            <w:webHidden/>
          </w:rPr>
          <w:fldChar w:fldCharType="separate"/>
        </w:r>
        <w:r w:rsidR="0023742C" w:rsidRPr="00D41B57">
          <w:rPr>
            <w:rFonts w:ascii="Arial" w:hAnsi="Arial" w:cs="Arial"/>
            <w:noProof/>
            <w:webHidden/>
          </w:rPr>
          <w:t>18</w:t>
        </w:r>
        <w:r w:rsidR="0023742C" w:rsidRPr="00D41B57">
          <w:rPr>
            <w:rFonts w:ascii="Arial" w:hAnsi="Arial" w:cs="Arial"/>
            <w:noProof/>
            <w:webHidden/>
          </w:rPr>
          <w:fldChar w:fldCharType="end"/>
        </w:r>
      </w:hyperlink>
    </w:p>
    <w:p w:rsidR="00583998" w:rsidRPr="00D41B57" w:rsidRDefault="002F03DE">
      <w:pPr>
        <w:pStyle w:val="Tabledesillustrations"/>
        <w:tabs>
          <w:tab w:val="right" w:leader="dot" w:pos="9062"/>
        </w:tabs>
        <w:rPr>
          <w:rFonts w:ascii="Arial" w:eastAsiaTheme="minorEastAsia" w:hAnsi="Arial" w:cs="Arial"/>
          <w:smallCaps w:val="0"/>
          <w:noProof/>
          <w:sz w:val="22"/>
          <w:szCs w:val="22"/>
          <w:lang w:eastAsia="fr-FR"/>
        </w:rPr>
      </w:pPr>
      <w:hyperlink w:anchor="_Toc396794114" w:history="1">
        <w:r w:rsidR="00583998" w:rsidRPr="00D41B57">
          <w:rPr>
            <w:rStyle w:val="Lienhypertexte"/>
            <w:rFonts w:cs="Arial"/>
          </w:rPr>
          <w:fldChar w:fldCharType="begin"/>
        </w:r>
        <w:r w:rsidR="00583998" w:rsidRPr="00D41B57">
          <w:rPr>
            <w:rFonts w:ascii="Arial" w:hAnsi="Arial" w:cs="Arial"/>
            <w:noProof/>
          </w:rPr>
          <w:instrText xml:space="preserve"> REF _Ref396948374 \h </w:instrText>
        </w:r>
        <w:r w:rsidR="00D41B57">
          <w:rPr>
            <w:rStyle w:val="Lienhypertexte"/>
            <w:rFonts w:cs="Arial"/>
          </w:rPr>
          <w:instrText xml:space="preserve"> \* MERGEFORMAT </w:instrText>
        </w:r>
        <w:r w:rsidR="00583998" w:rsidRPr="00D41B57">
          <w:rPr>
            <w:rStyle w:val="Lienhypertexte"/>
            <w:rFonts w:cs="Arial"/>
          </w:rPr>
        </w:r>
        <w:r w:rsidR="00583998" w:rsidRPr="00D41B57">
          <w:rPr>
            <w:rStyle w:val="Lienhypertexte"/>
            <w:rFonts w:cs="Arial"/>
          </w:rPr>
          <w:fldChar w:fldCharType="separate"/>
        </w:r>
        <w:r w:rsidR="00583998" w:rsidRPr="00D41B57">
          <w:rPr>
            <w:rFonts w:ascii="Arial" w:hAnsi="Arial" w:cs="Arial"/>
          </w:rPr>
          <w:t xml:space="preserve">Tableau </w:t>
        </w:r>
        <w:r w:rsidR="00583998" w:rsidRPr="00D41B57">
          <w:rPr>
            <w:rFonts w:ascii="Arial" w:hAnsi="Arial" w:cs="Arial"/>
            <w:noProof/>
          </w:rPr>
          <w:t>4</w:t>
        </w:r>
        <w:r w:rsidR="00583998" w:rsidRPr="00D41B57">
          <w:rPr>
            <w:rFonts w:ascii="Arial" w:hAnsi="Arial" w:cs="Arial"/>
          </w:rPr>
          <w:t> : Expression de la matrice d’évolution de la chaine simplifiée</w:t>
        </w:r>
        <w:r w:rsidR="00583998" w:rsidRPr="00D41B57">
          <w:rPr>
            <w:rStyle w:val="Lienhypertexte"/>
            <w:rFonts w:cs="Arial"/>
          </w:rPr>
          <w:fldChar w:fldCharType="end"/>
        </w:r>
        <w:r w:rsidR="00583998" w:rsidRPr="00D41B57">
          <w:rPr>
            <w:rStyle w:val="Lienhypertexte"/>
            <w:rFonts w:cs="Arial"/>
            <w:noProof/>
            <w:webHidden/>
          </w:rPr>
          <w:tab/>
        </w:r>
        <w:r w:rsidR="00583998" w:rsidRPr="00D41B57">
          <w:rPr>
            <w:rStyle w:val="Lienhypertexte"/>
            <w:rFonts w:cs="Arial"/>
            <w:noProof/>
            <w:webHidden/>
          </w:rPr>
          <w:fldChar w:fldCharType="begin"/>
        </w:r>
        <w:r w:rsidR="00583998" w:rsidRPr="00D41B57">
          <w:rPr>
            <w:rStyle w:val="Lienhypertexte"/>
            <w:rFonts w:cs="Arial"/>
            <w:noProof/>
            <w:webHidden/>
          </w:rPr>
          <w:instrText xml:space="preserve"> PAGEREF _Toc396794114 \h </w:instrText>
        </w:r>
        <w:r w:rsidR="00583998" w:rsidRPr="00D41B57">
          <w:rPr>
            <w:rStyle w:val="Lienhypertexte"/>
            <w:rFonts w:cs="Arial"/>
            <w:noProof/>
            <w:webHidden/>
          </w:rPr>
        </w:r>
        <w:r w:rsidR="00583998" w:rsidRPr="00D41B57">
          <w:rPr>
            <w:rStyle w:val="Lienhypertexte"/>
            <w:rFonts w:cs="Arial"/>
            <w:noProof/>
            <w:webHidden/>
          </w:rPr>
          <w:fldChar w:fldCharType="separate"/>
        </w:r>
        <w:r w:rsidR="00583998" w:rsidRPr="00D41B57">
          <w:rPr>
            <w:rStyle w:val="Lienhypertexte"/>
            <w:rFonts w:cs="Arial"/>
            <w:noProof/>
            <w:webHidden/>
          </w:rPr>
          <w:t>22</w:t>
        </w:r>
        <w:r w:rsidR="00583998" w:rsidRPr="00D41B57">
          <w:rPr>
            <w:rStyle w:val="Lienhypertexte"/>
            <w:rFonts w:cs="Arial"/>
            <w:noProof/>
            <w:webHidden/>
          </w:rPr>
          <w:fldChar w:fldCharType="end"/>
        </w:r>
      </w:hyperlink>
    </w:p>
    <w:p w:rsidR="0023742C" w:rsidRPr="00D41B57" w:rsidRDefault="002F03DE">
      <w:pPr>
        <w:pStyle w:val="Tabledesillustrations"/>
        <w:tabs>
          <w:tab w:val="right" w:leader="dot" w:pos="9062"/>
        </w:tabs>
        <w:rPr>
          <w:rFonts w:ascii="Arial" w:hAnsi="Arial" w:cs="Arial"/>
          <w:noProof/>
        </w:rPr>
      </w:pPr>
      <w:hyperlink w:anchor="_Toc396794114" w:history="1">
        <w:r w:rsidR="0023742C" w:rsidRPr="00D41B57">
          <w:rPr>
            <w:rStyle w:val="Lienhypertexte"/>
            <w:rFonts w:cs="Arial"/>
            <w:noProof/>
          </w:rPr>
          <w:t xml:space="preserve">Tableau </w:t>
        </w:r>
        <w:r w:rsidR="00583998" w:rsidRPr="00D41B57">
          <w:rPr>
            <w:rStyle w:val="Lienhypertexte"/>
            <w:rFonts w:cs="Arial"/>
            <w:noProof/>
          </w:rPr>
          <w:t>5</w:t>
        </w:r>
        <w:r w:rsidR="0023742C" w:rsidRPr="00D41B57">
          <w:rPr>
            <w:rStyle w:val="Lienhypertexte"/>
            <w:rFonts w:cs="Arial"/>
            <w:noProof/>
          </w:rPr>
          <w:t> : Composition du vecteur Pu</w:t>
        </w:r>
        <w:r w:rsidR="0023742C" w:rsidRPr="00D41B57">
          <w:rPr>
            <w:rFonts w:ascii="Arial" w:hAnsi="Arial" w:cs="Arial"/>
            <w:noProof/>
            <w:webHidden/>
          </w:rPr>
          <w:tab/>
        </w:r>
        <w:r w:rsidR="0023742C" w:rsidRPr="00D41B57">
          <w:rPr>
            <w:rFonts w:ascii="Arial" w:hAnsi="Arial" w:cs="Arial"/>
            <w:noProof/>
            <w:webHidden/>
          </w:rPr>
          <w:fldChar w:fldCharType="begin"/>
        </w:r>
        <w:r w:rsidR="0023742C" w:rsidRPr="00D41B57">
          <w:rPr>
            <w:rFonts w:ascii="Arial" w:hAnsi="Arial" w:cs="Arial"/>
            <w:noProof/>
            <w:webHidden/>
          </w:rPr>
          <w:instrText xml:space="preserve"> PAGEREF _Toc396794114 \h </w:instrText>
        </w:r>
        <w:r w:rsidR="0023742C" w:rsidRPr="00D41B57">
          <w:rPr>
            <w:rFonts w:ascii="Arial" w:hAnsi="Arial" w:cs="Arial"/>
            <w:noProof/>
            <w:webHidden/>
          </w:rPr>
        </w:r>
        <w:r w:rsidR="0023742C" w:rsidRPr="00D41B57">
          <w:rPr>
            <w:rFonts w:ascii="Arial" w:hAnsi="Arial" w:cs="Arial"/>
            <w:noProof/>
            <w:webHidden/>
          </w:rPr>
          <w:fldChar w:fldCharType="separate"/>
        </w:r>
        <w:r w:rsidR="0023742C" w:rsidRPr="00D41B57">
          <w:rPr>
            <w:rFonts w:ascii="Arial" w:hAnsi="Arial" w:cs="Arial"/>
            <w:noProof/>
            <w:webHidden/>
          </w:rPr>
          <w:t>2</w:t>
        </w:r>
        <w:r w:rsidR="0023742C" w:rsidRPr="00D41B57">
          <w:rPr>
            <w:rFonts w:ascii="Arial" w:hAnsi="Arial" w:cs="Arial"/>
            <w:noProof/>
            <w:webHidden/>
          </w:rPr>
          <w:fldChar w:fldCharType="end"/>
        </w:r>
      </w:hyperlink>
      <w:r w:rsidR="00583998" w:rsidRPr="00D41B57">
        <w:rPr>
          <w:rFonts w:ascii="Arial" w:hAnsi="Arial" w:cs="Arial"/>
          <w:noProof/>
        </w:rPr>
        <w:t>4</w:t>
      </w:r>
    </w:p>
    <w:p w:rsidR="00583998" w:rsidRPr="00D41B57" w:rsidRDefault="00583998" w:rsidP="00583998">
      <w:pPr>
        <w:pStyle w:val="Tabledesillustrations"/>
        <w:tabs>
          <w:tab w:val="right" w:leader="dot" w:pos="9062"/>
        </w:tabs>
        <w:rPr>
          <w:rFonts w:ascii="Arial" w:eastAsiaTheme="minorEastAsia" w:hAnsi="Arial" w:cs="Arial"/>
          <w:smallCaps w:val="0"/>
          <w:noProof/>
          <w:sz w:val="22"/>
          <w:szCs w:val="22"/>
          <w:lang w:eastAsia="fr-FR"/>
        </w:rPr>
      </w:pPr>
      <w:r w:rsidRPr="00D41B57">
        <w:rPr>
          <w:rFonts w:ascii="Arial" w:hAnsi="Arial" w:cs="Arial"/>
          <w:noProof/>
        </w:rPr>
        <w:fldChar w:fldCharType="begin"/>
      </w:r>
      <w:r w:rsidRPr="00D41B57">
        <w:rPr>
          <w:rFonts w:ascii="Arial" w:hAnsi="Arial" w:cs="Arial"/>
          <w:noProof/>
        </w:rPr>
        <w:instrText xml:space="preserve"> REF _Ref396948466 \h </w:instrText>
      </w:r>
      <w:r w:rsidR="00D41B57">
        <w:rPr>
          <w:rFonts w:ascii="Arial" w:hAnsi="Arial" w:cs="Arial"/>
          <w:noProof/>
        </w:rPr>
        <w:instrText xml:space="preserve"> \* MERGEFORMAT </w:instrText>
      </w:r>
      <w:r w:rsidRPr="00D41B57">
        <w:rPr>
          <w:rFonts w:ascii="Arial" w:hAnsi="Arial" w:cs="Arial"/>
          <w:noProof/>
        </w:rPr>
      </w:r>
      <w:r w:rsidRPr="00D41B57">
        <w:rPr>
          <w:rFonts w:ascii="Arial" w:hAnsi="Arial" w:cs="Arial"/>
          <w:noProof/>
        </w:rPr>
        <w:fldChar w:fldCharType="separate"/>
      </w:r>
      <w:r w:rsidRPr="00D41B57">
        <w:rPr>
          <w:rFonts w:ascii="Arial" w:hAnsi="Arial" w:cs="Arial"/>
        </w:rPr>
        <w:t xml:space="preserve">Tableau </w:t>
      </w:r>
      <w:r w:rsidRPr="00D41B57">
        <w:rPr>
          <w:rFonts w:ascii="Arial" w:hAnsi="Arial" w:cs="Arial"/>
          <w:noProof/>
        </w:rPr>
        <w:t>6</w:t>
      </w:r>
      <w:r w:rsidRPr="00D41B57">
        <w:rPr>
          <w:rFonts w:ascii="Arial" w:hAnsi="Arial" w:cs="Arial"/>
        </w:rPr>
        <w:t> : Sections efficaces calculées par DRAGON</w:t>
      </w:r>
      <w:r w:rsidRPr="00D41B57">
        <w:rPr>
          <w:rFonts w:ascii="Arial" w:hAnsi="Arial" w:cs="Arial"/>
          <w:noProof/>
        </w:rPr>
        <w:fldChar w:fldCharType="end"/>
      </w:r>
      <w:hyperlink w:anchor="_Toc396794114" w:history="1">
        <w:r w:rsidRPr="00D41B57">
          <w:rPr>
            <w:rStyle w:val="Lienhypertexte"/>
            <w:rFonts w:cs="Arial"/>
          </w:rPr>
          <w:fldChar w:fldCharType="begin"/>
        </w:r>
        <w:r w:rsidRPr="00D41B57">
          <w:rPr>
            <w:rFonts w:ascii="Arial" w:hAnsi="Arial" w:cs="Arial"/>
            <w:noProof/>
          </w:rPr>
          <w:instrText xml:space="preserve"> REF _Ref396948374 \h </w:instrText>
        </w:r>
        <w:r w:rsidR="00D41B57">
          <w:rPr>
            <w:rStyle w:val="Lienhypertexte"/>
            <w:rFonts w:cs="Arial"/>
          </w:rPr>
          <w:instrText xml:space="preserve"> \* MERGEFORMAT </w:instrText>
        </w:r>
        <w:r w:rsidRPr="00D41B57">
          <w:rPr>
            <w:rStyle w:val="Lienhypertexte"/>
            <w:rFonts w:cs="Arial"/>
          </w:rPr>
        </w:r>
        <w:r w:rsidRPr="00D41B57">
          <w:rPr>
            <w:rStyle w:val="Lienhypertexte"/>
            <w:rFonts w:cs="Arial"/>
          </w:rPr>
          <w:fldChar w:fldCharType="end"/>
        </w:r>
        <w:r w:rsidRPr="00D41B57">
          <w:rPr>
            <w:rStyle w:val="Lienhypertexte"/>
            <w:rFonts w:cs="Arial"/>
            <w:noProof/>
            <w:webHidden/>
          </w:rPr>
          <w:tab/>
        </w:r>
        <w:r w:rsidRPr="00D41B57">
          <w:rPr>
            <w:rStyle w:val="Lienhypertexte"/>
            <w:rFonts w:cs="Arial"/>
            <w:noProof/>
            <w:webHidden/>
          </w:rPr>
          <w:fldChar w:fldCharType="begin"/>
        </w:r>
        <w:r w:rsidRPr="00D41B57">
          <w:rPr>
            <w:rStyle w:val="Lienhypertexte"/>
            <w:rFonts w:cs="Arial"/>
            <w:noProof/>
            <w:webHidden/>
          </w:rPr>
          <w:instrText xml:space="preserve"> PAGEREF _Toc396794114 \h </w:instrText>
        </w:r>
        <w:r w:rsidRPr="00D41B57">
          <w:rPr>
            <w:rStyle w:val="Lienhypertexte"/>
            <w:rFonts w:cs="Arial"/>
            <w:noProof/>
            <w:webHidden/>
          </w:rPr>
        </w:r>
        <w:r w:rsidRPr="00D41B57">
          <w:rPr>
            <w:rStyle w:val="Lienhypertexte"/>
            <w:rFonts w:cs="Arial"/>
            <w:noProof/>
            <w:webHidden/>
          </w:rPr>
          <w:fldChar w:fldCharType="separate"/>
        </w:r>
        <w:r w:rsidRPr="00D41B57">
          <w:rPr>
            <w:rStyle w:val="Lienhypertexte"/>
            <w:rFonts w:cs="Arial"/>
            <w:noProof/>
            <w:webHidden/>
          </w:rPr>
          <w:t>2</w:t>
        </w:r>
        <w:r w:rsidRPr="00D41B57">
          <w:rPr>
            <w:rStyle w:val="Lienhypertexte"/>
            <w:rFonts w:cs="Arial"/>
            <w:noProof/>
            <w:webHidden/>
          </w:rPr>
          <w:fldChar w:fldCharType="end"/>
        </w:r>
      </w:hyperlink>
      <w:r w:rsidRPr="00D41B57">
        <w:rPr>
          <w:rFonts w:ascii="Arial" w:hAnsi="Arial" w:cs="Arial"/>
          <w:noProof/>
        </w:rPr>
        <w:t>5</w:t>
      </w:r>
    </w:p>
    <w:p w:rsidR="00583998" w:rsidRDefault="00583998" w:rsidP="00583998">
      <w:pPr>
        <w:pStyle w:val="Tabledesillustrations"/>
        <w:tabs>
          <w:tab w:val="right" w:leader="dot" w:pos="9062"/>
        </w:tabs>
        <w:rPr>
          <w:rFonts w:asciiTheme="minorHAnsi" w:eastAsiaTheme="minorEastAsia" w:hAnsiTheme="minorHAnsi" w:cstheme="minorBidi"/>
          <w:smallCaps w:val="0"/>
          <w:noProof/>
          <w:sz w:val="22"/>
          <w:szCs w:val="22"/>
          <w:lang w:eastAsia="fr-FR"/>
        </w:rPr>
      </w:pPr>
      <w:r w:rsidRPr="00D41B57">
        <w:rPr>
          <w:rFonts w:ascii="Arial" w:hAnsi="Arial" w:cs="Arial"/>
          <w:noProof/>
        </w:rPr>
        <w:fldChar w:fldCharType="begin"/>
      </w:r>
      <w:r w:rsidRPr="00D41B57">
        <w:rPr>
          <w:rFonts w:ascii="Arial" w:hAnsi="Arial" w:cs="Arial"/>
          <w:noProof/>
        </w:rPr>
        <w:instrText xml:space="preserve"> REF _Ref396948492 \h </w:instrText>
      </w:r>
      <w:r w:rsidR="00D41B57">
        <w:rPr>
          <w:rFonts w:ascii="Arial" w:hAnsi="Arial" w:cs="Arial"/>
          <w:noProof/>
        </w:rPr>
        <w:instrText xml:space="preserve"> \* MERGEFORMAT </w:instrText>
      </w:r>
      <w:r w:rsidRPr="00D41B57">
        <w:rPr>
          <w:rFonts w:ascii="Arial" w:hAnsi="Arial" w:cs="Arial"/>
          <w:noProof/>
        </w:rPr>
      </w:r>
      <w:r w:rsidRPr="00D41B57">
        <w:rPr>
          <w:rFonts w:ascii="Arial" w:hAnsi="Arial" w:cs="Arial"/>
          <w:noProof/>
        </w:rPr>
        <w:fldChar w:fldCharType="separate"/>
      </w:r>
      <w:r w:rsidRPr="00D41B57">
        <w:rPr>
          <w:rFonts w:ascii="Arial" w:hAnsi="Arial" w:cs="Arial"/>
        </w:rPr>
        <w:t xml:space="preserve">Tableau </w:t>
      </w:r>
      <w:r w:rsidRPr="00D41B57">
        <w:rPr>
          <w:rFonts w:ascii="Arial" w:hAnsi="Arial" w:cs="Arial"/>
          <w:noProof/>
        </w:rPr>
        <w:t>7</w:t>
      </w:r>
      <w:r w:rsidRPr="00D41B57">
        <w:rPr>
          <w:rFonts w:ascii="Arial" w:hAnsi="Arial" w:cs="Arial"/>
        </w:rPr>
        <w:t> : Performances des modèles</w:t>
      </w:r>
      <w:r w:rsidRPr="00D41B57">
        <w:rPr>
          <w:rFonts w:ascii="Arial" w:hAnsi="Arial" w:cs="Arial"/>
          <w:noProof/>
        </w:rPr>
        <w:fldChar w:fldCharType="end"/>
      </w:r>
      <w:hyperlink w:anchor="_Toc396794114" w:history="1">
        <w:r>
          <w:rPr>
            <w:rStyle w:val="Lienhypertexte"/>
          </w:rPr>
          <w:fldChar w:fldCharType="begin"/>
        </w:r>
        <w:r>
          <w:rPr>
            <w:noProof/>
          </w:rPr>
          <w:instrText xml:space="preserve"> REF _Ref396948374 \h </w:instrText>
        </w:r>
        <w:r>
          <w:rPr>
            <w:rStyle w:val="Lienhypertexte"/>
          </w:rPr>
        </w:r>
        <w:r>
          <w:rPr>
            <w:rStyle w:val="Lienhypertexte"/>
          </w:rPr>
          <w:fldChar w:fldCharType="end"/>
        </w:r>
        <w:r w:rsidRPr="00583998">
          <w:rPr>
            <w:rStyle w:val="Lienhypertexte"/>
            <w:rFonts w:ascii="Times New Roman" w:hAnsi="Times New Roman"/>
            <w:noProof/>
            <w:webHidden/>
          </w:rPr>
          <w:tab/>
        </w:r>
        <w:r w:rsidRPr="00583998">
          <w:rPr>
            <w:rStyle w:val="Lienhypertexte"/>
            <w:rFonts w:ascii="Times New Roman" w:hAnsi="Times New Roman"/>
            <w:noProof/>
            <w:webHidden/>
          </w:rPr>
          <w:fldChar w:fldCharType="begin"/>
        </w:r>
        <w:r w:rsidRPr="00583998">
          <w:rPr>
            <w:rStyle w:val="Lienhypertexte"/>
            <w:rFonts w:ascii="Times New Roman" w:hAnsi="Times New Roman"/>
            <w:noProof/>
            <w:webHidden/>
          </w:rPr>
          <w:instrText xml:space="preserve"> PAGEREF _Toc396794114 \h </w:instrText>
        </w:r>
        <w:r w:rsidRPr="00583998">
          <w:rPr>
            <w:rStyle w:val="Lienhypertexte"/>
            <w:rFonts w:ascii="Times New Roman" w:hAnsi="Times New Roman"/>
            <w:noProof/>
            <w:webHidden/>
          </w:rPr>
        </w:r>
        <w:r w:rsidRPr="00583998">
          <w:rPr>
            <w:rStyle w:val="Lienhypertexte"/>
            <w:rFonts w:ascii="Times New Roman" w:hAnsi="Times New Roman"/>
            <w:noProof/>
            <w:webHidden/>
          </w:rPr>
          <w:fldChar w:fldCharType="separate"/>
        </w:r>
        <w:r w:rsidRPr="00583998">
          <w:rPr>
            <w:rStyle w:val="Lienhypertexte"/>
            <w:rFonts w:ascii="Times New Roman" w:hAnsi="Times New Roman"/>
            <w:noProof/>
            <w:webHidden/>
          </w:rPr>
          <w:t>2</w:t>
        </w:r>
        <w:r w:rsidRPr="00583998">
          <w:rPr>
            <w:rStyle w:val="Lienhypertexte"/>
            <w:rFonts w:ascii="Times New Roman" w:hAnsi="Times New Roman"/>
            <w:noProof/>
            <w:webHidden/>
          </w:rPr>
          <w:fldChar w:fldCharType="end"/>
        </w:r>
      </w:hyperlink>
      <w:r>
        <w:rPr>
          <w:noProof/>
        </w:rPr>
        <w:t>6</w:t>
      </w:r>
    </w:p>
    <w:p w:rsidR="00583998" w:rsidRDefault="009F5691" w:rsidP="00583998">
      <w:pPr>
        <w:pStyle w:val="Lgende"/>
      </w:pPr>
      <w:r w:rsidRPr="00AC79F4">
        <w:rPr>
          <w:rStyle w:val="Lienhypertexte"/>
        </w:rPr>
        <w:fldChar w:fldCharType="end"/>
      </w:r>
    </w:p>
    <w:p w:rsidR="009F5691" w:rsidRPr="009811B4" w:rsidRDefault="009F5691" w:rsidP="0088028C">
      <w:pPr>
        <w:rPr>
          <w:rFonts w:cs="Arial"/>
        </w:rPr>
      </w:pPr>
    </w:p>
    <w:p w:rsidR="009F5691" w:rsidRPr="009811B4" w:rsidRDefault="009F5691" w:rsidP="00DC1363">
      <w:pPr>
        <w:rPr>
          <w:rFonts w:cs="Arial"/>
        </w:rPr>
      </w:pPr>
    </w:p>
    <w:p w:rsidR="00A83454" w:rsidRPr="009811B4" w:rsidRDefault="004478D8" w:rsidP="00A83454">
      <w:pPr>
        <w:pStyle w:val="Titre"/>
      </w:pPr>
      <w:r w:rsidRPr="009811B4">
        <w:t xml:space="preserve"> </w:t>
      </w:r>
      <w:r w:rsidR="00A83454">
        <w:t>Liste des FIGURES</w:t>
      </w:r>
    </w:p>
    <w:p w:rsidR="0023742C" w:rsidRPr="001F683A" w:rsidRDefault="00A83454">
      <w:pPr>
        <w:pStyle w:val="Tabledesillustrations"/>
        <w:tabs>
          <w:tab w:val="right" w:leader="dot" w:pos="9062"/>
        </w:tabs>
        <w:rPr>
          <w:rFonts w:ascii="Arial" w:eastAsiaTheme="minorEastAsia" w:hAnsi="Arial" w:cs="Arial"/>
          <w:smallCaps w:val="0"/>
          <w:noProof/>
          <w:sz w:val="22"/>
          <w:szCs w:val="22"/>
          <w:lang w:eastAsia="fr-FR"/>
        </w:rPr>
      </w:pPr>
      <w:r>
        <w:fldChar w:fldCharType="begin"/>
      </w:r>
      <w:r>
        <w:instrText xml:space="preserve"> TOC \h \z \c "Figure" </w:instrText>
      </w:r>
      <w:r>
        <w:fldChar w:fldCharType="separate"/>
      </w:r>
      <w:hyperlink w:anchor="_Toc396794115" w:history="1">
        <w:r w:rsidR="0023742C" w:rsidRPr="001F683A">
          <w:rPr>
            <w:rStyle w:val="Lienhypertexte"/>
            <w:rFonts w:cs="Arial"/>
            <w:noProof/>
          </w:rPr>
          <w:t>Figure 1 : Organigramme d’ALTRAN</w:t>
        </w:r>
        <w:r w:rsidR="0023742C" w:rsidRPr="001F683A">
          <w:rPr>
            <w:rFonts w:ascii="Arial" w:hAnsi="Arial" w:cs="Arial"/>
            <w:noProof/>
            <w:webHidden/>
          </w:rPr>
          <w:tab/>
        </w:r>
        <w:r w:rsidR="00D41B57" w:rsidRPr="001F683A">
          <w:rPr>
            <w:rFonts w:ascii="Arial" w:hAnsi="Arial" w:cs="Arial"/>
            <w:noProof/>
            <w:webHidden/>
          </w:rPr>
          <w:fldChar w:fldCharType="begin"/>
        </w:r>
        <w:r w:rsidR="00D41B57" w:rsidRPr="001F683A">
          <w:rPr>
            <w:rFonts w:ascii="Arial" w:hAnsi="Arial" w:cs="Arial"/>
            <w:noProof/>
            <w:webHidden/>
          </w:rPr>
          <w:instrText xml:space="preserve"> PAGEREF _Ref396949213 \h </w:instrText>
        </w:r>
        <w:r w:rsidR="00D41B57" w:rsidRPr="001F683A">
          <w:rPr>
            <w:rFonts w:ascii="Arial" w:hAnsi="Arial" w:cs="Arial"/>
            <w:noProof/>
            <w:webHidden/>
          </w:rPr>
        </w:r>
        <w:r w:rsidR="00D41B57" w:rsidRPr="001F683A">
          <w:rPr>
            <w:rFonts w:ascii="Arial" w:hAnsi="Arial" w:cs="Arial"/>
            <w:noProof/>
            <w:webHidden/>
          </w:rPr>
          <w:fldChar w:fldCharType="separate"/>
        </w:r>
        <w:r w:rsidR="00D41B57" w:rsidRPr="001F683A">
          <w:rPr>
            <w:rFonts w:ascii="Arial" w:hAnsi="Arial" w:cs="Arial"/>
            <w:noProof/>
            <w:webHidden/>
          </w:rPr>
          <w:t>8</w:t>
        </w:r>
        <w:r w:rsidR="00D41B57" w:rsidRPr="001F683A">
          <w:rPr>
            <w:rFonts w:ascii="Arial" w:hAnsi="Arial" w:cs="Arial"/>
            <w:noProof/>
            <w:webHidden/>
          </w:rPr>
          <w:fldChar w:fldCharType="end"/>
        </w:r>
      </w:hyperlink>
    </w:p>
    <w:p w:rsidR="0023742C" w:rsidRPr="001F683A" w:rsidRDefault="002F03DE">
      <w:pPr>
        <w:pStyle w:val="Tabledesillustrations"/>
        <w:tabs>
          <w:tab w:val="right" w:leader="dot" w:pos="9062"/>
        </w:tabs>
        <w:rPr>
          <w:rFonts w:ascii="Arial" w:eastAsiaTheme="minorEastAsia" w:hAnsi="Arial" w:cs="Arial"/>
          <w:smallCaps w:val="0"/>
          <w:noProof/>
          <w:sz w:val="22"/>
          <w:szCs w:val="22"/>
          <w:lang w:eastAsia="fr-FR"/>
        </w:rPr>
      </w:pPr>
      <w:hyperlink w:anchor="_Toc396794116" w:history="1">
        <w:r w:rsidR="0023742C" w:rsidRPr="001F683A">
          <w:rPr>
            <w:rStyle w:val="Lienhypertexte"/>
            <w:rFonts w:cs="Arial"/>
            <w:noProof/>
          </w:rPr>
          <w:t>Figure 2 : Evolution complète des chaînes de désintégration des noyaux lourds</w:t>
        </w:r>
        <w:r w:rsidR="0023742C" w:rsidRPr="001F683A">
          <w:rPr>
            <w:rFonts w:ascii="Arial" w:hAnsi="Arial" w:cs="Arial"/>
            <w:noProof/>
            <w:webHidden/>
          </w:rPr>
          <w:tab/>
        </w:r>
        <w:r w:rsidR="00D41B57" w:rsidRPr="001F683A">
          <w:rPr>
            <w:rFonts w:ascii="Arial" w:hAnsi="Arial" w:cs="Arial"/>
            <w:noProof/>
            <w:webHidden/>
          </w:rPr>
          <w:fldChar w:fldCharType="begin"/>
        </w:r>
        <w:r w:rsidR="00D41B57" w:rsidRPr="001F683A">
          <w:rPr>
            <w:rFonts w:ascii="Arial" w:hAnsi="Arial" w:cs="Arial"/>
            <w:noProof/>
            <w:webHidden/>
          </w:rPr>
          <w:instrText xml:space="preserve"> PAGEREF _Ref396949233 \h </w:instrText>
        </w:r>
        <w:r w:rsidR="00D41B57" w:rsidRPr="001F683A">
          <w:rPr>
            <w:rFonts w:ascii="Arial" w:hAnsi="Arial" w:cs="Arial"/>
            <w:noProof/>
            <w:webHidden/>
          </w:rPr>
        </w:r>
        <w:r w:rsidR="00D41B57" w:rsidRPr="001F683A">
          <w:rPr>
            <w:rFonts w:ascii="Arial" w:hAnsi="Arial" w:cs="Arial"/>
            <w:noProof/>
            <w:webHidden/>
          </w:rPr>
          <w:fldChar w:fldCharType="separate"/>
        </w:r>
        <w:r w:rsidR="00D41B57" w:rsidRPr="001F683A">
          <w:rPr>
            <w:rFonts w:ascii="Arial" w:hAnsi="Arial" w:cs="Arial"/>
            <w:noProof/>
            <w:webHidden/>
          </w:rPr>
          <w:t>12</w:t>
        </w:r>
        <w:r w:rsidR="00D41B57" w:rsidRPr="001F683A">
          <w:rPr>
            <w:rFonts w:ascii="Arial" w:hAnsi="Arial" w:cs="Arial"/>
            <w:noProof/>
            <w:webHidden/>
          </w:rPr>
          <w:fldChar w:fldCharType="end"/>
        </w:r>
      </w:hyperlink>
    </w:p>
    <w:p w:rsidR="0023742C" w:rsidRPr="001F683A" w:rsidRDefault="002F03DE">
      <w:pPr>
        <w:pStyle w:val="Tabledesillustrations"/>
        <w:tabs>
          <w:tab w:val="right" w:leader="dot" w:pos="9062"/>
        </w:tabs>
        <w:rPr>
          <w:rFonts w:ascii="Arial" w:hAnsi="Arial" w:cs="Arial"/>
          <w:noProof/>
        </w:rPr>
      </w:pPr>
      <w:hyperlink w:anchor="_Toc396794117" w:history="1">
        <w:r w:rsidR="0023742C" w:rsidRPr="001F683A">
          <w:rPr>
            <w:rStyle w:val="Lienhypertexte"/>
            <w:rFonts w:cs="Arial"/>
            <w:noProof/>
          </w:rPr>
          <w:t>Figure 3 : Evolution simplifiée des chaînes de désintégration des noyaux lourds</w:t>
        </w:r>
        <w:r w:rsidR="0023742C" w:rsidRPr="001F683A">
          <w:rPr>
            <w:rFonts w:ascii="Arial" w:hAnsi="Arial" w:cs="Arial"/>
            <w:noProof/>
            <w:webHidden/>
          </w:rPr>
          <w:tab/>
        </w:r>
        <w:r w:rsidR="00D41B57" w:rsidRPr="001F683A">
          <w:rPr>
            <w:rFonts w:ascii="Arial" w:hAnsi="Arial" w:cs="Arial"/>
            <w:noProof/>
            <w:webHidden/>
          </w:rPr>
          <w:fldChar w:fldCharType="begin"/>
        </w:r>
        <w:r w:rsidR="00D41B57" w:rsidRPr="001F683A">
          <w:rPr>
            <w:rFonts w:ascii="Arial" w:hAnsi="Arial" w:cs="Arial"/>
            <w:noProof/>
            <w:webHidden/>
          </w:rPr>
          <w:instrText xml:space="preserve"> PAGEREF _Ref396949242 \h </w:instrText>
        </w:r>
        <w:r w:rsidR="00D41B57" w:rsidRPr="001F683A">
          <w:rPr>
            <w:rFonts w:ascii="Arial" w:hAnsi="Arial" w:cs="Arial"/>
            <w:noProof/>
            <w:webHidden/>
          </w:rPr>
        </w:r>
        <w:r w:rsidR="00D41B57" w:rsidRPr="001F683A">
          <w:rPr>
            <w:rFonts w:ascii="Arial" w:hAnsi="Arial" w:cs="Arial"/>
            <w:noProof/>
            <w:webHidden/>
          </w:rPr>
          <w:fldChar w:fldCharType="separate"/>
        </w:r>
        <w:r w:rsidR="00D41B57" w:rsidRPr="001F683A">
          <w:rPr>
            <w:rFonts w:ascii="Arial" w:hAnsi="Arial" w:cs="Arial"/>
            <w:noProof/>
            <w:webHidden/>
          </w:rPr>
          <w:t>13</w:t>
        </w:r>
        <w:r w:rsidR="00D41B57" w:rsidRPr="001F683A">
          <w:rPr>
            <w:rFonts w:ascii="Arial" w:hAnsi="Arial" w:cs="Arial"/>
            <w:noProof/>
            <w:webHidden/>
          </w:rPr>
          <w:fldChar w:fldCharType="end"/>
        </w:r>
      </w:hyperlink>
    </w:p>
    <w:p w:rsidR="00D41B57" w:rsidRPr="001F683A" w:rsidRDefault="002F03DE" w:rsidP="00D41B57">
      <w:pPr>
        <w:pStyle w:val="Tabledesillustrations"/>
        <w:tabs>
          <w:tab w:val="right" w:leader="dot" w:pos="9062"/>
        </w:tabs>
        <w:rPr>
          <w:rFonts w:ascii="Arial" w:hAnsi="Arial" w:cs="Arial"/>
          <w:noProof/>
        </w:rPr>
      </w:pPr>
      <w:hyperlink w:anchor="_Toc396794117" w:history="1">
        <w:r w:rsidR="00D41B57" w:rsidRPr="001F683A">
          <w:rPr>
            <w:rStyle w:val="Lienhypertexte"/>
            <w:rFonts w:cs="Arial"/>
          </w:rPr>
          <w:fldChar w:fldCharType="begin"/>
        </w:r>
        <w:r w:rsidR="00D41B57" w:rsidRPr="001F683A">
          <w:rPr>
            <w:rFonts w:ascii="Arial" w:hAnsi="Arial" w:cs="Arial"/>
            <w:noProof/>
          </w:rPr>
          <w:instrText xml:space="preserve"> REF _Ref396948870 \h </w:instrText>
        </w:r>
        <w:r w:rsidR="00D41B57" w:rsidRPr="001F683A">
          <w:rPr>
            <w:rStyle w:val="Lienhypertexte"/>
            <w:rFonts w:cs="Arial"/>
          </w:rPr>
          <w:instrText xml:space="preserve"> \* MERGEFORMAT </w:instrText>
        </w:r>
        <w:r w:rsidR="00D41B57" w:rsidRPr="001F683A">
          <w:rPr>
            <w:rStyle w:val="Lienhypertexte"/>
            <w:rFonts w:cs="Arial"/>
          </w:rPr>
        </w:r>
        <w:r w:rsidR="00D41B57" w:rsidRPr="001F683A">
          <w:rPr>
            <w:rStyle w:val="Lienhypertexte"/>
            <w:rFonts w:cs="Arial"/>
          </w:rPr>
          <w:fldChar w:fldCharType="separate"/>
        </w:r>
        <w:r w:rsidR="00D41B57" w:rsidRPr="001F683A">
          <w:rPr>
            <w:rFonts w:ascii="Arial" w:hAnsi="Arial" w:cs="Arial"/>
          </w:rPr>
          <w:t xml:space="preserve">Figure </w:t>
        </w:r>
        <w:r w:rsidR="00D41B57" w:rsidRPr="001F683A">
          <w:rPr>
            <w:rFonts w:ascii="Arial" w:hAnsi="Arial" w:cs="Arial"/>
            <w:noProof/>
          </w:rPr>
          <w:t>4</w:t>
        </w:r>
        <w:r w:rsidR="00D41B57" w:rsidRPr="001F683A">
          <w:rPr>
            <w:rFonts w:ascii="Arial" w:hAnsi="Arial" w:cs="Arial"/>
          </w:rPr>
          <w:t> : Illustration de la méthode Runge Kutta 1</w:t>
        </w:r>
        <w:r w:rsidR="00D41B57" w:rsidRPr="001F683A">
          <w:rPr>
            <w:rStyle w:val="Lienhypertexte"/>
            <w:rFonts w:cs="Arial"/>
          </w:rPr>
          <w:fldChar w:fldCharType="end"/>
        </w:r>
        <w:r w:rsidR="00D41B57" w:rsidRPr="001F683A">
          <w:rPr>
            <w:rFonts w:ascii="Arial" w:hAnsi="Arial" w:cs="Arial"/>
            <w:noProof/>
            <w:webHidden/>
          </w:rPr>
          <w:tab/>
        </w:r>
        <w:r w:rsidR="00D41B57" w:rsidRPr="001F683A">
          <w:rPr>
            <w:rFonts w:ascii="Arial" w:hAnsi="Arial" w:cs="Arial"/>
            <w:noProof/>
            <w:webHidden/>
          </w:rPr>
          <w:fldChar w:fldCharType="begin"/>
        </w:r>
        <w:r w:rsidR="00D41B57" w:rsidRPr="001F683A">
          <w:rPr>
            <w:rFonts w:ascii="Arial" w:hAnsi="Arial" w:cs="Arial"/>
            <w:noProof/>
            <w:webHidden/>
          </w:rPr>
          <w:instrText xml:space="preserve"> PAGEREF _Ref396948870 \h </w:instrText>
        </w:r>
        <w:r w:rsidR="00D41B57" w:rsidRPr="001F683A">
          <w:rPr>
            <w:rFonts w:ascii="Arial" w:hAnsi="Arial" w:cs="Arial"/>
            <w:noProof/>
            <w:webHidden/>
          </w:rPr>
        </w:r>
        <w:r w:rsidR="00D41B57" w:rsidRPr="001F683A">
          <w:rPr>
            <w:rFonts w:ascii="Arial" w:hAnsi="Arial" w:cs="Arial"/>
            <w:noProof/>
            <w:webHidden/>
          </w:rPr>
          <w:fldChar w:fldCharType="separate"/>
        </w:r>
        <w:r w:rsidR="00D41B57" w:rsidRPr="001F683A">
          <w:rPr>
            <w:rFonts w:ascii="Arial" w:hAnsi="Arial" w:cs="Arial"/>
            <w:noProof/>
            <w:webHidden/>
          </w:rPr>
          <w:t>20</w:t>
        </w:r>
        <w:r w:rsidR="00D41B57" w:rsidRPr="001F683A">
          <w:rPr>
            <w:rFonts w:ascii="Arial" w:hAnsi="Arial" w:cs="Arial"/>
            <w:noProof/>
            <w:webHidden/>
          </w:rPr>
          <w:fldChar w:fldCharType="end"/>
        </w:r>
      </w:hyperlink>
    </w:p>
    <w:p w:rsidR="0023742C" w:rsidRPr="001F683A" w:rsidRDefault="002F03DE">
      <w:pPr>
        <w:pStyle w:val="Tabledesillustrations"/>
        <w:tabs>
          <w:tab w:val="right" w:leader="dot" w:pos="9062"/>
        </w:tabs>
        <w:rPr>
          <w:rFonts w:ascii="Arial" w:eastAsiaTheme="minorEastAsia" w:hAnsi="Arial" w:cs="Arial"/>
          <w:smallCaps w:val="0"/>
          <w:noProof/>
          <w:sz w:val="22"/>
          <w:szCs w:val="22"/>
          <w:lang w:eastAsia="fr-FR"/>
        </w:rPr>
      </w:pPr>
      <w:hyperlink w:anchor="_Toc396794118" w:history="1">
        <w:r w:rsidR="0023742C" w:rsidRPr="001F683A">
          <w:rPr>
            <w:rStyle w:val="Lienhypertexte"/>
            <w:rFonts w:cs="Arial"/>
            <w:noProof/>
          </w:rPr>
          <w:t xml:space="preserve">Figure </w:t>
        </w:r>
        <w:r w:rsidR="00D41B57" w:rsidRPr="001F683A">
          <w:rPr>
            <w:rStyle w:val="Lienhypertexte"/>
            <w:rFonts w:cs="Arial"/>
            <w:noProof/>
          </w:rPr>
          <w:t>5</w:t>
        </w:r>
        <w:r w:rsidR="0023742C" w:rsidRPr="001F683A">
          <w:rPr>
            <w:rStyle w:val="Lienhypertexte"/>
            <w:rFonts w:cs="Arial"/>
            <w:noProof/>
          </w:rPr>
          <w:t> : Illustration d’une cellule combustible SuperPhénix</w:t>
        </w:r>
        <w:r w:rsidR="0023742C" w:rsidRPr="001F683A">
          <w:rPr>
            <w:rFonts w:ascii="Arial" w:hAnsi="Arial" w:cs="Arial"/>
            <w:noProof/>
            <w:webHidden/>
          </w:rPr>
          <w:tab/>
        </w:r>
        <w:r w:rsidR="00D41B57" w:rsidRPr="001F683A">
          <w:rPr>
            <w:rFonts w:ascii="Arial" w:hAnsi="Arial" w:cs="Arial"/>
            <w:noProof/>
            <w:webHidden/>
          </w:rPr>
          <w:fldChar w:fldCharType="begin"/>
        </w:r>
        <w:r w:rsidR="00D41B57" w:rsidRPr="001F683A">
          <w:rPr>
            <w:rFonts w:ascii="Arial" w:hAnsi="Arial" w:cs="Arial"/>
            <w:noProof/>
            <w:webHidden/>
          </w:rPr>
          <w:instrText xml:space="preserve"> PAGEREF _Ref396949261 \h </w:instrText>
        </w:r>
        <w:r w:rsidR="00D41B57" w:rsidRPr="001F683A">
          <w:rPr>
            <w:rFonts w:ascii="Arial" w:hAnsi="Arial" w:cs="Arial"/>
            <w:noProof/>
            <w:webHidden/>
          </w:rPr>
        </w:r>
        <w:r w:rsidR="00D41B57" w:rsidRPr="001F683A">
          <w:rPr>
            <w:rFonts w:ascii="Arial" w:hAnsi="Arial" w:cs="Arial"/>
            <w:noProof/>
            <w:webHidden/>
          </w:rPr>
          <w:fldChar w:fldCharType="separate"/>
        </w:r>
        <w:r w:rsidR="00D41B57" w:rsidRPr="001F683A">
          <w:rPr>
            <w:rFonts w:ascii="Arial" w:hAnsi="Arial" w:cs="Arial"/>
            <w:noProof/>
            <w:webHidden/>
          </w:rPr>
          <w:t>23</w:t>
        </w:r>
        <w:r w:rsidR="00D41B57" w:rsidRPr="001F683A">
          <w:rPr>
            <w:rFonts w:ascii="Arial" w:hAnsi="Arial" w:cs="Arial"/>
            <w:noProof/>
            <w:webHidden/>
          </w:rPr>
          <w:fldChar w:fldCharType="end"/>
        </w:r>
      </w:hyperlink>
    </w:p>
    <w:p w:rsidR="0023742C" w:rsidRPr="001F683A" w:rsidRDefault="002F03DE">
      <w:pPr>
        <w:pStyle w:val="Tabledesillustrations"/>
        <w:tabs>
          <w:tab w:val="right" w:leader="dot" w:pos="9062"/>
        </w:tabs>
        <w:rPr>
          <w:rFonts w:ascii="Arial" w:eastAsiaTheme="minorEastAsia" w:hAnsi="Arial" w:cs="Arial"/>
          <w:smallCaps w:val="0"/>
          <w:noProof/>
          <w:sz w:val="22"/>
          <w:szCs w:val="22"/>
          <w:lang w:eastAsia="fr-FR"/>
        </w:rPr>
      </w:pPr>
      <w:hyperlink w:anchor="_Toc396794119" w:history="1">
        <w:r w:rsidR="0023742C" w:rsidRPr="001F683A">
          <w:rPr>
            <w:rStyle w:val="Lienhypertexte"/>
            <w:rFonts w:cs="Arial"/>
            <w:noProof/>
          </w:rPr>
          <w:t xml:space="preserve">Figure </w:t>
        </w:r>
        <w:r w:rsidR="00D41B57" w:rsidRPr="001F683A">
          <w:rPr>
            <w:rStyle w:val="Lienhypertexte"/>
            <w:rFonts w:cs="Arial"/>
            <w:noProof/>
          </w:rPr>
          <w:t>6</w:t>
        </w:r>
        <w:r w:rsidR="0023742C" w:rsidRPr="001F683A">
          <w:rPr>
            <w:rStyle w:val="Lienhypertexte"/>
            <w:rFonts w:cs="Arial"/>
            <w:noProof/>
          </w:rPr>
          <w:t> : Evolution de la quantité d’U235 soumis à un flux neutronique</w:t>
        </w:r>
        <w:r w:rsidR="0023742C" w:rsidRPr="001F683A">
          <w:rPr>
            <w:rFonts w:ascii="Arial" w:hAnsi="Arial" w:cs="Arial"/>
            <w:noProof/>
            <w:webHidden/>
          </w:rPr>
          <w:tab/>
        </w:r>
        <w:r w:rsidR="007F73A1">
          <w:rPr>
            <w:rFonts w:ascii="Arial" w:hAnsi="Arial" w:cs="Arial"/>
            <w:noProof/>
            <w:webHidden/>
          </w:rPr>
          <w:fldChar w:fldCharType="begin"/>
        </w:r>
        <w:r w:rsidR="007F73A1">
          <w:rPr>
            <w:rFonts w:ascii="Arial" w:hAnsi="Arial" w:cs="Arial"/>
            <w:noProof/>
            <w:webHidden/>
          </w:rPr>
          <w:instrText xml:space="preserve"> PAGEREF _Ref396981109 \h </w:instrText>
        </w:r>
        <w:r w:rsidR="007F73A1">
          <w:rPr>
            <w:rFonts w:ascii="Arial" w:hAnsi="Arial" w:cs="Arial"/>
            <w:noProof/>
            <w:webHidden/>
          </w:rPr>
        </w:r>
        <w:r w:rsidR="007F73A1">
          <w:rPr>
            <w:rFonts w:ascii="Arial" w:hAnsi="Arial" w:cs="Arial"/>
            <w:noProof/>
            <w:webHidden/>
          </w:rPr>
          <w:fldChar w:fldCharType="separate"/>
        </w:r>
        <w:r w:rsidR="007F73A1">
          <w:rPr>
            <w:rFonts w:ascii="Arial" w:hAnsi="Arial" w:cs="Arial"/>
            <w:noProof/>
            <w:webHidden/>
          </w:rPr>
          <w:t>29</w:t>
        </w:r>
        <w:r w:rsidR="007F73A1">
          <w:rPr>
            <w:rFonts w:ascii="Arial" w:hAnsi="Arial" w:cs="Arial"/>
            <w:noProof/>
            <w:webHidden/>
          </w:rPr>
          <w:fldChar w:fldCharType="end"/>
        </w:r>
      </w:hyperlink>
    </w:p>
    <w:p w:rsidR="0023742C" w:rsidRPr="001F683A" w:rsidRDefault="002F03DE">
      <w:pPr>
        <w:pStyle w:val="Tabledesillustrations"/>
        <w:tabs>
          <w:tab w:val="right" w:leader="dot" w:pos="9062"/>
        </w:tabs>
        <w:rPr>
          <w:rFonts w:ascii="Arial" w:eastAsiaTheme="minorEastAsia" w:hAnsi="Arial" w:cs="Arial"/>
          <w:smallCaps w:val="0"/>
          <w:noProof/>
          <w:sz w:val="22"/>
          <w:szCs w:val="22"/>
          <w:lang w:eastAsia="fr-FR"/>
        </w:rPr>
      </w:pPr>
      <w:hyperlink w:anchor="_Toc396794120" w:history="1">
        <w:r w:rsidR="00D41B57" w:rsidRPr="001F683A">
          <w:rPr>
            <w:rStyle w:val="Lienhypertexte"/>
            <w:rFonts w:cs="Arial"/>
            <w:noProof/>
          </w:rPr>
          <w:t>Figure 7</w:t>
        </w:r>
        <w:r w:rsidR="0023742C" w:rsidRPr="001F683A">
          <w:rPr>
            <w:rStyle w:val="Lienhypertexte"/>
            <w:rFonts w:cs="Arial"/>
            <w:noProof/>
          </w:rPr>
          <w:t> : Evolution de la quantité d’U238 soumis à un flux neutronique</w:t>
        </w:r>
        <w:r w:rsidR="0023742C" w:rsidRPr="001F683A">
          <w:rPr>
            <w:rFonts w:ascii="Arial" w:hAnsi="Arial" w:cs="Arial"/>
            <w:noProof/>
            <w:webHidden/>
          </w:rPr>
          <w:tab/>
        </w:r>
      </w:hyperlink>
      <w:r w:rsidR="007F73A1">
        <w:rPr>
          <w:rFonts w:ascii="Arial" w:hAnsi="Arial" w:cs="Arial"/>
          <w:noProof/>
        </w:rPr>
        <w:fldChar w:fldCharType="begin"/>
      </w:r>
      <w:r w:rsidR="007F73A1">
        <w:rPr>
          <w:rFonts w:ascii="Arial" w:hAnsi="Arial" w:cs="Arial"/>
          <w:noProof/>
        </w:rPr>
        <w:instrText xml:space="preserve"> PAGEREF _Ref396981122 \h </w:instrText>
      </w:r>
      <w:r w:rsidR="007F73A1">
        <w:rPr>
          <w:rFonts w:ascii="Arial" w:hAnsi="Arial" w:cs="Arial"/>
          <w:noProof/>
        </w:rPr>
      </w:r>
      <w:r w:rsidR="007F73A1">
        <w:rPr>
          <w:rFonts w:ascii="Arial" w:hAnsi="Arial" w:cs="Arial"/>
          <w:noProof/>
        </w:rPr>
        <w:fldChar w:fldCharType="separate"/>
      </w:r>
      <w:r w:rsidR="007F73A1">
        <w:rPr>
          <w:rFonts w:ascii="Arial" w:hAnsi="Arial" w:cs="Arial"/>
          <w:noProof/>
        </w:rPr>
        <w:t>30</w:t>
      </w:r>
      <w:r w:rsidR="007F73A1">
        <w:rPr>
          <w:rFonts w:ascii="Arial" w:hAnsi="Arial" w:cs="Arial"/>
          <w:noProof/>
        </w:rPr>
        <w:fldChar w:fldCharType="end"/>
      </w:r>
    </w:p>
    <w:p w:rsidR="0023742C" w:rsidRPr="001F683A" w:rsidRDefault="002F03DE">
      <w:pPr>
        <w:pStyle w:val="Tabledesillustrations"/>
        <w:tabs>
          <w:tab w:val="right" w:leader="dot" w:pos="9062"/>
        </w:tabs>
        <w:rPr>
          <w:rFonts w:ascii="Arial" w:eastAsiaTheme="minorEastAsia" w:hAnsi="Arial" w:cs="Arial"/>
          <w:smallCaps w:val="0"/>
          <w:noProof/>
          <w:sz w:val="22"/>
          <w:szCs w:val="22"/>
          <w:lang w:eastAsia="fr-FR"/>
        </w:rPr>
      </w:pPr>
      <w:hyperlink w:anchor="_Toc396794121" w:history="1">
        <w:r w:rsidR="00D41B57" w:rsidRPr="001F683A">
          <w:rPr>
            <w:rStyle w:val="Lienhypertexte"/>
            <w:rFonts w:cs="Arial"/>
            <w:noProof/>
          </w:rPr>
          <w:t>Figure 8</w:t>
        </w:r>
        <w:r w:rsidR="0023742C" w:rsidRPr="001F683A">
          <w:rPr>
            <w:rStyle w:val="Lienhypertexte"/>
            <w:rFonts w:cs="Arial"/>
            <w:noProof/>
          </w:rPr>
          <w:t> : Evolution de la quantité de Pu239 soumis à un flux neutronique</w:t>
        </w:r>
        <w:r w:rsidR="0023742C" w:rsidRPr="001F683A">
          <w:rPr>
            <w:rFonts w:ascii="Arial" w:hAnsi="Arial" w:cs="Arial"/>
            <w:noProof/>
            <w:webHidden/>
          </w:rPr>
          <w:tab/>
        </w:r>
        <w:r w:rsidR="007C31CE" w:rsidRPr="001F683A">
          <w:rPr>
            <w:rFonts w:ascii="Arial" w:hAnsi="Arial" w:cs="Arial"/>
            <w:noProof/>
            <w:webHidden/>
          </w:rPr>
          <w:fldChar w:fldCharType="begin"/>
        </w:r>
        <w:r w:rsidR="007C31CE" w:rsidRPr="001F683A">
          <w:rPr>
            <w:rFonts w:ascii="Arial" w:hAnsi="Arial" w:cs="Arial"/>
            <w:noProof/>
            <w:webHidden/>
          </w:rPr>
          <w:instrText xml:space="preserve"> PAGEREF _Ref396949315 \h </w:instrText>
        </w:r>
        <w:r w:rsidR="007C31CE" w:rsidRPr="001F683A">
          <w:rPr>
            <w:rFonts w:ascii="Arial" w:hAnsi="Arial" w:cs="Arial"/>
            <w:noProof/>
            <w:webHidden/>
          </w:rPr>
        </w:r>
        <w:r w:rsidR="007C31CE" w:rsidRPr="001F683A">
          <w:rPr>
            <w:rFonts w:ascii="Arial" w:hAnsi="Arial" w:cs="Arial"/>
            <w:noProof/>
            <w:webHidden/>
          </w:rPr>
          <w:fldChar w:fldCharType="separate"/>
        </w:r>
        <w:r w:rsidR="007C31CE" w:rsidRPr="001F683A">
          <w:rPr>
            <w:rFonts w:ascii="Arial" w:hAnsi="Arial" w:cs="Arial"/>
            <w:noProof/>
            <w:webHidden/>
          </w:rPr>
          <w:t>3</w:t>
        </w:r>
        <w:r w:rsidR="007C31CE" w:rsidRPr="001F683A">
          <w:rPr>
            <w:rFonts w:ascii="Arial" w:hAnsi="Arial" w:cs="Arial"/>
            <w:noProof/>
            <w:webHidden/>
          </w:rPr>
          <w:fldChar w:fldCharType="end"/>
        </w:r>
      </w:hyperlink>
      <w:r w:rsidR="007F73A1">
        <w:rPr>
          <w:rFonts w:ascii="Arial" w:hAnsi="Arial" w:cs="Arial"/>
          <w:noProof/>
        </w:rPr>
        <w:fldChar w:fldCharType="begin"/>
      </w:r>
      <w:r w:rsidR="007F73A1">
        <w:rPr>
          <w:rFonts w:ascii="Arial" w:hAnsi="Arial" w:cs="Arial"/>
          <w:noProof/>
        </w:rPr>
        <w:instrText xml:space="preserve"> PAGEREF _Ref396981158 \h </w:instrText>
      </w:r>
      <w:r w:rsidR="007F73A1">
        <w:rPr>
          <w:rFonts w:ascii="Arial" w:hAnsi="Arial" w:cs="Arial"/>
          <w:noProof/>
        </w:rPr>
      </w:r>
      <w:r w:rsidR="007F73A1">
        <w:rPr>
          <w:rFonts w:ascii="Arial" w:hAnsi="Arial" w:cs="Arial"/>
          <w:noProof/>
        </w:rPr>
        <w:fldChar w:fldCharType="separate"/>
      </w:r>
      <w:r w:rsidR="007F73A1">
        <w:rPr>
          <w:rFonts w:ascii="Arial" w:hAnsi="Arial" w:cs="Arial"/>
          <w:noProof/>
        </w:rPr>
        <w:t>1</w:t>
      </w:r>
      <w:r w:rsidR="007F73A1">
        <w:rPr>
          <w:rFonts w:ascii="Arial" w:hAnsi="Arial" w:cs="Arial"/>
          <w:noProof/>
        </w:rPr>
        <w:fldChar w:fldCharType="end"/>
      </w:r>
    </w:p>
    <w:p w:rsidR="0023742C" w:rsidRPr="001F683A" w:rsidRDefault="002F03DE">
      <w:pPr>
        <w:pStyle w:val="Tabledesillustrations"/>
        <w:tabs>
          <w:tab w:val="right" w:leader="dot" w:pos="9062"/>
        </w:tabs>
        <w:rPr>
          <w:rFonts w:ascii="Arial" w:eastAsiaTheme="minorEastAsia" w:hAnsi="Arial" w:cs="Arial"/>
          <w:smallCaps w:val="0"/>
          <w:noProof/>
          <w:sz w:val="22"/>
          <w:szCs w:val="22"/>
          <w:lang w:eastAsia="fr-FR"/>
        </w:rPr>
      </w:pPr>
      <w:hyperlink w:anchor="_Toc396794122" w:history="1">
        <w:r w:rsidR="00D41B57" w:rsidRPr="001F683A">
          <w:rPr>
            <w:rStyle w:val="Lienhypertexte"/>
            <w:rFonts w:cs="Arial"/>
            <w:noProof/>
          </w:rPr>
          <w:t>Figure 9</w:t>
        </w:r>
        <w:r w:rsidR="0023742C" w:rsidRPr="001F683A">
          <w:rPr>
            <w:rStyle w:val="Lienhypertexte"/>
            <w:rFonts w:cs="Arial"/>
            <w:noProof/>
          </w:rPr>
          <w:t> : Evolution de la quantité de Pu240 soumis à un flux neutronique</w:t>
        </w:r>
        <w:r w:rsidR="0023742C" w:rsidRPr="001F683A">
          <w:rPr>
            <w:rFonts w:ascii="Arial" w:hAnsi="Arial" w:cs="Arial"/>
            <w:noProof/>
            <w:webHidden/>
          </w:rPr>
          <w:tab/>
        </w:r>
        <w:r w:rsidR="007C31CE" w:rsidRPr="001F683A">
          <w:rPr>
            <w:rFonts w:ascii="Arial" w:hAnsi="Arial" w:cs="Arial"/>
            <w:noProof/>
            <w:webHidden/>
          </w:rPr>
          <w:fldChar w:fldCharType="begin"/>
        </w:r>
        <w:r w:rsidR="007C31CE" w:rsidRPr="001F683A">
          <w:rPr>
            <w:rFonts w:ascii="Arial" w:hAnsi="Arial" w:cs="Arial"/>
            <w:noProof/>
            <w:webHidden/>
          </w:rPr>
          <w:instrText xml:space="preserve"> PAGEREF _Ref396949323 \h </w:instrText>
        </w:r>
        <w:r w:rsidR="007C31CE" w:rsidRPr="001F683A">
          <w:rPr>
            <w:rFonts w:ascii="Arial" w:hAnsi="Arial" w:cs="Arial"/>
            <w:noProof/>
            <w:webHidden/>
          </w:rPr>
        </w:r>
        <w:r w:rsidR="007C31CE" w:rsidRPr="001F683A">
          <w:rPr>
            <w:rFonts w:ascii="Arial" w:hAnsi="Arial" w:cs="Arial"/>
            <w:noProof/>
            <w:webHidden/>
          </w:rPr>
          <w:fldChar w:fldCharType="separate"/>
        </w:r>
        <w:r w:rsidR="007C31CE" w:rsidRPr="001F683A">
          <w:rPr>
            <w:rFonts w:ascii="Arial" w:hAnsi="Arial" w:cs="Arial"/>
            <w:noProof/>
            <w:webHidden/>
          </w:rPr>
          <w:t>3</w:t>
        </w:r>
        <w:r w:rsidR="007C31CE" w:rsidRPr="001F683A">
          <w:rPr>
            <w:rFonts w:ascii="Arial" w:hAnsi="Arial" w:cs="Arial"/>
            <w:noProof/>
            <w:webHidden/>
          </w:rPr>
          <w:fldChar w:fldCharType="end"/>
        </w:r>
      </w:hyperlink>
      <w:r w:rsidR="007F73A1">
        <w:rPr>
          <w:rFonts w:ascii="Arial" w:hAnsi="Arial" w:cs="Arial"/>
          <w:noProof/>
        </w:rPr>
        <w:fldChar w:fldCharType="begin"/>
      </w:r>
      <w:r w:rsidR="007F73A1">
        <w:rPr>
          <w:rFonts w:ascii="Arial" w:hAnsi="Arial" w:cs="Arial"/>
          <w:noProof/>
        </w:rPr>
        <w:instrText xml:space="preserve"> PAGEREF _Ref396981167 \h </w:instrText>
      </w:r>
      <w:r w:rsidR="007F73A1">
        <w:rPr>
          <w:rFonts w:ascii="Arial" w:hAnsi="Arial" w:cs="Arial"/>
          <w:noProof/>
        </w:rPr>
      </w:r>
      <w:r w:rsidR="007F73A1">
        <w:rPr>
          <w:rFonts w:ascii="Arial" w:hAnsi="Arial" w:cs="Arial"/>
          <w:noProof/>
        </w:rPr>
        <w:fldChar w:fldCharType="separate"/>
      </w:r>
      <w:r w:rsidR="007F73A1">
        <w:rPr>
          <w:rFonts w:ascii="Arial" w:hAnsi="Arial" w:cs="Arial"/>
          <w:noProof/>
        </w:rPr>
        <w:t>2</w:t>
      </w:r>
      <w:r w:rsidR="007F73A1">
        <w:rPr>
          <w:rFonts w:ascii="Arial" w:hAnsi="Arial" w:cs="Arial"/>
          <w:noProof/>
        </w:rPr>
        <w:fldChar w:fldCharType="end"/>
      </w:r>
    </w:p>
    <w:p w:rsidR="0023742C" w:rsidRPr="001F683A" w:rsidRDefault="002F03DE">
      <w:pPr>
        <w:pStyle w:val="Tabledesillustrations"/>
        <w:tabs>
          <w:tab w:val="right" w:leader="dot" w:pos="9062"/>
        </w:tabs>
        <w:rPr>
          <w:rFonts w:ascii="Arial" w:eastAsiaTheme="minorEastAsia" w:hAnsi="Arial" w:cs="Arial"/>
          <w:smallCaps w:val="0"/>
          <w:noProof/>
          <w:sz w:val="22"/>
          <w:szCs w:val="22"/>
          <w:lang w:eastAsia="fr-FR"/>
        </w:rPr>
      </w:pPr>
      <w:hyperlink w:anchor="_Toc396794123" w:history="1">
        <w:r w:rsidR="00D41B57" w:rsidRPr="001F683A">
          <w:rPr>
            <w:rStyle w:val="Lienhypertexte"/>
            <w:rFonts w:cs="Arial"/>
            <w:noProof/>
          </w:rPr>
          <w:t>Figure 10</w:t>
        </w:r>
        <w:r w:rsidR="0023742C" w:rsidRPr="001F683A">
          <w:rPr>
            <w:rStyle w:val="Lienhypertexte"/>
            <w:rFonts w:cs="Arial"/>
            <w:noProof/>
          </w:rPr>
          <w:t> : Evolution de la quantité de Pu241 soumis à un flux neutronique</w:t>
        </w:r>
        <w:r w:rsidR="0023742C" w:rsidRPr="001F683A">
          <w:rPr>
            <w:rFonts w:ascii="Arial" w:hAnsi="Arial" w:cs="Arial"/>
            <w:noProof/>
            <w:webHidden/>
          </w:rPr>
          <w:tab/>
        </w:r>
      </w:hyperlink>
      <w:r w:rsidR="007F73A1">
        <w:rPr>
          <w:rFonts w:ascii="Arial" w:hAnsi="Arial" w:cs="Arial"/>
          <w:noProof/>
        </w:rPr>
        <w:fldChar w:fldCharType="begin"/>
      </w:r>
      <w:r w:rsidR="007F73A1">
        <w:rPr>
          <w:rFonts w:ascii="Arial" w:hAnsi="Arial" w:cs="Arial"/>
          <w:noProof/>
        </w:rPr>
        <w:instrText xml:space="preserve"> PAGEREF _Ref396981210 \h </w:instrText>
      </w:r>
      <w:r w:rsidR="007F73A1">
        <w:rPr>
          <w:rFonts w:ascii="Arial" w:hAnsi="Arial" w:cs="Arial"/>
          <w:noProof/>
        </w:rPr>
      </w:r>
      <w:r w:rsidR="007F73A1">
        <w:rPr>
          <w:rFonts w:ascii="Arial" w:hAnsi="Arial" w:cs="Arial"/>
          <w:noProof/>
        </w:rPr>
        <w:fldChar w:fldCharType="separate"/>
      </w:r>
      <w:r w:rsidR="007F73A1">
        <w:rPr>
          <w:rFonts w:ascii="Arial" w:hAnsi="Arial" w:cs="Arial"/>
          <w:noProof/>
        </w:rPr>
        <w:t>33</w:t>
      </w:r>
      <w:r w:rsidR="007F73A1">
        <w:rPr>
          <w:rFonts w:ascii="Arial" w:hAnsi="Arial" w:cs="Arial"/>
          <w:noProof/>
        </w:rPr>
        <w:fldChar w:fldCharType="end"/>
      </w:r>
    </w:p>
    <w:p w:rsidR="0023742C" w:rsidRPr="001F683A" w:rsidRDefault="002F03DE">
      <w:pPr>
        <w:pStyle w:val="Tabledesillustrations"/>
        <w:tabs>
          <w:tab w:val="right" w:leader="dot" w:pos="9062"/>
        </w:tabs>
        <w:rPr>
          <w:rFonts w:ascii="Arial" w:eastAsiaTheme="minorEastAsia" w:hAnsi="Arial" w:cs="Arial"/>
          <w:smallCaps w:val="0"/>
          <w:noProof/>
          <w:sz w:val="22"/>
          <w:szCs w:val="22"/>
          <w:lang w:eastAsia="fr-FR"/>
        </w:rPr>
      </w:pPr>
      <w:hyperlink w:anchor="_Toc396794124" w:history="1">
        <w:r w:rsidR="00D41B57" w:rsidRPr="001F683A">
          <w:rPr>
            <w:rStyle w:val="Lienhypertexte"/>
            <w:rFonts w:cs="Arial"/>
            <w:noProof/>
          </w:rPr>
          <w:t>Figure 11</w:t>
        </w:r>
        <w:r w:rsidR="0023742C" w:rsidRPr="001F683A">
          <w:rPr>
            <w:rStyle w:val="Lienhypertexte"/>
            <w:rFonts w:cs="Arial"/>
            <w:noProof/>
          </w:rPr>
          <w:t> : Evolution de la quantité d’Am241 soumis à un flux neutronique</w:t>
        </w:r>
        <w:r w:rsidR="0023742C" w:rsidRPr="001F683A">
          <w:rPr>
            <w:rFonts w:ascii="Arial" w:hAnsi="Arial" w:cs="Arial"/>
            <w:noProof/>
            <w:webHidden/>
          </w:rPr>
          <w:tab/>
        </w:r>
        <w:r w:rsidR="007C31CE" w:rsidRPr="001F683A">
          <w:rPr>
            <w:rFonts w:ascii="Arial" w:hAnsi="Arial" w:cs="Arial"/>
            <w:noProof/>
            <w:webHidden/>
          </w:rPr>
          <w:fldChar w:fldCharType="begin"/>
        </w:r>
        <w:r w:rsidR="007C31CE" w:rsidRPr="001F683A">
          <w:rPr>
            <w:rFonts w:ascii="Arial" w:hAnsi="Arial" w:cs="Arial"/>
            <w:noProof/>
            <w:webHidden/>
          </w:rPr>
          <w:instrText xml:space="preserve"> PAGEREF _Ref396949338 \h </w:instrText>
        </w:r>
        <w:r w:rsidR="007C31CE" w:rsidRPr="001F683A">
          <w:rPr>
            <w:rFonts w:ascii="Arial" w:hAnsi="Arial" w:cs="Arial"/>
            <w:noProof/>
            <w:webHidden/>
          </w:rPr>
        </w:r>
        <w:r w:rsidR="007C31CE" w:rsidRPr="001F683A">
          <w:rPr>
            <w:rFonts w:ascii="Arial" w:hAnsi="Arial" w:cs="Arial"/>
            <w:noProof/>
            <w:webHidden/>
          </w:rPr>
          <w:fldChar w:fldCharType="separate"/>
        </w:r>
        <w:r w:rsidR="007C31CE" w:rsidRPr="001F683A">
          <w:rPr>
            <w:rFonts w:ascii="Arial" w:hAnsi="Arial" w:cs="Arial"/>
            <w:noProof/>
            <w:webHidden/>
          </w:rPr>
          <w:t>3</w:t>
        </w:r>
        <w:r w:rsidR="007C31CE" w:rsidRPr="001F683A">
          <w:rPr>
            <w:rFonts w:ascii="Arial" w:hAnsi="Arial" w:cs="Arial"/>
            <w:noProof/>
            <w:webHidden/>
          </w:rPr>
          <w:fldChar w:fldCharType="end"/>
        </w:r>
      </w:hyperlink>
      <w:r w:rsidR="007F73A1">
        <w:rPr>
          <w:rFonts w:ascii="Arial" w:hAnsi="Arial" w:cs="Arial"/>
          <w:noProof/>
        </w:rPr>
        <w:fldChar w:fldCharType="begin"/>
      </w:r>
      <w:r w:rsidR="007F73A1">
        <w:rPr>
          <w:rFonts w:ascii="Arial" w:hAnsi="Arial" w:cs="Arial"/>
          <w:noProof/>
        </w:rPr>
        <w:instrText xml:space="preserve"> PAGEREF _Ref396981216 \h </w:instrText>
      </w:r>
      <w:r w:rsidR="007F73A1">
        <w:rPr>
          <w:rFonts w:ascii="Arial" w:hAnsi="Arial" w:cs="Arial"/>
          <w:noProof/>
        </w:rPr>
      </w:r>
      <w:r w:rsidR="007F73A1">
        <w:rPr>
          <w:rFonts w:ascii="Arial" w:hAnsi="Arial" w:cs="Arial"/>
          <w:noProof/>
        </w:rPr>
        <w:fldChar w:fldCharType="separate"/>
      </w:r>
      <w:r w:rsidR="007F73A1">
        <w:rPr>
          <w:rFonts w:ascii="Arial" w:hAnsi="Arial" w:cs="Arial"/>
          <w:noProof/>
        </w:rPr>
        <w:t>4</w:t>
      </w:r>
      <w:r w:rsidR="007F73A1">
        <w:rPr>
          <w:rFonts w:ascii="Arial" w:hAnsi="Arial" w:cs="Arial"/>
          <w:noProof/>
        </w:rPr>
        <w:fldChar w:fldCharType="end"/>
      </w:r>
    </w:p>
    <w:p w:rsidR="0023742C" w:rsidRPr="001F683A" w:rsidRDefault="002F03DE">
      <w:pPr>
        <w:pStyle w:val="Tabledesillustrations"/>
        <w:tabs>
          <w:tab w:val="right" w:leader="dot" w:pos="9062"/>
        </w:tabs>
        <w:rPr>
          <w:rFonts w:ascii="Arial" w:eastAsiaTheme="minorEastAsia" w:hAnsi="Arial" w:cs="Arial"/>
          <w:smallCaps w:val="0"/>
          <w:noProof/>
          <w:sz w:val="22"/>
          <w:szCs w:val="22"/>
          <w:lang w:eastAsia="fr-FR"/>
        </w:rPr>
      </w:pPr>
      <w:hyperlink w:anchor="_Toc396794125" w:history="1">
        <w:r w:rsidR="00D41B57" w:rsidRPr="001F683A">
          <w:rPr>
            <w:rStyle w:val="Lienhypertexte"/>
            <w:rFonts w:cs="Arial"/>
            <w:noProof/>
          </w:rPr>
          <w:t>Figure 12</w:t>
        </w:r>
        <w:r w:rsidR="0023742C" w:rsidRPr="001F683A">
          <w:rPr>
            <w:rStyle w:val="Lienhypertexte"/>
            <w:rFonts w:cs="Arial"/>
            <w:noProof/>
          </w:rPr>
          <w:t> : Evolution de la quantité de Pu242 soumis à un flux neutronique</w:t>
        </w:r>
        <w:r w:rsidR="0023742C" w:rsidRPr="001F683A">
          <w:rPr>
            <w:rFonts w:ascii="Arial" w:hAnsi="Arial" w:cs="Arial"/>
            <w:noProof/>
            <w:webHidden/>
          </w:rPr>
          <w:tab/>
        </w:r>
        <w:r w:rsidR="007C31CE" w:rsidRPr="001F683A">
          <w:rPr>
            <w:rFonts w:ascii="Arial" w:hAnsi="Arial" w:cs="Arial"/>
            <w:noProof/>
            <w:webHidden/>
          </w:rPr>
          <w:fldChar w:fldCharType="begin"/>
        </w:r>
        <w:r w:rsidR="007C31CE" w:rsidRPr="001F683A">
          <w:rPr>
            <w:rFonts w:ascii="Arial" w:hAnsi="Arial" w:cs="Arial"/>
            <w:noProof/>
            <w:webHidden/>
          </w:rPr>
          <w:instrText xml:space="preserve"> PAGEREF _Ref396949346 \h </w:instrText>
        </w:r>
        <w:r w:rsidR="007C31CE" w:rsidRPr="001F683A">
          <w:rPr>
            <w:rFonts w:ascii="Arial" w:hAnsi="Arial" w:cs="Arial"/>
            <w:noProof/>
            <w:webHidden/>
          </w:rPr>
        </w:r>
        <w:r w:rsidR="007C31CE" w:rsidRPr="001F683A">
          <w:rPr>
            <w:rFonts w:ascii="Arial" w:hAnsi="Arial" w:cs="Arial"/>
            <w:noProof/>
            <w:webHidden/>
          </w:rPr>
          <w:fldChar w:fldCharType="separate"/>
        </w:r>
        <w:r w:rsidR="007C31CE" w:rsidRPr="001F683A">
          <w:rPr>
            <w:rFonts w:ascii="Arial" w:hAnsi="Arial" w:cs="Arial"/>
            <w:noProof/>
            <w:webHidden/>
          </w:rPr>
          <w:t>3</w:t>
        </w:r>
        <w:r w:rsidR="007C31CE" w:rsidRPr="001F683A">
          <w:rPr>
            <w:rFonts w:ascii="Arial" w:hAnsi="Arial" w:cs="Arial"/>
            <w:noProof/>
            <w:webHidden/>
          </w:rPr>
          <w:fldChar w:fldCharType="end"/>
        </w:r>
      </w:hyperlink>
      <w:r w:rsidR="007F73A1">
        <w:rPr>
          <w:rFonts w:ascii="Arial" w:hAnsi="Arial" w:cs="Arial"/>
          <w:noProof/>
        </w:rPr>
        <w:fldChar w:fldCharType="begin"/>
      </w:r>
      <w:r w:rsidR="007F73A1">
        <w:rPr>
          <w:rFonts w:ascii="Arial" w:hAnsi="Arial" w:cs="Arial"/>
          <w:noProof/>
        </w:rPr>
        <w:instrText xml:space="preserve"> PAGEREF _Ref396981226 \h </w:instrText>
      </w:r>
      <w:r w:rsidR="007F73A1">
        <w:rPr>
          <w:rFonts w:ascii="Arial" w:hAnsi="Arial" w:cs="Arial"/>
          <w:noProof/>
        </w:rPr>
      </w:r>
      <w:r w:rsidR="007F73A1">
        <w:rPr>
          <w:rFonts w:ascii="Arial" w:hAnsi="Arial" w:cs="Arial"/>
          <w:noProof/>
        </w:rPr>
        <w:fldChar w:fldCharType="separate"/>
      </w:r>
      <w:r w:rsidR="007F73A1">
        <w:rPr>
          <w:rFonts w:ascii="Arial" w:hAnsi="Arial" w:cs="Arial"/>
          <w:noProof/>
        </w:rPr>
        <w:t>5</w:t>
      </w:r>
      <w:r w:rsidR="007F73A1">
        <w:rPr>
          <w:rFonts w:ascii="Arial" w:hAnsi="Arial" w:cs="Arial"/>
          <w:noProof/>
        </w:rPr>
        <w:fldChar w:fldCharType="end"/>
      </w:r>
    </w:p>
    <w:p w:rsidR="0023742C" w:rsidRPr="00137C42" w:rsidRDefault="002F03DE" w:rsidP="00D41B57">
      <w:pPr>
        <w:pStyle w:val="Tabledesillustrations"/>
        <w:tabs>
          <w:tab w:val="right" w:leader="dot" w:pos="9062"/>
        </w:tabs>
        <w:rPr>
          <w:rFonts w:ascii="Arial" w:eastAsiaTheme="minorEastAsia" w:hAnsi="Arial" w:cs="Arial"/>
          <w:smallCaps w:val="0"/>
          <w:noProof/>
          <w:sz w:val="22"/>
          <w:szCs w:val="22"/>
          <w:lang w:eastAsia="fr-FR"/>
        </w:rPr>
      </w:pPr>
      <w:hyperlink w:anchor="_Toc396794126" w:history="1">
        <w:r w:rsidR="00D41B57" w:rsidRPr="00137C42">
          <w:rPr>
            <w:rStyle w:val="Lienhypertexte"/>
            <w:rFonts w:cs="Arial"/>
            <w:noProof/>
          </w:rPr>
          <w:t>Figure 13</w:t>
        </w:r>
        <w:r w:rsidR="0023742C" w:rsidRPr="00137C42">
          <w:rPr>
            <w:rStyle w:val="Lienhypertexte"/>
            <w:rFonts w:cs="Arial"/>
            <w:noProof/>
          </w:rPr>
          <w:t> : Evolution de la quantité de Pu238 soumis à un flux neutronique</w:t>
        </w:r>
        <w:r w:rsidR="0023742C" w:rsidRPr="00137C42">
          <w:rPr>
            <w:rFonts w:ascii="Arial" w:hAnsi="Arial" w:cs="Arial"/>
            <w:noProof/>
            <w:webHidden/>
          </w:rPr>
          <w:tab/>
        </w:r>
        <w:r w:rsidR="007C31CE" w:rsidRPr="00137C42">
          <w:rPr>
            <w:rFonts w:ascii="Arial" w:hAnsi="Arial" w:cs="Arial"/>
            <w:noProof/>
            <w:webHidden/>
          </w:rPr>
          <w:fldChar w:fldCharType="begin"/>
        </w:r>
        <w:r w:rsidR="007C31CE" w:rsidRPr="00137C42">
          <w:rPr>
            <w:rFonts w:ascii="Arial" w:hAnsi="Arial" w:cs="Arial"/>
            <w:noProof/>
            <w:webHidden/>
          </w:rPr>
          <w:instrText xml:space="preserve"> PAGEREF _Ref396949356 \h </w:instrText>
        </w:r>
        <w:r w:rsidR="007C31CE" w:rsidRPr="00137C42">
          <w:rPr>
            <w:rFonts w:ascii="Arial" w:hAnsi="Arial" w:cs="Arial"/>
            <w:noProof/>
            <w:webHidden/>
          </w:rPr>
        </w:r>
        <w:r w:rsidR="007C31CE" w:rsidRPr="00137C42">
          <w:rPr>
            <w:rFonts w:ascii="Arial" w:hAnsi="Arial" w:cs="Arial"/>
            <w:noProof/>
            <w:webHidden/>
          </w:rPr>
          <w:fldChar w:fldCharType="separate"/>
        </w:r>
        <w:r w:rsidR="007C31CE" w:rsidRPr="00137C42">
          <w:rPr>
            <w:rFonts w:ascii="Arial" w:hAnsi="Arial" w:cs="Arial"/>
            <w:noProof/>
            <w:webHidden/>
          </w:rPr>
          <w:t>3</w:t>
        </w:r>
        <w:r w:rsidR="007C31CE" w:rsidRPr="00137C42">
          <w:rPr>
            <w:rFonts w:ascii="Arial" w:hAnsi="Arial" w:cs="Arial"/>
            <w:noProof/>
            <w:webHidden/>
          </w:rPr>
          <w:fldChar w:fldCharType="end"/>
        </w:r>
      </w:hyperlink>
      <w:r w:rsidR="007F73A1" w:rsidRPr="00137C42">
        <w:rPr>
          <w:rFonts w:ascii="Arial" w:hAnsi="Arial" w:cs="Arial"/>
          <w:noProof/>
        </w:rPr>
        <w:fldChar w:fldCharType="begin"/>
      </w:r>
      <w:r w:rsidR="007F73A1" w:rsidRPr="00137C42">
        <w:rPr>
          <w:rFonts w:ascii="Arial" w:hAnsi="Arial" w:cs="Arial"/>
          <w:noProof/>
        </w:rPr>
        <w:instrText xml:space="preserve"> PAGEREF _Ref396981233 \h </w:instrText>
      </w:r>
      <w:r w:rsidR="007F73A1" w:rsidRPr="00137C42">
        <w:rPr>
          <w:rFonts w:ascii="Arial" w:hAnsi="Arial" w:cs="Arial"/>
          <w:noProof/>
        </w:rPr>
      </w:r>
      <w:r w:rsidR="007F73A1" w:rsidRPr="00137C42">
        <w:rPr>
          <w:rFonts w:ascii="Arial" w:hAnsi="Arial" w:cs="Arial"/>
          <w:noProof/>
        </w:rPr>
        <w:fldChar w:fldCharType="separate"/>
      </w:r>
      <w:r w:rsidR="007F73A1" w:rsidRPr="00137C42">
        <w:rPr>
          <w:rFonts w:ascii="Arial" w:hAnsi="Arial" w:cs="Arial"/>
          <w:noProof/>
        </w:rPr>
        <w:t>6</w:t>
      </w:r>
      <w:r w:rsidR="007F73A1" w:rsidRPr="00137C42">
        <w:rPr>
          <w:rFonts w:ascii="Arial" w:hAnsi="Arial" w:cs="Arial"/>
          <w:noProof/>
        </w:rPr>
        <w:fldChar w:fldCharType="end"/>
      </w:r>
    </w:p>
    <w:p w:rsidR="0023742C" w:rsidRPr="00137C42" w:rsidRDefault="002F03DE">
      <w:pPr>
        <w:pStyle w:val="Tabledesillustrations"/>
        <w:tabs>
          <w:tab w:val="right" w:leader="dot" w:pos="9062"/>
        </w:tabs>
        <w:rPr>
          <w:rFonts w:ascii="Arial" w:hAnsi="Arial" w:cs="Arial"/>
          <w:noProof/>
        </w:rPr>
      </w:pPr>
      <w:hyperlink w:anchor="_Toc396794128" w:history="1">
        <w:r w:rsidR="0023742C" w:rsidRPr="00137C42">
          <w:rPr>
            <w:rStyle w:val="Lienhypertexte"/>
            <w:rFonts w:cs="Arial"/>
            <w:noProof/>
          </w:rPr>
          <w:t>Figure 14 : Evolution des noyaux lourds du combustible soumis à un flux neutronique</w:t>
        </w:r>
        <w:r w:rsidR="0023742C" w:rsidRPr="00137C42">
          <w:rPr>
            <w:rFonts w:ascii="Arial" w:hAnsi="Arial" w:cs="Arial"/>
            <w:noProof/>
            <w:webHidden/>
          </w:rPr>
          <w:tab/>
        </w:r>
        <w:r w:rsidR="007C31CE" w:rsidRPr="00137C42">
          <w:rPr>
            <w:rFonts w:ascii="Arial" w:hAnsi="Arial" w:cs="Arial"/>
            <w:noProof/>
            <w:webHidden/>
          </w:rPr>
          <w:fldChar w:fldCharType="begin"/>
        </w:r>
        <w:r w:rsidR="007C31CE" w:rsidRPr="00137C42">
          <w:rPr>
            <w:rFonts w:ascii="Arial" w:hAnsi="Arial" w:cs="Arial"/>
            <w:noProof/>
            <w:webHidden/>
          </w:rPr>
          <w:instrText xml:space="preserve"> PAGEREF _Ref396949364 \h </w:instrText>
        </w:r>
        <w:r w:rsidR="007C31CE" w:rsidRPr="00137C42">
          <w:rPr>
            <w:rFonts w:ascii="Arial" w:hAnsi="Arial" w:cs="Arial"/>
            <w:noProof/>
            <w:webHidden/>
          </w:rPr>
        </w:r>
        <w:r w:rsidR="007C31CE" w:rsidRPr="00137C42">
          <w:rPr>
            <w:rFonts w:ascii="Arial" w:hAnsi="Arial" w:cs="Arial"/>
            <w:noProof/>
            <w:webHidden/>
          </w:rPr>
          <w:fldChar w:fldCharType="separate"/>
        </w:r>
        <w:r w:rsidR="007C31CE" w:rsidRPr="00137C42">
          <w:rPr>
            <w:rFonts w:ascii="Arial" w:hAnsi="Arial" w:cs="Arial"/>
            <w:noProof/>
            <w:webHidden/>
          </w:rPr>
          <w:t>3</w:t>
        </w:r>
        <w:r w:rsidR="007C31CE" w:rsidRPr="00137C42">
          <w:rPr>
            <w:rFonts w:ascii="Arial" w:hAnsi="Arial" w:cs="Arial"/>
            <w:noProof/>
            <w:webHidden/>
          </w:rPr>
          <w:fldChar w:fldCharType="end"/>
        </w:r>
      </w:hyperlink>
      <w:r w:rsidR="007F73A1" w:rsidRPr="00137C42">
        <w:rPr>
          <w:rFonts w:ascii="Arial" w:hAnsi="Arial" w:cs="Arial"/>
          <w:noProof/>
        </w:rPr>
        <w:fldChar w:fldCharType="begin"/>
      </w:r>
      <w:r w:rsidR="007F73A1" w:rsidRPr="00137C42">
        <w:rPr>
          <w:rFonts w:ascii="Arial" w:hAnsi="Arial" w:cs="Arial"/>
          <w:noProof/>
        </w:rPr>
        <w:instrText xml:space="preserve"> PAGEREF _Ref396981254 \h </w:instrText>
      </w:r>
      <w:r w:rsidR="007F73A1" w:rsidRPr="00137C42">
        <w:rPr>
          <w:rFonts w:ascii="Arial" w:hAnsi="Arial" w:cs="Arial"/>
          <w:noProof/>
        </w:rPr>
      </w:r>
      <w:r w:rsidR="007F73A1" w:rsidRPr="00137C42">
        <w:rPr>
          <w:rFonts w:ascii="Arial" w:hAnsi="Arial" w:cs="Arial"/>
          <w:noProof/>
        </w:rPr>
        <w:fldChar w:fldCharType="separate"/>
      </w:r>
      <w:r w:rsidR="007F73A1" w:rsidRPr="00137C42">
        <w:rPr>
          <w:rFonts w:ascii="Arial" w:hAnsi="Arial" w:cs="Arial"/>
          <w:noProof/>
        </w:rPr>
        <w:t>7</w:t>
      </w:r>
      <w:r w:rsidR="007F73A1" w:rsidRPr="00137C42">
        <w:rPr>
          <w:rFonts w:ascii="Arial" w:hAnsi="Arial" w:cs="Arial"/>
          <w:noProof/>
        </w:rPr>
        <w:fldChar w:fldCharType="end"/>
      </w:r>
    </w:p>
    <w:p w:rsidR="00E2581B" w:rsidRPr="00137C42" w:rsidRDefault="002F03DE" w:rsidP="00E2581B">
      <w:pPr>
        <w:pStyle w:val="Tabledesillustrations"/>
        <w:tabs>
          <w:tab w:val="right" w:leader="dot" w:pos="9062"/>
        </w:tabs>
        <w:rPr>
          <w:rFonts w:ascii="Arial" w:hAnsi="Arial" w:cs="Arial"/>
          <w:noProof/>
        </w:rPr>
      </w:pPr>
      <w:hyperlink w:anchor="_Toc396794128" w:history="1">
        <w:r w:rsidR="00E2581B" w:rsidRPr="00137C42">
          <w:rPr>
            <w:rStyle w:val="Lienhypertexte"/>
            <w:rFonts w:cs="Arial"/>
          </w:rPr>
          <w:fldChar w:fldCharType="begin"/>
        </w:r>
        <w:r w:rsidR="00E2581B" w:rsidRPr="00137C42">
          <w:rPr>
            <w:rFonts w:ascii="Arial" w:hAnsi="Arial" w:cs="Arial"/>
            <w:noProof/>
          </w:rPr>
          <w:instrText xml:space="preserve"> REF _Ref396950314 \h </w:instrText>
        </w:r>
        <w:r w:rsidR="00E2581B" w:rsidRPr="00137C42">
          <w:rPr>
            <w:rStyle w:val="Lienhypertexte"/>
            <w:rFonts w:cs="Arial"/>
          </w:rPr>
          <w:instrText xml:space="preserve"> \* MERGEFORMAT </w:instrText>
        </w:r>
        <w:r w:rsidR="00E2581B" w:rsidRPr="00137C42">
          <w:rPr>
            <w:rStyle w:val="Lienhypertexte"/>
            <w:rFonts w:cs="Arial"/>
          </w:rPr>
        </w:r>
        <w:r w:rsidR="00E2581B" w:rsidRPr="00137C42">
          <w:rPr>
            <w:rStyle w:val="Lienhypertexte"/>
            <w:rFonts w:cs="Arial"/>
          </w:rPr>
          <w:fldChar w:fldCharType="separate"/>
        </w:r>
        <w:r w:rsidR="00E2581B" w:rsidRPr="00137C42">
          <w:rPr>
            <w:rFonts w:ascii="Arial" w:hAnsi="Arial" w:cs="Arial"/>
          </w:rPr>
          <w:t xml:space="preserve">Figure </w:t>
        </w:r>
        <w:r w:rsidR="00E2581B" w:rsidRPr="00137C42">
          <w:rPr>
            <w:rFonts w:ascii="Arial" w:hAnsi="Arial" w:cs="Arial"/>
            <w:noProof/>
          </w:rPr>
          <w:t>15</w:t>
        </w:r>
        <w:r w:rsidR="00E2581B" w:rsidRPr="00137C42">
          <w:rPr>
            <w:rFonts w:ascii="Arial" w:hAnsi="Arial" w:cs="Arial"/>
          </w:rPr>
          <w:t> : Comparaison du modèle RK1 et DRAGON</w:t>
        </w:r>
        <w:r w:rsidR="00E2581B" w:rsidRPr="00137C42">
          <w:rPr>
            <w:rStyle w:val="Lienhypertexte"/>
            <w:rFonts w:cs="Arial"/>
          </w:rPr>
          <w:fldChar w:fldCharType="end"/>
        </w:r>
        <w:r w:rsidR="00E2581B" w:rsidRPr="00137C42">
          <w:rPr>
            <w:rFonts w:ascii="Arial" w:hAnsi="Arial" w:cs="Arial"/>
            <w:noProof/>
            <w:webHidden/>
          </w:rPr>
          <w:tab/>
        </w:r>
        <w:r w:rsidR="00E2581B" w:rsidRPr="00137C42">
          <w:rPr>
            <w:rFonts w:ascii="Arial" w:hAnsi="Arial" w:cs="Arial"/>
            <w:noProof/>
            <w:webHidden/>
          </w:rPr>
          <w:fldChar w:fldCharType="begin"/>
        </w:r>
        <w:r w:rsidR="00E2581B" w:rsidRPr="00137C42">
          <w:rPr>
            <w:rFonts w:ascii="Arial" w:hAnsi="Arial" w:cs="Arial"/>
            <w:noProof/>
            <w:webHidden/>
          </w:rPr>
          <w:instrText xml:space="preserve"> PAGEREF _Ref396950314 \h </w:instrText>
        </w:r>
        <w:r w:rsidR="00E2581B" w:rsidRPr="00137C42">
          <w:rPr>
            <w:rFonts w:ascii="Arial" w:hAnsi="Arial" w:cs="Arial"/>
            <w:noProof/>
            <w:webHidden/>
          </w:rPr>
        </w:r>
        <w:r w:rsidR="00E2581B" w:rsidRPr="00137C42">
          <w:rPr>
            <w:rFonts w:ascii="Arial" w:hAnsi="Arial" w:cs="Arial"/>
            <w:noProof/>
            <w:webHidden/>
          </w:rPr>
          <w:fldChar w:fldCharType="separate"/>
        </w:r>
        <w:r w:rsidR="00E2581B" w:rsidRPr="00137C42">
          <w:rPr>
            <w:rFonts w:ascii="Arial" w:hAnsi="Arial" w:cs="Arial"/>
            <w:noProof/>
            <w:webHidden/>
          </w:rPr>
          <w:t>3</w:t>
        </w:r>
        <w:r w:rsidR="00E2581B" w:rsidRPr="00137C42">
          <w:rPr>
            <w:rFonts w:ascii="Arial" w:hAnsi="Arial" w:cs="Arial"/>
            <w:noProof/>
            <w:webHidden/>
          </w:rPr>
          <w:fldChar w:fldCharType="end"/>
        </w:r>
      </w:hyperlink>
      <w:r w:rsidR="007F73A1" w:rsidRPr="00137C42">
        <w:rPr>
          <w:rFonts w:ascii="Arial" w:hAnsi="Arial" w:cs="Arial"/>
          <w:noProof/>
        </w:rPr>
        <w:fldChar w:fldCharType="begin"/>
      </w:r>
      <w:r w:rsidR="007F73A1" w:rsidRPr="00137C42">
        <w:rPr>
          <w:rFonts w:ascii="Arial" w:hAnsi="Arial" w:cs="Arial"/>
          <w:noProof/>
        </w:rPr>
        <w:instrText xml:space="preserve"> PAGEREF _Ref396981265 \h </w:instrText>
      </w:r>
      <w:r w:rsidR="007F73A1" w:rsidRPr="00137C42">
        <w:rPr>
          <w:rFonts w:ascii="Arial" w:hAnsi="Arial" w:cs="Arial"/>
          <w:noProof/>
        </w:rPr>
      </w:r>
      <w:r w:rsidR="007F73A1" w:rsidRPr="00137C42">
        <w:rPr>
          <w:rFonts w:ascii="Arial" w:hAnsi="Arial" w:cs="Arial"/>
          <w:noProof/>
        </w:rPr>
        <w:fldChar w:fldCharType="separate"/>
      </w:r>
      <w:r w:rsidR="007F73A1" w:rsidRPr="00137C42">
        <w:rPr>
          <w:rFonts w:ascii="Arial" w:hAnsi="Arial" w:cs="Arial"/>
          <w:noProof/>
        </w:rPr>
        <w:t>8</w:t>
      </w:r>
      <w:r w:rsidR="007F73A1" w:rsidRPr="00137C42">
        <w:rPr>
          <w:rFonts w:ascii="Arial" w:hAnsi="Arial" w:cs="Arial"/>
          <w:noProof/>
        </w:rPr>
        <w:fldChar w:fldCharType="end"/>
      </w:r>
    </w:p>
    <w:p w:rsidR="00137C42" w:rsidRPr="00137C42" w:rsidRDefault="00137C42" w:rsidP="00137C42">
      <w:pPr>
        <w:pStyle w:val="Tabledesillustrations"/>
        <w:tabs>
          <w:tab w:val="right" w:leader="dot" w:pos="9062"/>
        </w:tabs>
        <w:rPr>
          <w:rFonts w:ascii="Arial" w:eastAsiaTheme="minorEastAsia" w:hAnsi="Arial" w:cs="Arial"/>
          <w:smallCaps w:val="0"/>
          <w:noProof/>
          <w:sz w:val="22"/>
          <w:szCs w:val="22"/>
          <w:lang w:eastAsia="fr-FR"/>
        </w:rPr>
      </w:pPr>
      <w:r w:rsidRPr="00137C42">
        <w:rPr>
          <w:rFonts w:ascii="Arial" w:hAnsi="Arial" w:cs="Arial"/>
        </w:rPr>
        <w:fldChar w:fldCharType="begin"/>
      </w:r>
      <w:r w:rsidRPr="00137C42">
        <w:rPr>
          <w:rFonts w:ascii="Arial" w:hAnsi="Arial" w:cs="Arial"/>
        </w:rPr>
        <w:instrText xml:space="preserve"> REF _Ref397005254 \h </w:instrText>
      </w:r>
      <w:r>
        <w:rPr>
          <w:rFonts w:ascii="Arial" w:hAnsi="Arial" w:cs="Arial"/>
        </w:rPr>
        <w:instrText xml:space="preserve"> \* MERGEFORMAT </w:instrText>
      </w:r>
      <w:r w:rsidRPr="00137C42">
        <w:rPr>
          <w:rFonts w:ascii="Arial" w:hAnsi="Arial" w:cs="Arial"/>
        </w:rPr>
      </w:r>
      <w:r w:rsidRPr="00137C42">
        <w:rPr>
          <w:rFonts w:ascii="Arial" w:hAnsi="Arial" w:cs="Arial"/>
        </w:rPr>
        <w:fldChar w:fldCharType="separate"/>
      </w:r>
      <w:r w:rsidRPr="00137C42">
        <w:rPr>
          <w:rFonts w:ascii="Arial" w:hAnsi="Arial" w:cs="Arial"/>
        </w:rPr>
        <w:t xml:space="preserve">Figure </w:t>
      </w:r>
      <w:r w:rsidRPr="00137C42">
        <w:rPr>
          <w:rFonts w:ascii="Arial" w:hAnsi="Arial" w:cs="Arial"/>
          <w:noProof/>
        </w:rPr>
        <w:t>16</w:t>
      </w:r>
      <w:r w:rsidRPr="00137C42">
        <w:rPr>
          <w:rFonts w:ascii="Arial" w:hAnsi="Arial" w:cs="Arial"/>
        </w:rPr>
        <w:t xml:space="preserve"> : </w:t>
      </w:r>
      <w:r w:rsidRPr="00137C42">
        <w:rPr>
          <w:rFonts w:ascii="Arial" w:hAnsi="Arial" w:cs="Arial"/>
          <w:sz w:val="24"/>
        </w:rPr>
        <w:t>Composition de l’enrichissement massique du PuO</w:t>
      </w:r>
      <w:r w:rsidRPr="00137C42">
        <w:rPr>
          <w:rFonts w:ascii="Arial" w:hAnsi="Arial" w:cs="Arial"/>
          <w:sz w:val="24"/>
          <w:vertAlign w:val="subscript"/>
        </w:rPr>
        <w:t xml:space="preserve">2 </w:t>
      </w:r>
      <w:r w:rsidRPr="00137C42">
        <w:rPr>
          <w:rFonts w:ascii="Arial" w:hAnsi="Arial" w:cs="Arial"/>
          <w:sz w:val="24"/>
        </w:rPr>
        <w:t>dans la phase d’irradiation</w:t>
      </w:r>
      <w:r w:rsidRPr="00137C42">
        <w:rPr>
          <w:rFonts w:ascii="Arial" w:hAnsi="Arial" w:cs="Arial"/>
          <w:sz w:val="24"/>
          <w:vertAlign w:val="subscript"/>
        </w:rPr>
        <w:t xml:space="preserve"> </w:t>
      </w:r>
      <w:r w:rsidRPr="00137C42">
        <w:rPr>
          <w:rFonts w:ascii="Arial" w:hAnsi="Arial" w:cs="Arial"/>
          <w:sz w:val="24"/>
        </w:rPr>
        <w:t>en fonction de la Pvol dans une pastille SPX</w:t>
      </w:r>
      <w:r w:rsidRPr="00137C42">
        <w:rPr>
          <w:rFonts w:ascii="Arial" w:hAnsi="Arial" w:cs="Arial"/>
        </w:rPr>
        <w:fldChar w:fldCharType="end"/>
      </w:r>
      <w:hyperlink w:anchor="_Toc396794115" w:history="1">
        <w:r w:rsidRPr="00137C42">
          <w:rPr>
            <w:rFonts w:ascii="Arial" w:hAnsi="Arial" w:cs="Arial"/>
            <w:noProof/>
            <w:webHidden/>
          </w:rPr>
          <w:tab/>
        </w:r>
        <w:r>
          <w:rPr>
            <w:rFonts w:ascii="Arial" w:hAnsi="Arial" w:cs="Arial"/>
            <w:noProof/>
            <w:webHidden/>
          </w:rPr>
          <w:fldChar w:fldCharType="begin"/>
        </w:r>
        <w:r>
          <w:rPr>
            <w:rFonts w:ascii="Arial" w:hAnsi="Arial" w:cs="Arial"/>
            <w:noProof/>
            <w:webHidden/>
          </w:rPr>
          <w:instrText xml:space="preserve"> PAGEREF _Ref397005254 \h </w:instrText>
        </w:r>
        <w:r>
          <w:rPr>
            <w:rFonts w:ascii="Arial" w:hAnsi="Arial" w:cs="Arial"/>
            <w:noProof/>
            <w:webHidden/>
          </w:rPr>
        </w:r>
        <w:r>
          <w:rPr>
            <w:rFonts w:ascii="Arial" w:hAnsi="Arial" w:cs="Arial"/>
            <w:noProof/>
            <w:webHidden/>
          </w:rPr>
          <w:fldChar w:fldCharType="separate"/>
        </w:r>
        <w:r>
          <w:rPr>
            <w:rFonts w:ascii="Arial" w:hAnsi="Arial" w:cs="Arial"/>
            <w:noProof/>
            <w:webHidden/>
          </w:rPr>
          <w:t>39</w:t>
        </w:r>
        <w:r>
          <w:rPr>
            <w:rFonts w:ascii="Arial" w:hAnsi="Arial" w:cs="Arial"/>
            <w:noProof/>
            <w:webHidden/>
          </w:rPr>
          <w:fldChar w:fldCharType="end"/>
        </w:r>
      </w:hyperlink>
    </w:p>
    <w:p w:rsidR="00137C42" w:rsidRPr="00137C42" w:rsidRDefault="002F03DE" w:rsidP="00137C42">
      <w:pPr>
        <w:pStyle w:val="Tabledesillustrations"/>
        <w:tabs>
          <w:tab w:val="right" w:leader="dot" w:pos="9062"/>
        </w:tabs>
        <w:rPr>
          <w:rFonts w:ascii="Arial" w:eastAsiaTheme="minorEastAsia" w:hAnsi="Arial" w:cs="Arial"/>
          <w:smallCaps w:val="0"/>
          <w:noProof/>
          <w:sz w:val="22"/>
          <w:szCs w:val="22"/>
          <w:lang w:eastAsia="fr-FR"/>
        </w:rPr>
      </w:pPr>
      <w:hyperlink w:anchor="_Toc396794116" w:history="1">
        <w:r w:rsidR="00137C42" w:rsidRPr="00137C42">
          <w:rPr>
            <w:rStyle w:val="Lienhypertexte"/>
            <w:rFonts w:cs="Arial"/>
            <w:noProof/>
          </w:rPr>
          <w:fldChar w:fldCharType="begin"/>
        </w:r>
        <w:r w:rsidR="00137C42" w:rsidRPr="00137C42">
          <w:rPr>
            <w:rFonts w:ascii="Arial" w:hAnsi="Arial" w:cs="Arial"/>
          </w:rPr>
          <w:instrText xml:space="preserve"> REF _Ref397005287 \h </w:instrText>
        </w:r>
        <w:r w:rsidR="00137C42">
          <w:rPr>
            <w:rStyle w:val="Lienhypertexte"/>
            <w:rFonts w:cs="Arial"/>
            <w:noProof/>
          </w:rPr>
          <w:instrText xml:space="preserve"> \* MERGEFORMAT </w:instrText>
        </w:r>
        <w:r w:rsidR="00137C42" w:rsidRPr="00137C42">
          <w:rPr>
            <w:rStyle w:val="Lienhypertexte"/>
            <w:rFonts w:cs="Arial"/>
            <w:noProof/>
          </w:rPr>
        </w:r>
        <w:r w:rsidR="00137C42" w:rsidRPr="00137C42">
          <w:rPr>
            <w:rStyle w:val="Lienhypertexte"/>
            <w:rFonts w:cs="Arial"/>
            <w:noProof/>
          </w:rPr>
          <w:fldChar w:fldCharType="separate"/>
        </w:r>
        <w:r w:rsidR="00137C42" w:rsidRPr="00137C42">
          <w:rPr>
            <w:rFonts w:ascii="Arial" w:hAnsi="Arial" w:cs="Arial"/>
          </w:rPr>
          <w:t xml:space="preserve">Figure </w:t>
        </w:r>
        <w:r w:rsidR="00137C42" w:rsidRPr="00137C42">
          <w:rPr>
            <w:rFonts w:ascii="Arial" w:hAnsi="Arial" w:cs="Arial"/>
            <w:noProof/>
          </w:rPr>
          <w:t>17</w:t>
        </w:r>
        <w:r w:rsidR="00137C42" w:rsidRPr="00137C42">
          <w:rPr>
            <w:rFonts w:ascii="Arial" w:hAnsi="Arial" w:cs="Arial"/>
          </w:rPr>
          <w:t> : Evolution du Pu239 et du Pu241 dans une pastille SPX</w:t>
        </w:r>
        <w:r w:rsidR="00137C42" w:rsidRPr="00137C42">
          <w:rPr>
            <w:rStyle w:val="Lienhypertexte"/>
            <w:rFonts w:cs="Arial"/>
            <w:noProof/>
          </w:rPr>
          <w:fldChar w:fldCharType="end"/>
        </w:r>
        <w:r w:rsidR="00137C42" w:rsidRPr="00137C42">
          <w:rPr>
            <w:rFonts w:ascii="Arial" w:hAnsi="Arial" w:cs="Arial"/>
            <w:noProof/>
            <w:webHidden/>
          </w:rPr>
          <w:tab/>
        </w:r>
        <w:r w:rsidR="00137C42" w:rsidRPr="00137C42">
          <w:rPr>
            <w:rFonts w:ascii="Arial" w:hAnsi="Arial" w:cs="Arial"/>
            <w:noProof/>
            <w:webHidden/>
          </w:rPr>
          <w:fldChar w:fldCharType="begin"/>
        </w:r>
        <w:r w:rsidR="00137C42" w:rsidRPr="00137C42">
          <w:rPr>
            <w:rFonts w:ascii="Arial" w:hAnsi="Arial" w:cs="Arial"/>
            <w:noProof/>
            <w:webHidden/>
          </w:rPr>
          <w:instrText xml:space="preserve"> PAGEREF _Ref396949233 \h </w:instrText>
        </w:r>
        <w:r w:rsidR="00137C42" w:rsidRPr="00137C42">
          <w:rPr>
            <w:rFonts w:ascii="Arial" w:hAnsi="Arial" w:cs="Arial"/>
            <w:noProof/>
            <w:webHidden/>
          </w:rPr>
        </w:r>
        <w:r w:rsidR="00137C42" w:rsidRPr="00137C42">
          <w:rPr>
            <w:rFonts w:ascii="Arial" w:hAnsi="Arial" w:cs="Arial"/>
            <w:noProof/>
            <w:webHidden/>
          </w:rPr>
          <w:fldChar w:fldCharType="end"/>
        </w:r>
      </w:hyperlink>
      <w:r w:rsidR="00137C42">
        <w:rPr>
          <w:rFonts w:ascii="Arial" w:hAnsi="Arial" w:cs="Arial"/>
          <w:noProof/>
        </w:rPr>
        <w:fldChar w:fldCharType="begin"/>
      </w:r>
      <w:r w:rsidR="00137C42">
        <w:rPr>
          <w:rFonts w:ascii="Arial" w:hAnsi="Arial" w:cs="Arial"/>
          <w:noProof/>
        </w:rPr>
        <w:instrText xml:space="preserve"> PAGEREF _Ref397005287 \h </w:instrText>
      </w:r>
      <w:r w:rsidR="00137C42">
        <w:rPr>
          <w:rFonts w:ascii="Arial" w:hAnsi="Arial" w:cs="Arial"/>
          <w:noProof/>
        </w:rPr>
      </w:r>
      <w:r w:rsidR="00137C42">
        <w:rPr>
          <w:rFonts w:ascii="Arial" w:hAnsi="Arial" w:cs="Arial"/>
          <w:noProof/>
        </w:rPr>
        <w:fldChar w:fldCharType="separate"/>
      </w:r>
      <w:r w:rsidR="00137C42">
        <w:rPr>
          <w:rFonts w:ascii="Arial" w:hAnsi="Arial" w:cs="Arial"/>
          <w:noProof/>
        </w:rPr>
        <w:t>40</w:t>
      </w:r>
      <w:r w:rsidR="00137C42">
        <w:rPr>
          <w:rFonts w:ascii="Arial" w:hAnsi="Arial" w:cs="Arial"/>
          <w:noProof/>
        </w:rPr>
        <w:fldChar w:fldCharType="end"/>
      </w:r>
    </w:p>
    <w:p w:rsidR="00137C42" w:rsidRPr="00137C42" w:rsidRDefault="002F03DE" w:rsidP="00137C42">
      <w:pPr>
        <w:pStyle w:val="Tabledesillustrations"/>
        <w:tabs>
          <w:tab w:val="right" w:leader="dot" w:pos="9062"/>
        </w:tabs>
        <w:rPr>
          <w:rFonts w:ascii="Arial" w:hAnsi="Arial" w:cs="Arial"/>
          <w:noProof/>
        </w:rPr>
      </w:pPr>
      <w:hyperlink w:anchor="_Toc396794117" w:history="1">
        <w:r w:rsidR="00137C42" w:rsidRPr="00137C42">
          <w:rPr>
            <w:rStyle w:val="Lienhypertexte"/>
            <w:rFonts w:cs="Arial"/>
            <w:noProof/>
          </w:rPr>
          <w:fldChar w:fldCharType="begin"/>
        </w:r>
        <w:r w:rsidR="00137C42" w:rsidRPr="00137C42">
          <w:rPr>
            <w:rFonts w:ascii="Arial" w:hAnsi="Arial" w:cs="Arial"/>
          </w:rPr>
          <w:instrText xml:space="preserve"> REF _Ref397005419 \h </w:instrText>
        </w:r>
        <w:r w:rsidR="00137C42">
          <w:rPr>
            <w:rStyle w:val="Lienhypertexte"/>
            <w:rFonts w:cs="Arial"/>
            <w:noProof/>
          </w:rPr>
          <w:instrText xml:space="preserve"> \* MERGEFORMAT </w:instrText>
        </w:r>
        <w:r w:rsidR="00137C42" w:rsidRPr="00137C42">
          <w:rPr>
            <w:rStyle w:val="Lienhypertexte"/>
            <w:rFonts w:cs="Arial"/>
            <w:noProof/>
          </w:rPr>
        </w:r>
        <w:r w:rsidR="00137C42" w:rsidRPr="00137C42">
          <w:rPr>
            <w:rStyle w:val="Lienhypertexte"/>
            <w:rFonts w:cs="Arial"/>
            <w:noProof/>
          </w:rPr>
          <w:fldChar w:fldCharType="separate"/>
        </w:r>
        <w:r w:rsidR="00137C42" w:rsidRPr="00137C42">
          <w:rPr>
            <w:rFonts w:ascii="Arial" w:hAnsi="Arial" w:cs="Arial"/>
          </w:rPr>
          <w:t xml:space="preserve">Figure </w:t>
        </w:r>
        <w:r w:rsidR="00137C42" w:rsidRPr="00137C42">
          <w:rPr>
            <w:rFonts w:ascii="Arial" w:hAnsi="Arial" w:cs="Arial"/>
            <w:noProof/>
          </w:rPr>
          <w:t>18</w:t>
        </w:r>
        <w:r w:rsidR="00137C42" w:rsidRPr="00137C42">
          <w:rPr>
            <w:rFonts w:ascii="Arial" w:hAnsi="Arial" w:cs="Arial"/>
          </w:rPr>
          <w:t> : Evolution du Pu240 et du Pu241 dans une pastille SPX</w:t>
        </w:r>
        <w:r w:rsidR="00137C42" w:rsidRPr="00137C42">
          <w:rPr>
            <w:rStyle w:val="Lienhypertexte"/>
            <w:rFonts w:cs="Arial"/>
            <w:noProof/>
          </w:rPr>
          <w:fldChar w:fldCharType="end"/>
        </w:r>
        <w:r w:rsidR="00137C42" w:rsidRPr="00137C42">
          <w:rPr>
            <w:rFonts w:ascii="Arial" w:hAnsi="Arial" w:cs="Arial"/>
            <w:noProof/>
            <w:webHidden/>
          </w:rPr>
          <w:tab/>
        </w:r>
        <w:r w:rsidR="00137C42">
          <w:rPr>
            <w:rFonts w:ascii="Arial" w:hAnsi="Arial" w:cs="Arial"/>
            <w:noProof/>
            <w:webHidden/>
          </w:rPr>
          <w:fldChar w:fldCharType="begin"/>
        </w:r>
        <w:r w:rsidR="00137C42">
          <w:rPr>
            <w:rFonts w:ascii="Arial" w:hAnsi="Arial" w:cs="Arial"/>
            <w:noProof/>
            <w:webHidden/>
          </w:rPr>
          <w:instrText xml:space="preserve"> PAGEREF _Ref397005419 \h </w:instrText>
        </w:r>
        <w:r w:rsidR="00137C42">
          <w:rPr>
            <w:rFonts w:ascii="Arial" w:hAnsi="Arial" w:cs="Arial"/>
            <w:noProof/>
            <w:webHidden/>
          </w:rPr>
        </w:r>
        <w:r w:rsidR="00137C42">
          <w:rPr>
            <w:rFonts w:ascii="Arial" w:hAnsi="Arial" w:cs="Arial"/>
            <w:noProof/>
            <w:webHidden/>
          </w:rPr>
          <w:fldChar w:fldCharType="separate"/>
        </w:r>
        <w:r w:rsidR="00137C42">
          <w:rPr>
            <w:rFonts w:ascii="Arial" w:hAnsi="Arial" w:cs="Arial"/>
            <w:noProof/>
            <w:webHidden/>
          </w:rPr>
          <w:t>41</w:t>
        </w:r>
        <w:r w:rsidR="00137C42">
          <w:rPr>
            <w:rFonts w:ascii="Arial" w:hAnsi="Arial" w:cs="Arial"/>
            <w:noProof/>
            <w:webHidden/>
          </w:rPr>
          <w:fldChar w:fldCharType="end"/>
        </w:r>
      </w:hyperlink>
    </w:p>
    <w:p w:rsidR="00137C42" w:rsidRPr="00137C42" w:rsidRDefault="002F03DE" w:rsidP="00137C42">
      <w:pPr>
        <w:pStyle w:val="Tabledesillustrations"/>
        <w:tabs>
          <w:tab w:val="right" w:leader="dot" w:pos="9062"/>
        </w:tabs>
        <w:rPr>
          <w:rFonts w:ascii="Arial" w:hAnsi="Arial" w:cs="Arial"/>
          <w:noProof/>
        </w:rPr>
      </w:pPr>
      <w:hyperlink w:anchor="_Toc396794117" w:history="1">
        <w:r w:rsidR="00137C42" w:rsidRPr="00137C42">
          <w:rPr>
            <w:rStyle w:val="Lienhypertexte"/>
            <w:rFonts w:cs="Arial"/>
          </w:rPr>
          <w:fldChar w:fldCharType="begin"/>
        </w:r>
        <w:r w:rsidR="00137C42" w:rsidRPr="00137C42">
          <w:rPr>
            <w:rFonts w:ascii="Arial" w:hAnsi="Arial" w:cs="Arial"/>
            <w:noProof/>
          </w:rPr>
          <w:instrText xml:space="preserve"> REF _Ref396948870 \h </w:instrText>
        </w:r>
        <w:r w:rsidR="00137C42" w:rsidRPr="00137C42">
          <w:rPr>
            <w:rStyle w:val="Lienhypertexte"/>
            <w:rFonts w:cs="Arial"/>
          </w:rPr>
          <w:instrText xml:space="preserve"> \* MERGEFORMAT </w:instrText>
        </w:r>
        <w:r w:rsidR="00137C42" w:rsidRPr="00137C42">
          <w:rPr>
            <w:rStyle w:val="Lienhypertexte"/>
            <w:rFonts w:cs="Arial"/>
          </w:rPr>
        </w:r>
        <w:r w:rsidR="00137C42" w:rsidRPr="00137C42">
          <w:rPr>
            <w:rStyle w:val="Lienhypertexte"/>
            <w:rFonts w:cs="Arial"/>
          </w:rPr>
          <w:fldChar w:fldCharType="separate"/>
        </w:r>
        <w:r w:rsidR="00137C42" w:rsidRPr="00137C42">
          <w:rPr>
            <w:rFonts w:ascii="Arial" w:hAnsi="Arial" w:cs="Arial"/>
          </w:rPr>
          <w:t>F</w:t>
        </w:r>
        <w:r w:rsidR="00137C42" w:rsidRPr="00137C42">
          <w:rPr>
            <w:rStyle w:val="Lienhypertexte"/>
            <w:rFonts w:cs="Arial"/>
          </w:rPr>
          <w:fldChar w:fldCharType="end"/>
        </w:r>
        <w:r w:rsidR="00137C42" w:rsidRPr="00137C42">
          <w:rPr>
            <w:rStyle w:val="Lienhypertexte"/>
            <w:rFonts w:cs="Arial"/>
          </w:rPr>
          <w:fldChar w:fldCharType="begin"/>
        </w:r>
        <w:r w:rsidR="00137C42" w:rsidRPr="00137C42">
          <w:rPr>
            <w:rStyle w:val="Lienhypertexte"/>
            <w:rFonts w:cs="Arial"/>
          </w:rPr>
          <w:instrText xml:space="preserve"> REF _Ref397005408 \h </w:instrText>
        </w:r>
        <w:r w:rsidR="00137C42">
          <w:rPr>
            <w:rStyle w:val="Lienhypertexte"/>
            <w:rFonts w:cs="Arial"/>
          </w:rPr>
          <w:instrText xml:space="preserve"> \* MERGEFORMAT </w:instrText>
        </w:r>
        <w:r w:rsidR="00137C42" w:rsidRPr="00137C42">
          <w:rPr>
            <w:rStyle w:val="Lienhypertexte"/>
            <w:rFonts w:cs="Arial"/>
          </w:rPr>
        </w:r>
        <w:r w:rsidR="00137C42" w:rsidRPr="00137C42">
          <w:rPr>
            <w:rStyle w:val="Lienhypertexte"/>
            <w:rFonts w:cs="Arial"/>
          </w:rPr>
          <w:fldChar w:fldCharType="separate"/>
        </w:r>
        <w:r w:rsidR="00137C42" w:rsidRPr="00137C42">
          <w:rPr>
            <w:rFonts w:ascii="Arial" w:hAnsi="Arial" w:cs="Arial"/>
          </w:rPr>
          <w:t xml:space="preserve">igure </w:t>
        </w:r>
        <w:r w:rsidR="00137C42" w:rsidRPr="00137C42">
          <w:rPr>
            <w:rFonts w:ascii="Arial" w:hAnsi="Arial" w:cs="Arial"/>
            <w:noProof/>
          </w:rPr>
          <w:t>19</w:t>
        </w:r>
        <w:r w:rsidR="00137C42" w:rsidRPr="00137C42">
          <w:rPr>
            <w:rFonts w:ascii="Arial" w:hAnsi="Arial" w:cs="Arial"/>
          </w:rPr>
          <w:t> : Evolution du Pu29 et du Pu240 dans une pastille SPX</w:t>
        </w:r>
        <w:r w:rsidR="00137C42" w:rsidRPr="00137C42">
          <w:rPr>
            <w:rStyle w:val="Lienhypertexte"/>
            <w:rFonts w:cs="Arial"/>
          </w:rPr>
          <w:fldChar w:fldCharType="end"/>
        </w:r>
        <w:r w:rsidR="00137C42" w:rsidRPr="00137C42">
          <w:rPr>
            <w:rFonts w:ascii="Arial" w:hAnsi="Arial" w:cs="Arial"/>
            <w:noProof/>
            <w:webHidden/>
          </w:rPr>
          <w:tab/>
        </w:r>
        <w:r w:rsidR="00137C42">
          <w:rPr>
            <w:rFonts w:ascii="Arial" w:hAnsi="Arial" w:cs="Arial"/>
            <w:noProof/>
            <w:webHidden/>
          </w:rPr>
          <w:fldChar w:fldCharType="begin"/>
        </w:r>
        <w:r w:rsidR="00137C42">
          <w:rPr>
            <w:rFonts w:ascii="Arial" w:hAnsi="Arial" w:cs="Arial"/>
            <w:noProof/>
            <w:webHidden/>
          </w:rPr>
          <w:instrText xml:space="preserve"> PAGEREF _Ref397005408 \h </w:instrText>
        </w:r>
        <w:r w:rsidR="00137C42">
          <w:rPr>
            <w:rFonts w:ascii="Arial" w:hAnsi="Arial" w:cs="Arial"/>
            <w:noProof/>
            <w:webHidden/>
          </w:rPr>
        </w:r>
        <w:r w:rsidR="00137C42">
          <w:rPr>
            <w:rFonts w:ascii="Arial" w:hAnsi="Arial" w:cs="Arial"/>
            <w:noProof/>
            <w:webHidden/>
          </w:rPr>
          <w:fldChar w:fldCharType="separate"/>
        </w:r>
        <w:r w:rsidR="00137C42">
          <w:rPr>
            <w:rFonts w:ascii="Arial" w:hAnsi="Arial" w:cs="Arial"/>
            <w:noProof/>
            <w:webHidden/>
          </w:rPr>
          <w:t>42</w:t>
        </w:r>
        <w:r w:rsidR="00137C42">
          <w:rPr>
            <w:rFonts w:ascii="Arial" w:hAnsi="Arial" w:cs="Arial"/>
            <w:noProof/>
            <w:webHidden/>
          </w:rPr>
          <w:fldChar w:fldCharType="end"/>
        </w:r>
      </w:hyperlink>
    </w:p>
    <w:p w:rsidR="00137C42" w:rsidRPr="00137C42" w:rsidRDefault="002F03DE" w:rsidP="00137C42">
      <w:pPr>
        <w:pStyle w:val="Tabledesillustrations"/>
        <w:tabs>
          <w:tab w:val="right" w:leader="dot" w:pos="9062"/>
        </w:tabs>
        <w:rPr>
          <w:rFonts w:ascii="Arial" w:eastAsiaTheme="minorEastAsia" w:hAnsi="Arial" w:cs="Arial"/>
          <w:smallCaps w:val="0"/>
          <w:noProof/>
          <w:sz w:val="22"/>
          <w:szCs w:val="22"/>
          <w:lang w:eastAsia="fr-FR"/>
        </w:rPr>
      </w:pPr>
      <w:hyperlink w:anchor="_Toc396794118" w:history="1">
        <w:r w:rsidR="00137C42" w:rsidRPr="00137C42">
          <w:rPr>
            <w:rStyle w:val="Lienhypertexte"/>
            <w:rFonts w:cs="Arial"/>
            <w:noProof/>
          </w:rPr>
          <w:fldChar w:fldCharType="begin"/>
        </w:r>
        <w:r w:rsidR="00137C42" w:rsidRPr="00137C42">
          <w:rPr>
            <w:rFonts w:ascii="Arial" w:hAnsi="Arial" w:cs="Arial"/>
          </w:rPr>
          <w:instrText xml:space="preserve"> REF _Ref397005382 \h </w:instrText>
        </w:r>
        <w:r w:rsidR="00137C42">
          <w:rPr>
            <w:rStyle w:val="Lienhypertexte"/>
            <w:rFonts w:cs="Arial"/>
            <w:noProof/>
          </w:rPr>
          <w:instrText xml:space="preserve"> \* MERGEFORMAT </w:instrText>
        </w:r>
        <w:r w:rsidR="00137C42" w:rsidRPr="00137C42">
          <w:rPr>
            <w:rStyle w:val="Lienhypertexte"/>
            <w:rFonts w:cs="Arial"/>
            <w:noProof/>
          </w:rPr>
        </w:r>
        <w:r w:rsidR="00137C42" w:rsidRPr="00137C42">
          <w:rPr>
            <w:rStyle w:val="Lienhypertexte"/>
            <w:rFonts w:cs="Arial"/>
            <w:noProof/>
          </w:rPr>
          <w:fldChar w:fldCharType="separate"/>
        </w:r>
        <w:r w:rsidR="00137C42" w:rsidRPr="00137C42">
          <w:rPr>
            <w:rFonts w:ascii="Arial" w:hAnsi="Arial" w:cs="Arial"/>
          </w:rPr>
          <w:t xml:space="preserve">Figure </w:t>
        </w:r>
        <w:r w:rsidR="00137C42" w:rsidRPr="00137C42">
          <w:rPr>
            <w:rFonts w:ascii="Arial" w:hAnsi="Arial" w:cs="Arial"/>
            <w:noProof/>
          </w:rPr>
          <w:t>20</w:t>
        </w:r>
        <w:r w:rsidR="00137C42" w:rsidRPr="00137C42">
          <w:rPr>
            <w:rFonts w:ascii="Arial" w:hAnsi="Arial" w:cs="Arial"/>
          </w:rPr>
          <w:t xml:space="preserve"> : </w:t>
        </w:r>
        <w:r w:rsidR="00137C42" w:rsidRPr="00137C42">
          <w:rPr>
            <w:rFonts w:ascii="Arial" w:hAnsi="Arial" w:cs="Arial"/>
            <w:sz w:val="24"/>
          </w:rPr>
          <w:t>Composition de l’enrichissement massique du PuO</w:t>
        </w:r>
        <w:r w:rsidR="00137C42" w:rsidRPr="00137C42">
          <w:rPr>
            <w:rFonts w:ascii="Arial" w:hAnsi="Arial" w:cs="Arial"/>
            <w:sz w:val="24"/>
            <w:vertAlign w:val="subscript"/>
          </w:rPr>
          <w:t xml:space="preserve">2 </w:t>
        </w:r>
        <w:r w:rsidR="00137C42" w:rsidRPr="00137C42">
          <w:rPr>
            <w:rFonts w:ascii="Arial" w:hAnsi="Arial" w:cs="Arial"/>
            <w:sz w:val="24"/>
          </w:rPr>
          <w:t>dans la phase d’irradiation</w:t>
        </w:r>
        <w:r w:rsidR="00137C42" w:rsidRPr="00137C42">
          <w:rPr>
            <w:rFonts w:ascii="Arial" w:hAnsi="Arial" w:cs="Arial"/>
            <w:sz w:val="24"/>
            <w:vertAlign w:val="subscript"/>
          </w:rPr>
          <w:t xml:space="preserve"> </w:t>
        </w:r>
        <w:r w:rsidR="00137C42" w:rsidRPr="00137C42">
          <w:rPr>
            <w:rFonts w:ascii="Arial" w:hAnsi="Arial" w:cs="Arial"/>
            <w:sz w:val="24"/>
          </w:rPr>
          <w:t xml:space="preserve">en fonction de la Pvol dans une pastille </w:t>
        </w:r>
        <w:r w:rsidR="00137C42" w:rsidRPr="00137C42">
          <w:rPr>
            <w:rFonts w:ascii="Arial" w:hAnsi="Arial" w:cs="Arial"/>
          </w:rPr>
          <w:t>REP</w:t>
        </w:r>
        <w:r w:rsidR="00137C42" w:rsidRPr="00137C42">
          <w:rPr>
            <w:rStyle w:val="Lienhypertexte"/>
            <w:rFonts w:cs="Arial"/>
            <w:noProof/>
          </w:rPr>
          <w:fldChar w:fldCharType="end"/>
        </w:r>
        <w:r w:rsidR="00137C42" w:rsidRPr="00137C42">
          <w:rPr>
            <w:rFonts w:ascii="Arial" w:hAnsi="Arial" w:cs="Arial"/>
            <w:noProof/>
            <w:webHidden/>
          </w:rPr>
          <w:tab/>
        </w:r>
        <w:r w:rsidR="00137C42">
          <w:rPr>
            <w:rFonts w:ascii="Arial" w:hAnsi="Arial" w:cs="Arial"/>
            <w:noProof/>
            <w:webHidden/>
          </w:rPr>
          <w:fldChar w:fldCharType="begin"/>
        </w:r>
        <w:r w:rsidR="00137C42">
          <w:rPr>
            <w:rFonts w:ascii="Arial" w:hAnsi="Arial" w:cs="Arial"/>
            <w:noProof/>
            <w:webHidden/>
          </w:rPr>
          <w:instrText xml:space="preserve"> PAGEREF _Ref397005382 \h </w:instrText>
        </w:r>
        <w:r w:rsidR="00137C42">
          <w:rPr>
            <w:rFonts w:ascii="Arial" w:hAnsi="Arial" w:cs="Arial"/>
            <w:noProof/>
            <w:webHidden/>
          </w:rPr>
        </w:r>
        <w:r w:rsidR="00137C42">
          <w:rPr>
            <w:rFonts w:ascii="Arial" w:hAnsi="Arial" w:cs="Arial"/>
            <w:noProof/>
            <w:webHidden/>
          </w:rPr>
          <w:fldChar w:fldCharType="separate"/>
        </w:r>
        <w:r w:rsidR="00137C42">
          <w:rPr>
            <w:rFonts w:ascii="Arial" w:hAnsi="Arial" w:cs="Arial"/>
            <w:noProof/>
            <w:webHidden/>
          </w:rPr>
          <w:t>43</w:t>
        </w:r>
        <w:r w:rsidR="00137C42">
          <w:rPr>
            <w:rFonts w:ascii="Arial" w:hAnsi="Arial" w:cs="Arial"/>
            <w:noProof/>
            <w:webHidden/>
          </w:rPr>
          <w:fldChar w:fldCharType="end"/>
        </w:r>
      </w:hyperlink>
    </w:p>
    <w:p w:rsidR="00137C42" w:rsidRPr="00C71475" w:rsidRDefault="002F03DE" w:rsidP="00137C42">
      <w:pPr>
        <w:pStyle w:val="Tabledesillustrations"/>
        <w:tabs>
          <w:tab w:val="right" w:leader="dot" w:pos="9062"/>
        </w:tabs>
        <w:rPr>
          <w:rFonts w:ascii="Arial" w:eastAsiaTheme="minorEastAsia" w:hAnsi="Arial" w:cs="Arial"/>
          <w:smallCaps w:val="0"/>
          <w:noProof/>
          <w:sz w:val="22"/>
          <w:szCs w:val="22"/>
          <w:lang w:eastAsia="fr-FR"/>
        </w:rPr>
      </w:pPr>
      <w:hyperlink w:anchor="_Toc396794119" w:history="1">
        <w:r w:rsidR="00137C42" w:rsidRPr="00C71475">
          <w:rPr>
            <w:rStyle w:val="Lienhypertexte"/>
            <w:rFonts w:cs="Arial"/>
            <w:noProof/>
          </w:rPr>
          <w:fldChar w:fldCharType="begin"/>
        </w:r>
        <w:r w:rsidR="00137C42" w:rsidRPr="00C71475">
          <w:rPr>
            <w:rFonts w:ascii="Arial" w:hAnsi="Arial" w:cs="Arial"/>
          </w:rPr>
          <w:instrText xml:space="preserve"> REF _Ref397005368 \h </w:instrText>
        </w:r>
        <w:r w:rsidR="00137C42" w:rsidRPr="00C71475">
          <w:rPr>
            <w:rStyle w:val="Lienhypertexte"/>
            <w:rFonts w:cs="Arial"/>
            <w:noProof/>
          </w:rPr>
          <w:instrText xml:space="preserve"> \* MERGEFORMAT </w:instrText>
        </w:r>
        <w:r w:rsidR="00137C42" w:rsidRPr="00C71475">
          <w:rPr>
            <w:rStyle w:val="Lienhypertexte"/>
            <w:rFonts w:cs="Arial"/>
            <w:noProof/>
          </w:rPr>
        </w:r>
        <w:r w:rsidR="00137C42" w:rsidRPr="00C71475">
          <w:rPr>
            <w:rStyle w:val="Lienhypertexte"/>
            <w:rFonts w:cs="Arial"/>
            <w:noProof/>
          </w:rPr>
          <w:fldChar w:fldCharType="separate"/>
        </w:r>
        <w:r w:rsidR="00137C42" w:rsidRPr="00C71475">
          <w:rPr>
            <w:rFonts w:ascii="Arial" w:hAnsi="Arial" w:cs="Arial"/>
          </w:rPr>
          <w:t xml:space="preserve">Figure </w:t>
        </w:r>
        <w:r w:rsidR="00137C42" w:rsidRPr="00C71475">
          <w:rPr>
            <w:rFonts w:ascii="Arial" w:hAnsi="Arial" w:cs="Arial"/>
            <w:noProof/>
          </w:rPr>
          <w:t>21</w:t>
        </w:r>
        <w:r w:rsidR="00137C42" w:rsidRPr="00C71475">
          <w:rPr>
            <w:rFonts w:ascii="Arial" w:hAnsi="Arial" w:cs="Arial"/>
          </w:rPr>
          <w:t> : Evolution du Pu239 et du Pu241 dans une pastille REP</w:t>
        </w:r>
        <w:r w:rsidR="00137C42" w:rsidRPr="00C71475">
          <w:rPr>
            <w:rStyle w:val="Lienhypertexte"/>
            <w:rFonts w:cs="Arial"/>
            <w:noProof/>
          </w:rPr>
          <w:fldChar w:fldCharType="end"/>
        </w:r>
        <w:r w:rsidR="00137C42" w:rsidRPr="00C71475">
          <w:rPr>
            <w:rFonts w:ascii="Arial" w:hAnsi="Arial" w:cs="Arial"/>
            <w:noProof/>
            <w:webHidden/>
          </w:rPr>
          <w:tab/>
        </w:r>
        <w:r w:rsidR="00137C42" w:rsidRPr="00C71475">
          <w:rPr>
            <w:rFonts w:ascii="Arial" w:hAnsi="Arial" w:cs="Arial"/>
            <w:noProof/>
            <w:webHidden/>
          </w:rPr>
          <w:fldChar w:fldCharType="begin"/>
        </w:r>
        <w:r w:rsidR="00137C42" w:rsidRPr="00C71475">
          <w:rPr>
            <w:rFonts w:ascii="Arial" w:hAnsi="Arial" w:cs="Arial"/>
            <w:noProof/>
            <w:webHidden/>
          </w:rPr>
          <w:instrText xml:space="preserve"> PAGEREF _Ref397005368 \h </w:instrText>
        </w:r>
        <w:r w:rsidR="00137C42" w:rsidRPr="00C71475">
          <w:rPr>
            <w:rFonts w:ascii="Arial" w:hAnsi="Arial" w:cs="Arial"/>
            <w:noProof/>
            <w:webHidden/>
          </w:rPr>
        </w:r>
        <w:r w:rsidR="00137C42" w:rsidRPr="00C71475">
          <w:rPr>
            <w:rFonts w:ascii="Arial" w:hAnsi="Arial" w:cs="Arial"/>
            <w:noProof/>
            <w:webHidden/>
          </w:rPr>
          <w:fldChar w:fldCharType="separate"/>
        </w:r>
        <w:r w:rsidR="00137C42" w:rsidRPr="00C71475">
          <w:rPr>
            <w:rFonts w:ascii="Arial" w:hAnsi="Arial" w:cs="Arial"/>
            <w:noProof/>
            <w:webHidden/>
          </w:rPr>
          <w:t>44</w:t>
        </w:r>
        <w:r w:rsidR="00137C42" w:rsidRPr="00C71475">
          <w:rPr>
            <w:rFonts w:ascii="Arial" w:hAnsi="Arial" w:cs="Arial"/>
            <w:noProof/>
            <w:webHidden/>
          </w:rPr>
          <w:fldChar w:fldCharType="end"/>
        </w:r>
      </w:hyperlink>
    </w:p>
    <w:p w:rsidR="00137C42" w:rsidRPr="00C71475" w:rsidRDefault="002F03DE" w:rsidP="00137C42">
      <w:pPr>
        <w:pStyle w:val="Tabledesillustrations"/>
        <w:tabs>
          <w:tab w:val="right" w:leader="dot" w:pos="9062"/>
        </w:tabs>
        <w:rPr>
          <w:rFonts w:ascii="Arial" w:eastAsiaTheme="minorEastAsia" w:hAnsi="Arial" w:cs="Arial"/>
          <w:smallCaps w:val="0"/>
          <w:noProof/>
          <w:sz w:val="22"/>
          <w:szCs w:val="22"/>
          <w:lang w:eastAsia="fr-FR"/>
        </w:rPr>
      </w:pPr>
      <w:hyperlink w:anchor="_Toc396794120" w:history="1">
        <w:r w:rsidR="00137C42" w:rsidRPr="00C71475">
          <w:rPr>
            <w:rStyle w:val="Lienhypertexte"/>
            <w:rFonts w:cs="Arial"/>
            <w:noProof/>
          </w:rPr>
          <w:fldChar w:fldCharType="begin"/>
        </w:r>
        <w:r w:rsidR="00137C42" w:rsidRPr="00C71475">
          <w:rPr>
            <w:rFonts w:ascii="Arial" w:hAnsi="Arial" w:cs="Arial"/>
          </w:rPr>
          <w:instrText xml:space="preserve"> REF _Ref397005351 \h </w:instrText>
        </w:r>
        <w:r w:rsidR="00137C42" w:rsidRPr="00C71475">
          <w:rPr>
            <w:rStyle w:val="Lienhypertexte"/>
            <w:rFonts w:cs="Arial"/>
            <w:noProof/>
          </w:rPr>
          <w:instrText xml:space="preserve"> \* MERGEFORMAT </w:instrText>
        </w:r>
        <w:r w:rsidR="00137C42" w:rsidRPr="00C71475">
          <w:rPr>
            <w:rStyle w:val="Lienhypertexte"/>
            <w:rFonts w:cs="Arial"/>
            <w:noProof/>
          </w:rPr>
        </w:r>
        <w:r w:rsidR="00137C42" w:rsidRPr="00C71475">
          <w:rPr>
            <w:rStyle w:val="Lienhypertexte"/>
            <w:rFonts w:cs="Arial"/>
            <w:noProof/>
          </w:rPr>
          <w:fldChar w:fldCharType="separate"/>
        </w:r>
        <w:r w:rsidR="00137C42" w:rsidRPr="00C71475">
          <w:rPr>
            <w:rFonts w:ascii="Arial" w:hAnsi="Arial" w:cs="Arial"/>
          </w:rPr>
          <w:t xml:space="preserve">Figure </w:t>
        </w:r>
        <w:r w:rsidR="00137C42" w:rsidRPr="00C71475">
          <w:rPr>
            <w:rFonts w:ascii="Arial" w:hAnsi="Arial" w:cs="Arial"/>
            <w:noProof/>
          </w:rPr>
          <w:t>22</w:t>
        </w:r>
        <w:r w:rsidR="00137C42" w:rsidRPr="00C71475">
          <w:rPr>
            <w:rFonts w:ascii="Arial" w:hAnsi="Arial" w:cs="Arial"/>
          </w:rPr>
          <w:t> : Evolution du Pu240 et du Pu241 dans une pastille REP</w:t>
        </w:r>
        <w:r w:rsidR="00137C42" w:rsidRPr="00C71475">
          <w:rPr>
            <w:rStyle w:val="Lienhypertexte"/>
            <w:rFonts w:cs="Arial"/>
            <w:noProof/>
          </w:rPr>
          <w:fldChar w:fldCharType="end"/>
        </w:r>
        <w:r w:rsidR="00137C42" w:rsidRPr="00C71475">
          <w:rPr>
            <w:rFonts w:ascii="Arial" w:hAnsi="Arial" w:cs="Arial"/>
            <w:noProof/>
            <w:webHidden/>
          </w:rPr>
          <w:tab/>
        </w:r>
      </w:hyperlink>
      <w:r w:rsidR="00137C42" w:rsidRPr="00C71475">
        <w:rPr>
          <w:rFonts w:ascii="Arial" w:hAnsi="Arial" w:cs="Arial"/>
          <w:noProof/>
        </w:rPr>
        <w:fldChar w:fldCharType="begin"/>
      </w:r>
      <w:r w:rsidR="00137C42" w:rsidRPr="00C71475">
        <w:rPr>
          <w:rFonts w:ascii="Arial" w:hAnsi="Arial" w:cs="Arial"/>
          <w:noProof/>
        </w:rPr>
        <w:instrText xml:space="preserve"> PAGEREF _Ref397005351 \h </w:instrText>
      </w:r>
      <w:r w:rsidR="00137C42" w:rsidRPr="00C71475">
        <w:rPr>
          <w:rFonts w:ascii="Arial" w:hAnsi="Arial" w:cs="Arial"/>
          <w:noProof/>
        </w:rPr>
      </w:r>
      <w:r w:rsidR="00137C42" w:rsidRPr="00C71475">
        <w:rPr>
          <w:rFonts w:ascii="Arial" w:hAnsi="Arial" w:cs="Arial"/>
          <w:noProof/>
        </w:rPr>
        <w:fldChar w:fldCharType="separate"/>
      </w:r>
      <w:r w:rsidR="00137C42" w:rsidRPr="00C71475">
        <w:rPr>
          <w:rFonts w:ascii="Arial" w:hAnsi="Arial" w:cs="Arial"/>
          <w:noProof/>
        </w:rPr>
        <w:t>45</w:t>
      </w:r>
      <w:r w:rsidR="00137C42" w:rsidRPr="00C71475">
        <w:rPr>
          <w:rFonts w:ascii="Arial" w:hAnsi="Arial" w:cs="Arial"/>
          <w:noProof/>
        </w:rPr>
        <w:fldChar w:fldCharType="end"/>
      </w:r>
    </w:p>
    <w:p w:rsidR="00137C42" w:rsidRPr="00137C42" w:rsidRDefault="00C71475" w:rsidP="00137C42">
      <w:pPr>
        <w:pStyle w:val="Tabledesillustrations"/>
        <w:tabs>
          <w:tab w:val="right" w:leader="dot" w:pos="9062"/>
        </w:tabs>
        <w:rPr>
          <w:rFonts w:ascii="Arial" w:eastAsiaTheme="minorEastAsia" w:hAnsi="Arial" w:cs="Arial"/>
          <w:smallCaps w:val="0"/>
          <w:noProof/>
          <w:sz w:val="22"/>
          <w:szCs w:val="22"/>
          <w:lang w:eastAsia="fr-FR"/>
        </w:rPr>
      </w:pPr>
      <w:r w:rsidRPr="00C71475">
        <w:rPr>
          <w:rFonts w:ascii="Arial" w:eastAsiaTheme="minorEastAsia" w:hAnsi="Arial" w:cs="Arial"/>
          <w:smallCaps w:val="0"/>
          <w:noProof/>
          <w:sz w:val="22"/>
          <w:szCs w:val="22"/>
          <w:lang w:eastAsia="fr-FR"/>
        </w:rPr>
        <w:fldChar w:fldCharType="begin"/>
      </w:r>
      <w:r w:rsidRPr="00C71475">
        <w:rPr>
          <w:rFonts w:ascii="Arial" w:eastAsiaTheme="minorEastAsia" w:hAnsi="Arial" w:cs="Arial"/>
          <w:smallCaps w:val="0"/>
          <w:noProof/>
          <w:sz w:val="22"/>
          <w:szCs w:val="22"/>
          <w:lang w:eastAsia="fr-FR"/>
        </w:rPr>
        <w:instrText xml:space="preserve"> REF _Ref397005337 \h </w:instrText>
      </w:r>
      <w:r w:rsidRPr="00C71475">
        <w:rPr>
          <w:rFonts w:ascii="Arial" w:eastAsiaTheme="minorEastAsia" w:hAnsi="Arial" w:cs="Arial"/>
          <w:smallCaps w:val="0"/>
          <w:noProof/>
          <w:sz w:val="22"/>
          <w:szCs w:val="22"/>
          <w:lang w:eastAsia="fr-FR"/>
        </w:rPr>
      </w:r>
      <w:r>
        <w:rPr>
          <w:rFonts w:ascii="Arial" w:eastAsiaTheme="minorEastAsia" w:hAnsi="Arial" w:cs="Arial"/>
          <w:smallCaps w:val="0"/>
          <w:noProof/>
          <w:sz w:val="22"/>
          <w:szCs w:val="22"/>
          <w:lang w:eastAsia="fr-FR"/>
        </w:rPr>
        <w:instrText xml:space="preserve"> \* MERGEFORMAT </w:instrText>
      </w:r>
      <w:r w:rsidRPr="00C71475">
        <w:rPr>
          <w:rFonts w:ascii="Arial" w:eastAsiaTheme="minorEastAsia" w:hAnsi="Arial" w:cs="Arial"/>
          <w:smallCaps w:val="0"/>
          <w:noProof/>
          <w:sz w:val="22"/>
          <w:szCs w:val="22"/>
          <w:lang w:eastAsia="fr-FR"/>
        </w:rPr>
        <w:fldChar w:fldCharType="separate"/>
      </w:r>
      <w:r w:rsidRPr="00C71475">
        <w:rPr>
          <w:rFonts w:ascii="Arial" w:hAnsi="Arial" w:cs="Arial"/>
        </w:rPr>
        <w:t xml:space="preserve">Figure </w:t>
      </w:r>
      <w:r w:rsidRPr="00C71475">
        <w:rPr>
          <w:rFonts w:ascii="Arial" w:hAnsi="Arial" w:cs="Arial"/>
          <w:noProof/>
        </w:rPr>
        <w:t>23</w:t>
      </w:r>
      <w:r w:rsidRPr="00C71475">
        <w:rPr>
          <w:rFonts w:ascii="Arial" w:hAnsi="Arial" w:cs="Arial"/>
        </w:rPr>
        <w:t> : Evolution du Pu239 et du Pu240 dans une pastille REP</w:t>
      </w:r>
      <w:r w:rsidRPr="00C71475">
        <w:rPr>
          <w:rFonts w:ascii="Arial" w:eastAsiaTheme="minorEastAsia" w:hAnsi="Arial" w:cs="Arial"/>
          <w:smallCaps w:val="0"/>
          <w:noProof/>
          <w:sz w:val="22"/>
          <w:szCs w:val="22"/>
          <w:lang w:eastAsia="fr-FR"/>
        </w:rPr>
        <w:fldChar w:fldCharType="end"/>
      </w:r>
      <w:r w:rsidRPr="00C71475">
        <w:rPr>
          <w:rFonts w:ascii="Arial" w:eastAsiaTheme="minorEastAsia" w:hAnsi="Arial" w:cs="Arial"/>
          <w:smallCaps w:val="0"/>
          <w:noProof/>
          <w:webHidden/>
          <w:sz w:val="22"/>
          <w:szCs w:val="22"/>
          <w:lang w:eastAsia="fr-FR"/>
        </w:rPr>
        <w:tab/>
      </w:r>
      <w:r>
        <w:rPr>
          <w:rFonts w:ascii="Arial" w:eastAsiaTheme="minorEastAsia" w:hAnsi="Arial" w:cs="Arial"/>
          <w:smallCaps w:val="0"/>
          <w:noProof/>
          <w:sz w:val="22"/>
          <w:szCs w:val="22"/>
          <w:lang w:eastAsia="fr-FR"/>
        </w:rPr>
        <w:fldChar w:fldCharType="begin"/>
      </w:r>
      <w:r>
        <w:rPr>
          <w:rFonts w:ascii="Arial" w:eastAsiaTheme="minorEastAsia" w:hAnsi="Arial" w:cs="Arial"/>
          <w:smallCaps w:val="0"/>
          <w:noProof/>
          <w:sz w:val="22"/>
          <w:szCs w:val="22"/>
          <w:lang w:eastAsia="fr-FR"/>
        </w:rPr>
        <w:instrText xml:space="preserve"> PAGEREF _Ref397005337 \h </w:instrText>
      </w:r>
      <w:r>
        <w:rPr>
          <w:rFonts w:ascii="Arial" w:eastAsiaTheme="minorEastAsia" w:hAnsi="Arial" w:cs="Arial"/>
          <w:smallCaps w:val="0"/>
          <w:noProof/>
          <w:sz w:val="22"/>
          <w:szCs w:val="22"/>
          <w:lang w:eastAsia="fr-FR"/>
        </w:rPr>
      </w:r>
      <w:r>
        <w:rPr>
          <w:rFonts w:ascii="Arial" w:eastAsiaTheme="minorEastAsia" w:hAnsi="Arial" w:cs="Arial"/>
          <w:smallCaps w:val="0"/>
          <w:noProof/>
          <w:sz w:val="22"/>
          <w:szCs w:val="22"/>
          <w:lang w:eastAsia="fr-FR"/>
        </w:rPr>
        <w:fldChar w:fldCharType="separate"/>
      </w:r>
      <w:r>
        <w:rPr>
          <w:rFonts w:ascii="Arial" w:eastAsiaTheme="minorEastAsia" w:hAnsi="Arial" w:cs="Arial"/>
          <w:smallCaps w:val="0"/>
          <w:noProof/>
          <w:sz w:val="22"/>
          <w:szCs w:val="22"/>
          <w:lang w:eastAsia="fr-FR"/>
        </w:rPr>
        <w:t>46</w:t>
      </w:r>
      <w:r>
        <w:rPr>
          <w:rFonts w:ascii="Arial" w:eastAsiaTheme="minorEastAsia" w:hAnsi="Arial" w:cs="Arial"/>
          <w:smallCaps w:val="0"/>
          <w:noProof/>
          <w:sz w:val="22"/>
          <w:szCs w:val="22"/>
          <w:lang w:eastAsia="fr-FR"/>
        </w:rPr>
        <w:fldChar w:fldCharType="end"/>
      </w:r>
    </w:p>
    <w:p w:rsidR="00E2581B" w:rsidRDefault="00E2581B" w:rsidP="00E2581B">
      <w:pPr>
        <w:pStyle w:val="Tabledesillustrations"/>
        <w:tabs>
          <w:tab w:val="right" w:leader="dot" w:pos="9062"/>
        </w:tabs>
        <w:rPr>
          <w:rFonts w:asciiTheme="minorHAnsi" w:eastAsiaTheme="minorEastAsia" w:hAnsiTheme="minorHAnsi" w:cstheme="minorBidi"/>
          <w:smallCaps w:val="0"/>
          <w:noProof/>
          <w:sz w:val="22"/>
          <w:szCs w:val="22"/>
          <w:lang w:eastAsia="fr-FR"/>
        </w:rPr>
      </w:pPr>
    </w:p>
    <w:p w:rsidR="00E2581B" w:rsidRDefault="00E2581B">
      <w:pPr>
        <w:pStyle w:val="Tabledesillustrations"/>
        <w:tabs>
          <w:tab w:val="right" w:leader="dot" w:pos="9062"/>
        </w:tabs>
        <w:rPr>
          <w:rFonts w:asciiTheme="minorHAnsi" w:eastAsiaTheme="minorEastAsia" w:hAnsiTheme="minorHAnsi" w:cstheme="minorBidi"/>
          <w:smallCaps w:val="0"/>
          <w:noProof/>
          <w:sz w:val="22"/>
          <w:szCs w:val="22"/>
          <w:lang w:eastAsia="fr-FR"/>
        </w:rPr>
      </w:pPr>
    </w:p>
    <w:p w:rsidR="009716DE" w:rsidRDefault="00A83454" w:rsidP="00104FA7">
      <w:pPr>
        <w:pStyle w:val="Corpsdetexte"/>
      </w:pPr>
      <w:r>
        <w:fldChar w:fldCharType="end"/>
      </w:r>
    </w:p>
    <w:p w:rsidR="009716DE" w:rsidRDefault="009716DE">
      <w:pPr>
        <w:rPr>
          <w:rFonts w:asciiTheme="minorHAnsi" w:hAnsiTheme="minorHAnsi" w:cstheme="minorHAnsi"/>
          <w:iCs/>
          <w:sz w:val="24"/>
          <w:szCs w:val="24"/>
          <w:lang w:eastAsia="fr-FR"/>
        </w:rPr>
      </w:pPr>
      <w:r>
        <w:br w:type="page"/>
      </w:r>
    </w:p>
    <w:p w:rsidR="005D4B46" w:rsidRPr="00B77470" w:rsidRDefault="005D4B46" w:rsidP="001E7737">
      <w:pPr>
        <w:pStyle w:val="Titre1"/>
      </w:pPr>
      <w:bookmarkStart w:id="0" w:name="_Toc396934316"/>
      <w:bookmarkStart w:id="1" w:name="_Ref396949689"/>
      <w:r w:rsidRPr="00B77470">
        <w:lastRenderedPageBreak/>
        <w:t>INTRODUCTION GENERALE</w:t>
      </w:r>
      <w:bookmarkEnd w:id="0"/>
      <w:bookmarkEnd w:id="1"/>
    </w:p>
    <w:p w:rsidR="005D4B46" w:rsidRPr="001E7737" w:rsidRDefault="005D4B46" w:rsidP="00CF723D">
      <w:pPr>
        <w:pStyle w:val="Titre2"/>
      </w:pPr>
      <w:bookmarkStart w:id="2" w:name="_Toc396934317"/>
      <w:r w:rsidRPr="001E7737">
        <w:t>Contexte actuel</w:t>
      </w:r>
      <w:bookmarkEnd w:id="2"/>
    </w:p>
    <w:p w:rsidR="0013345A" w:rsidRDefault="0013345A" w:rsidP="00104FA7">
      <w:pPr>
        <w:pStyle w:val="Corpsdetexte"/>
      </w:pPr>
      <w:r w:rsidRPr="00B77470">
        <w:t>A partir des années 70, l’augmentati</w:t>
      </w:r>
      <w:r w:rsidR="00B77470" w:rsidRPr="00B77470">
        <w:t xml:space="preserve">on durable du prix du pétrole, </w:t>
      </w:r>
      <w:r w:rsidRPr="00B77470">
        <w:t>les objectifs de sécurité énergétique et les perspectives de plus en plus contraignantes de réduction des émissions de CO2 ont suscité une renaissance des nouveaux projets de constructions de centrales nucléaires.</w:t>
      </w:r>
      <w:r w:rsidR="00477205">
        <w:t xml:space="preserve"> I</w:t>
      </w:r>
      <w:r w:rsidR="00FB3036" w:rsidRPr="00FB3036">
        <w:t xml:space="preserve">ls ont été suivis </w:t>
      </w:r>
      <w:r w:rsidR="00477205">
        <w:t xml:space="preserve">cependant </w:t>
      </w:r>
      <w:r w:rsidR="00FB3036" w:rsidRPr="00FB3036">
        <w:t>d’une interruption des investissements</w:t>
      </w:r>
      <w:r w:rsidR="00696C83">
        <w:t xml:space="preserve"> de projets</w:t>
      </w:r>
      <w:r w:rsidR="00FB3036" w:rsidRPr="00FB3036">
        <w:t xml:space="preserve"> nucléair</w:t>
      </w:r>
      <w:r w:rsidR="005D0C63">
        <w:t xml:space="preserve">es aux États-Unis et en Europe </w:t>
      </w:r>
      <w:r w:rsidR="00477205">
        <w:t xml:space="preserve">à la suite des </w:t>
      </w:r>
      <w:r w:rsidR="005D0C63">
        <w:t xml:space="preserve">accidents de </w:t>
      </w:r>
      <w:proofErr w:type="spellStart"/>
      <w:r w:rsidR="005D0C63">
        <w:t>Three</w:t>
      </w:r>
      <w:proofErr w:type="spellEnd"/>
      <w:r w:rsidR="005D0C63">
        <w:t xml:space="preserve"> Miles Island (1979) et de Tchernobyl (1986).</w:t>
      </w:r>
    </w:p>
    <w:p w:rsidR="00334FBF" w:rsidRDefault="00CF15C5" w:rsidP="00104FA7">
      <w:pPr>
        <w:pStyle w:val="Corpsdetexte"/>
      </w:pPr>
      <w:r>
        <w:t>Après la prise de conscience du réchauffement climatique, le concept de développement durable émerge et l’énergie nucléaire suscite un regain d’intérêt. Cela s’explique par le fait que l’énergie nucléaire émet très peu de quantité de gaz à effet de serre contrairement aux énergies fossiles.</w:t>
      </w:r>
      <w:r w:rsidR="00477205">
        <w:t xml:space="preserve"> </w:t>
      </w:r>
      <w:r w:rsidR="003965AA">
        <w:t xml:space="preserve">L’énergie nucléaire affiche </w:t>
      </w:r>
      <w:r w:rsidR="00477205">
        <w:t xml:space="preserve">ainsi </w:t>
      </w:r>
      <w:r w:rsidR="003965AA">
        <w:t>une progression et une évolution dynamique</w:t>
      </w:r>
      <w:r w:rsidR="003722A2">
        <w:t xml:space="preserve"> tant sur le plan technique qu’</w:t>
      </w:r>
      <w:r w:rsidR="003965AA">
        <w:t xml:space="preserve">industriel. Les réacteurs de </w:t>
      </w:r>
      <w:r w:rsidR="00726DE2">
        <w:t>3</w:t>
      </w:r>
      <w:r w:rsidR="00726DE2" w:rsidRPr="00726DE2">
        <w:rPr>
          <w:vertAlign w:val="superscript"/>
        </w:rPr>
        <w:t>ème</w:t>
      </w:r>
      <w:r w:rsidR="00726DE2">
        <w:t xml:space="preserve"> génération</w:t>
      </w:r>
      <w:r w:rsidR="003965AA">
        <w:t xml:space="preserve"> sont en cours de construction, notamment</w:t>
      </w:r>
      <w:r w:rsidR="00334FBF">
        <w:t xml:space="preserve"> le réacteur conçu par Areva</w:t>
      </w:r>
      <w:r w:rsidR="00477205">
        <w:t> :</w:t>
      </w:r>
      <w:r w:rsidR="003965AA">
        <w:t xml:space="preserve"> l’EPR</w:t>
      </w:r>
      <w:r w:rsidR="003722A2">
        <w:t>,</w:t>
      </w:r>
      <w:r w:rsidR="003965AA">
        <w:t xml:space="preserve"> </w:t>
      </w:r>
      <w:r w:rsidR="00477205">
        <w:t xml:space="preserve">en construction </w:t>
      </w:r>
      <w:r w:rsidR="003965AA">
        <w:t xml:space="preserve">à Flamanville (France), </w:t>
      </w:r>
      <w:proofErr w:type="spellStart"/>
      <w:r w:rsidR="00477205" w:rsidRPr="00477205">
        <w:t>Olkiluoto</w:t>
      </w:r>
      <w:proofErr w:type="spellEnd"/>
      <w:r w:rsidR="00477205" w:rsidRPr="00477205" w:rsidDel="00477205">
        <w:t xml:space="preserve"> </w:t>
      </w:r>
      <w:r w:rsidR="003965AA">
        <w:t xml:space="preserve">(Finlande), </w:t>
      </w:r>
      <w:proofErr w:type="spellStart"/>
      <w:r w:rsidR="003965AA">
        <w:t>Taishan</w:t>
      </w:r>
      <w:proofErr w:type="spellEnd"/>
      <w:r w:rsidR="003965AA">
        <w:t xml:space="preserve"> (Chine) et en projet</w:t>
      </w:r>
      <w:r w:rsidR="00334FBF">
        <w:t xml:space="preserve"> à </w:t>
      </w:r>
      <w:proofErr w:type="spellStart"/>
      <w:r w:rsidR="00334FBF">
        <w:t>Hinkley</w:t>
      </w:r>
      <w:proofErr w:type="spellEnd"/>
      <w:r w:rsidR="00334FBF">
        <w:t xml:space="preserve"> Point (Angleterre).</w:t>
      </w:r>
      <w:r w:rsidR="003965AA">
        <w:t xml:space="preserve"> </w:t>
      </w:r>
    </w:p>
    <w:p w:rsidR="005D4B46" w:rsidRDefault="003965AA" w:rsidP="00104FA7">
      <w:pPr>
        <w:pStyle w:val="Corpsdetexte"/>
      </w:pPr>
      <w:r w:rsidRPr="001E7737">
        <w:t>Le nucléaire produit, dans le monde et en France, respectivement 17% et 75% de l’électricité.</w:t>
      </w:r>
      <w:r w:rsidR="00477205">
        <w:t xml:space="preserve"> </w:t>
      </w:r>
      <w:r w:rsidR="00726DE2" w:rsidRPr="00726DE2">
        <w:t>Les scientifiques du monde entier travaillent déjà au développement des réacteurs de 4</w:t>
      </w:r>
      <w:r w:rsidR="00726DE2" w:rsidRPr="00726DE2">
        <w:rPr>
          <w:vertAlign w:val="superscript"/>
        </w:rPr>
        <w:t>ème</w:t>
      </w:r>
      <w:r w:rsidR="00726DE2" w:rsidRPr="00726DE2">
        <w:t xml:space="preserve"> génération</w:t>
      </w:r>
      <w:r w:rsidR="00726DE2">
        <w:t xml:space="preserve"> qui seront probablement en exploitation durant la deuxième moitié du 21</w:t>
      </w:r>
      <w:r w:rsidR="00726DE2" w:rsidRPr="00726DE2">
        <w:rPr>
          <w:vertAlign w:val="superscript"/>
        </w:rPr>
        <w:t>e</w:t>
      </w:r>
      <w:r w:rsidR="00726DE2">
        <w:t xml:space="preserve"> siècle.</w:t>
      </w:r>
    </w:p>
    <w:p w:rsidR="005D4B46" w:rsidRPr="001E7737" w:rsidRDefault="005D4B46" w:rsidP="00CF723D">
      <w:pPr>
        <w:pStyle w:val="Titre2"/>
      </w:pPr>
      <w:bookmarkStart w:id="3" w:name="_Toc396934318"/>
      <w:r w:rsidRPr="001E7737">
        <w:t>Les réacteurs 4</w:t>
      </w:r>
      <w:r w:rsidRPr="00104FA7">
        <w:rPr>
          <w:vertAlign w:val="superscript"/>
        </w:rPr>
        <w:t>eme</w:t>
      </w:r>
      <w:r w:rsidRPr="001E7737">
        <w:t xml:space="preserve"> génération</w:t>
      </w:r>
      <w:bookmarkEnd w:id="3"/>
    </w:p>
    <w:p w:rsidR="003929F4" w:rsidRDefault="00D53B73" w:rsidP="00104FA7">
      <w:pPr>
        <w:pStyle w:val="Corpsdetexte"/>
      </w:pPr>
      <w:r w:rsidRPr="001E7737">
        <w:t>En vue du développement des réacteurs de 4</w:t>
      </w:r>
      <w:r w:rsidRPr="00CF723D">
        <w:rPr>
          <w:vertAlign w:val="superscript"/>
        </w:rPr>
        <w:t>ème</w:t>
      </w:r>
      <w:r w:rsidR="00477205">
        <w:t xml:space="preserve"> </w:t>
      </w:r>
      <w:r w:rsidRPr="001E7737">
        <w:t xml:space="preserve"> génération, le GIF (</w:t>
      </w:r>
      <w:proofErr w:type="spellStart"/>
      <w:r w:rsidRPr="001E7737">
        <w:t>Generation</w:t>
      </w:r>
      <w:proofErr w:type="spellEnd"/>
      <w:r w:rsidRPr="001E7737">
        <w:t xml:space="preserve"> IV International Forum) a été créé par 9 pays en 2000. Aujourd’hui, il en compte 12 : l’Afrique du Sud, l’Argentine, le Brésil</w:t>
      </w:r>
      <w:r w:rsidRPr="00CF723D">
        <w:t xml:space="preserve">, le Canada, la Chine, la Corée du Sud, les Etats-Unis, la France, la Grande-Bretagne, le Japon, la Russie et la Suisse ainsi que la Communauté Européenne de l’Energie Atomique (EURATOM). Le but </w:t>
      </w:r>
      <w:r w:rsidR="00477205">
        <w:t xml:space="preserve">de ce forum </w:t>
      </w:r>
      <w:r w:rsidRPr="00CF723D">
        <w:t>est</w:t>
      </w:r>
      <w:r w:rsidR="00477205">
        <w:t xml:space="preserve"> de promouvoir le</w:t>
      </w:r>
      <w:r w:rsidRPr="00CF723D">
        <w:t xml:space="preserve"> développe</w:t>
      </w:r>
      <w:r w:rsidR="00477205">
        <w:t>ment</w:t>
      </w:r>
      <w:r w:rsidRPr="00CF723D">
        <w:t xml:space="preserve"> d’ici 2040 de nouveaux réacteurs et </w:t>
      </w:r>
      <w:r w:rsidR="00477205">
        <w:t xml:space="preserve">de nouveaux </w:t>
      </w:r>
      <w:r w:rsidRPr="00CF723D">
        <w:t xml:space="preserve">cycles de combustibles permettant de réduire la consommation des ressources, la quantité de déchets radioactifs et les possibilités de </w:t>
      </w:r>
      <w:r w:rsidR="00477205">
        <w:t>prolifération nucléaire</w:t>
      </w:r>
      <w:r w:rsidR="00087026">
        <w:t xml:space="preserve"> (d</w:t>
      </w:r>
      <w:r w:rsidR="00087026" w:rsidRPr="00961AB4">
        <w:t xml:space="preserve">étournement </w:t>
      </w:r>
      <w:r w:rsidR="00087026">
        <w:t xml:space="preserve">des technologies civiles </w:t>
      </w:r>
      <w:r w:rsidR="00087026" w:rsidRPr="00961AB4">
        <w:t>pour l</w:t>
      </w:r>
      <w:r w:rsidR="00087026">
        <w:t>a confection d’armes nucléaires)</w:t>
      </w:r>
      <w:r w:rsidR="00477205">
        <w:t xml:space="preserve">. </w:t>
      </w:r>
    </w:p>
    <w:p w:rsidR="00D53B73" w:rsidRDefault="00D53B73" w:rsidP="00104FA7">
      <w:pPr>
        <w:pStyle w:val="Corpsdetexte"/>
      </w:pPr>
      <w:r>
        <w:t xml:space="preserve">Le GIF  a retenu six types </w:t>
      </w:r>
      <w:r w:rsidR="00D94256">
        <w:t>de réacteurs nucléaires </w:t>
      </w:r>
      <w:r w:rsidR="002F11B0">
        <w:t>comme étant les technologies les plus prometteuses pour les prochaines décennies</w:t>
      </w:r>
      <w:r w:rsidR="00D94256">
        <w:t>:</w:t>
      </w:r>
    </w:p>
    <w:p w:rsidR="00672992" w:rsidRPr="001E7737" w:rsidRDefault="00672992" w:rsidP="00104FA7">
      <w:pPr>
        <w:pStyle w:val="Listepuces"/>
      </w:pPr>
      <w:proofErr w:type="spellStart"/>
      <w:r w:rsidRPr="001E7737">
        <w:t>Molten</w:t>
      </w:r>
      <w:proofErr w:type="spellEnd"/>
      <w:r w:rsidRPr="001E7737">
        <w:t xml:space="preserve"> Salt Reactor</w:t>
      </w:r>
      <w:r w:rsidR="00533093" w:rsidRPr="001E7737">
        <w:t> : Réacteur</w:t>
      </w:r>
      <w:r w:rsidR="00477205">
        <w:t xml:space="preserve"> à neutrons</w:t>
      </w:r>
      <w:r w:rsidR="00533093" w:rsidRPr="001E7737">
        <w:t xml:space="preserve"> rapide</w:t>
      </w:r>
      <w:r w:rsidR="00477205">
        <w:t>s</w:t>
      </w:r>
      <w:r w:rsidR="00533093" w:rsidRPr="001E7737">
        <w:t xml:space="preserve"> à sels fondus</w:t>
      </w:r>
    </w:p>
    <w:p w:rsidR="00672992" w:rsidRPr="001E7737" w:rsidRDefault="00672992" w:rsidP="00104FA7">
      <w:pPr>
        <w:pStyle w:val="Listepuces"/>
      </w:pPr>
      <w:proofErr w:type="spellStart"/>
      <w:r w:rsidRPr="001E7737">
        <w:t>Gas</w:t>
      </w:r>
      <w:r w:rsidRPr="00104FA7">
        <w:t>‐</w:t>
      </w:r>
      <w:r w:rsidRPr="001E7737">
        <w:t>Cooled</w:t>
      </w:r>
      <w:proofErr w:type="spellEnd"/>
      <w:r w:rsidRPr="001E7737">
        <w:t xml:space="preserve"> </w:t>
      </w:r>
      <w:proofErr w:type="spellStart"/>
      <w:r w:rsidRPr="001E7737">
        <w:t>Fast</w:t>
      </w:r>
      <w:proofErr w:type="spellEnd"/>
      <w:r w:rsidRPr="001E7737">
        <w:t xml:space="preserve">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gaz</w:t>
      </w:r>
    </w:p>
    <w:p w:rsidR="00672992" w:rsidRPr="00CF723D" w:rsidRDefault="00672992" w:rsidP="00104FA7">
      <w:pPr>
        <w:pStyle w:val="Listepuces"/>
      </w:pPr>
      <w:r w:rsidRPr="00CF723D">
        <w:t>Lead-</w:t>
      </w:r>
      <w:proofErr w:type="spellStart"/>
      <w:r w:rsidRPr="00CF723D">
        <w:t>Cooled</w:t>
      </w:r>
      <w:proofErr w:type="spellEnd"/>
      <w:r w:rsidRPr="00CF723D">
        <w:t xml:space="preserve"> </w:t>
      </w:r>
      <w:proofErr w:type="spellStart"/>
      <w:r w:rsidRPr="00CF723D">
        <w:t>Fast</w:t>
      </w:r>
      <w:proofErr w:type="spellEnd"/>
      <w:r w:rsidRPr="00CF723D">
        <w:t xml:space="preserve"> Reactor</w:t>
      </w:r>
      <w:r w:rsidR="00533093" w:rsidRPr="00CF723D">
        <w:t xml:space="preserve"> : Réacteur </w:t>
      </w:r>
      <w:r w:rsidR="00477205">
        <w:t>à neutrons</w:t>
      </w:r>
      <w:r w:rsidR="00477205" w:rsidRPr="001E7737">
        <w:t xml:space="preserve"> rapide</w:t>
      </w:r>
      <w:r w:rsidR="00477205">
        <w:t>s</w:t>
      </w:r>
      <w:r w:rsidR="00477205" w:rsidRPr="001E7737">
        <w:t xml:space="preserve"> </w:t>
      </w:r>
      <w:r w:rsidR="00533093" w:rsidRPr="00CF723D">
        <w:t>à caloporteur plomb</w:t>
      </w:r>
    </w:p>
    <w:p w:rsidR="00672992" w:rsidRPr="001E7737" w:rsidRDefault="00672992" w:rsidP="00104FA7">
      <w:pPr>
        <w:pStyle w:val="Listepuces"/>
      </w:pPr>
      <w:r w:rsidRPr="00CF723D">
        <w:t>Sodium</w:t>
      </w:r>
      <w:r w:rsidRPr="00104FA7">
        <w:t>‐</w:t>
      </w:r>
      <w:proofErr w:type="spellStart"/>
      <w:r w:rsidRPr="001E7737">
        <w:t>Cooled</w:t>
      </w:r>
      <w:proofErr w:type="spellEnd"/>
      <w:r w:rsidRPr="001E7737">
        <w:t xml:space="preserve"> </w:t>
      </w:r>
      <w:proofErr w:type="spellStart"/>
      <w:r w:rsidRPr="001E7737">
        <w:t>Fast</w:t>
      </w:r>
      <w:proofErr w:type="spellEnd"/>
      <w:r w:rsidRPr="001E7737">
        <w:t xml:space="preserve">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sodium</w:t>
      </w:r>
    </w:p>
    <w:p w:rsidR="00672992" w:rsidRPr="00CF723D" w:rsidRDefault="00672992" w:rsidP="00104FA7">
      <w:pPr>
        <w:pStyle w:val="Listepuces"/>
      </w:pPr>
      <w:proofErr w:type="spellStart"/>
      <w:r w:rsidRPr="00CF723D">
        <w:t>Supercritical</w:t>
      </w:r>
      <w:proofErr w:type="spellEnd"/>
      <w:r w:rsidRPr="00CF723D">
        <w:t xml:space="preserve"> Water </w:t>
      </w:r>
      <w:proofErr w:type="spellStart"/>
      <w:r w:rsidRPr="00CF723D">
        <w:t>Cooled</w:t>
      </w:r>
      <w:proofErr w:type="spellEnd"/>
      <w:r w:rsidRPr="00CF723D">
        <w:t xml:space="preserv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eau supercritique</w:t>
      </w:r>
    </w:p>
    <w:p w:rsidR="00A0569C" w:rsidRPr="00CF723D" w:rsidRDefault="00672992" w:rsidP="00104FA7">
      <w:pPr>
        <w:pStyle w:val="Listepuces"/>
      </w:pPr>
      <w:proofErr w:type="spellStart"/>
      <w:r w:rsidRPr="00CF723D">
        <w:t>Very</w:t>
      </w:r>
      <w:proofErr w:type="spellEnd"/>
      <w:r w:rsidRPr="00CF723D">
        <w:t xml:space="preserve"> High Temperature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très haute température</w:t>
      </w:r>
    </w:p>
    <w:p w:rsidR="00A0569C" w:rsidRPr="00533093" w:rsidRDefault="002F11B0" w:rsidP="00104FA7">
      <w:pPr>
        <w:pStyle w:val="Corpsdetexte"/>
      </w:pPr>
      <w:r w:rsidRPr="002F11B0">
        <w:t xml:space="preserve">Le préconcept retenu pour cette étude par ALTRAN est un </w:t>
      </w:r>
      <w:r w:rsidR="004D2706">
        <w:t xml:space="preserve">petit </w:t>
      </w:r>
      <w:r w:rsidRPr="002F11B0">
        <w:t xml:space="preserve">réacteur de type </w:t>
      </w:r>
      <w:r w:rsidR="004D2706">
        <w:t xml:space="preserve">« à </w:t>
      </w:r>
      <w:r w:rsidRPr="002F11B0">
        <w:t>neutrons rapides refroidi au gaz</w:t>
      </w:r>
      <w:r w:rsidR="004D2706">
        <w:t xml:space="preserve"> »</w:t>
      </w:r>
      <w:r>
        <w:t xml:space="preserve">. </w:t>
      </w:r>
    </w:p>
    <w:p w:rsidR="005D4B46" w:rsidRPr="00B77470" w:rsidRDefault="005D4B46" w:rsidP="00104FA7">
      <w:pPr>
        <w:pStyle w:val="Titre2"/>
      </w:pPr>
      <w:bookmarkStart w:id="4" w:name="_Toc396934319"/>
      <w:r w:rsidRPr="00B77470">
        <w:lastRenderedPageBreak/>
        <w:t>Définition et caractéristique</w:t>
      </w:r>
      <w:r w:rsidR="003926A8">
        <w:t>S</w:t>
      </w:r>
      <w:r w:rsidRPr="00B77470">
        <w:t xml:space="preserve"> </w:t>
      </w:r>
      <w:r w:rsidR="003926A8" w:rsidRPr="00B77470">
        <w:t>d</w:t>
      </w:r>
      <w:r w:rsidR="003926A8">
        <w:t>ES</w:t>
      </w:r>
      <w:r w:rsidR="003926A8" w:rsidRPr="00B77470">
        <w:t xml:space="preserve"> </w:t>
      </w:r>
      <w:r w:rsidRPr="00B77470">
        <w:t>SMR</w:t>
      </w:r>
      <w:bookmarkEnd w:id="4"/>
      <w:r w:rsidRPr="00B77470">
        <w:t> </w:t>
      </w:r>
    </w:p>
    <w:p w:rsidR="00A0569C" w:rsidRPr="00B77470" w:rsidRDefault="0013345A" w:rsidP="001E7737">
      <w:pPr>
        <w:pStyle w:val="Corpsdetexte"/>
      </w:pPr>
      <w:r w:rsidRPr="00B77470">
        <w:t>Selon l’AIEA, les réacteurs de petites et moyennes puissances (SMR</w:t>
      </w:r>
      <w:r w:rsidR="00203351" w:rsidRPr="00B77470">
        <w:t xml:space="preserve">, Small </w:t>
      </w:r>
      <w:proofErr w:type="spellStart"/>
      <w:r w:rsidR="00203351" w:rsidRPr="00B77470">
        <w:t>Modular</w:t>
      </w:r>
      <w:proofErr w:type="spellEnd"/>
      <w:r w:rsidR="00203351" w:rsidRPr="00B77470">
        <w:t xml:space="preserve"> Reactor</w:t>
      </w:r>
      <w:r w:rsidRPr="00B77470">
        <w:t xml:space="preserve">) ont une puissance </w:t>
      </w:r>
      <w:r w:rsidR="004D2706">
        <w:t xml:space="preserve">électrique </w:t>
      </w:r>
      <w:r w:rsidRPr="00B77470">
        <w:t>comprise entre 300</w:t>
      </w:r>
      <w:r w:rsidR="004D2706">
        <w:t>MWe</w:t>
      </w:r>
      <w:r w:rsidRPr="00B77470">
        <w:t xml:space="preserve"> et 700 </w:t>
      </w:r>
      <w:proofErr w:type="spellStart"/>
      <w:r w:rsidRPr="00B77470">
        <w:t>MW</w:t>
      </w:r>
      <w:r w:rsidR="004D2706">
        <w:t>e</w:t>
      </w:r>
      <w:proofErr w:type="spellEnd"/>
      <w:r w:rsidR="00A0569C" w:rsidRPr="00B77470">
        <w:t xml:space="preserve">. Il y a aujourd’hui intérêt croissant pour développer ce type de réacteur. En effet, on compte actuellement 131 SMR en exploitation dans 26 pays, soit une capacité de 59 </w:t>
      </w:r>
      <w:proofErr w:type="spellStart"/>
      <w:r w:rsidR="00A0569C" w:rsidRPr="00B77470">
        <w:t>GWe</w:t>
      </w:r>
      <w:proofErr w:type="spellEnd"/>
      <w:r w:rsidR="00A0569C" w:rsidRPr="00B77470">
        <w:t xml:space="preserve"> et 14 SMR en construction dans six pays tel que l’Argentine, la Chine, l’Inde, le Pakistan, la Russie et la Slovaquie.</w:t>
      </w:r>
    </w:p>
    <w:p w:rsidR="004D2706" w:rsidRDefault="00A0569C" w:rsidP="00CF723D">
      <w:pPr>
        <w:pStyle w:val="Corpsdetexte"/>
      </w:pPr>
      <w:r w:rsidRPr="00B77470">
        <w:t>Outre l’aspect de puissance et de taille qui caractérise les SMR, ils ont d’autres propriétés intéressantes qui découlent de ces deux caractéristiques</w:t>
      </w:r>
      <w:r w:rsidR="004D2706">
        <w:t> :</w:t>
      </w:r>
    </w:p>
    <w:p w:rsidR="004D2706" w:rsidRPr="003926A8" w:rsidRDefault="00A0569C" w:rsidP="00104FA7">
      <w:pPr>
        <w:pStyle w:val="Listepuces"/>
      </w:pPr>
      <w:r w:rsidRPr="003926A8">
        <w:t>Le délai de construction est réduit</w:t>
      </w:r>
      <w:r w:rsidR="004D2706" w:rsidRPr="003926A8">
        <w:t xml:space="preserve"> : </w:t>
      </w:r>
      <w:r w:rsidRPr="003926A8">
        <w:t>Le début du retour d’investissement est donc plus rapide</w:t>
      </w:r>
      <w:r w:rsidR="004D2706" w:rsidRPr="003926A8">
        <w:t> ;</w:t>
      </w:r>
    </w:p>
    <w:p w:rsidR="004D2706" w:rsidRDefault="00203351" w:rsidP="00104FA7">
      <w:pPr>
        <w:pStyle w:val="Listepuces"/>
      </w:pPr>
      <w:r w:rsidRPr="00B77470">
        <w:t xml:space="preserve">De plus, </w:t>
      </w:r>
      <w:r w:rsidR="004D2706">
        <w:t xml:space="preserve">avec leur cout unitaire plus faible, </w:t>
      </w:r>
      <w:r w:rsidRPr="00B77470">
        <w:t>ils offrent une meilleure gestion des risques financiers, c’est donc une option intéressante pour les pays en voie de développement</w:t>
      </w:r>
      <w:r w:rsidR="004D2706">
        <w:t> ;</w:t>
      </w:r>
    </w:p>
    <w:p w:rsidR="004D2706" w:rsidRDefault="00A0569C" w:rsidP="00104FA7">
      <w:pPr>
        <w:pStyle w:val="Listepuces"/>
      </w:pPr>
      <w:r w:rsidRPr="00B77470">
        <w:t xml:space="preserve">La </w:t>
      </w:r>
      <w:proofErr w:type="spellStart"/>
      <w:r w:rsidRPr="00B77470">
        <w:t>co-génération</w:t>
      </w:r>
      <w:proofErr w:type="spellEnd"/>
      <w:r w:rsidRPr="00B77470">
        <w:t xml:space="preserve"> est possible</w:t>
      </w:r>
      <w:r w:rsidR="00203351" w:rsidRPr="00B77470">
        <w:t xml:space="preserve"> grâce à leur modularité</w:t>
      </w:r>
      <w:r w:rsidRPr="00B77470">
        <w:t>, les SMR peuvent être utilisé</w:t>
      </w:r>
      <w:r w:rsidR="004D2706">
        <w:t>s</w:t>
      </w:r>
      <w:r w:rsidRPr="00B77470">
        <w:t xml:space="preserve"> dans d’autre</w:t>
      </w:r>
      <w:r w:rsidR="00203351" w:rsidRPr="00B77470">
        <w:t>s</w:t>
      </w:r>
      <w:r w:rsidRPr="00B77470">
        <w:t xml:space="preserve"> applications industrielles tel</w:t>
      </w:r>
      <w:r w:rsidR="002A4844" w:rsidRPr="00B77470">
        <w:t>les</w:t>
      </w:r>
      <w:r w:rsidRPr="00B77470">
        <w:t xml:space="preserve"> que le chauffage urbain, le dessalement de l’eau et la production d’hydrogène</w:t>
      </w:r>
      <w:r w:rsidR="004D2706">
        <w:t> ;</w:t>
      </w:r>
    </w:p>
    <w:p w:rsidR="004D2706" w:rsidRDefault="00203351" w:rsidP="00104FA7">
      <w:pPr>
        <w:pStyle w:val="Listepuces"/>
      </w:pPr>
      <w:r w:rsidRPr="00B77470">
        <w:t>La conception du réacteur est simplifiée</w:t>
      </w:r>
      <w:r w:rsidR="004D2706">
        <w:t>, en intégrant la totalité du circuit primaire dans la cuve ;</w:t>
      </w:r>
    </w:p>
    <w:p w:rsidR="004D2706" w:rsidRDefault="004D2706" w:rsidP="00104FA7">
      <w:pPr>
        <w:pStyle w:val="Listepuces"/>
      </w:pPr>
      <w:r>
        <w:t>La faible puissance du</w:t>
      </w:r>
      <w:r w:rsidR="00203351" w:rsidRPr="00B77470">
        <w:t xml:space="preserve"> SMR</w:t>
      </w:r>
      <w:r>
        <w:t xml:space="preserve">, en particulier volumique, contribue à une meilleure </w:t>
      </w:r>
      <w:r w:rsidR="00203351" w:rsidRPr="00B77470">
        <w:t>sûreté passive</w:t>
      </w:r>
      <w:r>
        <w:t xml:space="preserve">. Les préconcepts actuels visent l’autonomie des </w:t>
      </w:r>
      <w:r w:rsidR="00EE1244">
        <w:t>installations</w:t>
      </w:r>
      <w:r>
        <w:t> : l</w:t>
      </w:r>
      <w:r w:rsidR="00203351" w:rsidRPr="00B77470">
        <w:t>e</w:t>
      </w:r>
      <w:r>
        <w:t>s</w:t>
      </w:r>
      <w:r w:rsidR="00203351" w:rsidRPr="00B77470">
        <w:t xml:space="preserve"> réacteur</w:t>
      </w:r>
      <w:r>
        <w:t>s</w:t>
      </w:r>
      <w:r w:rsidR="00203351" w:rsidRPr="00B77470">
        <w:t xml:space="preserve"> ne nécessite</w:t>
      </w:r>
      <w:r>
        <w:t>raient</w:t>
      </w:r>
      <w:r w:rsidR="00203351" w:rsidRPr="00B77470">
        <w:t xml:space="preserve"> </w:t>
      </w:r>
      <w:r>
        <w:t>ainsi</w:t>
      </w:r>
      <w:r w:rsidRPr="00B77470">
        <w:t xml:space="preserve"> </w:t>
      </w:r>
      <w:r w:rsidR="00203351" w:rsidRPr="00B77470">
        <w:t>d’intervention humaine</w:t>
      </w:r>
      <w:r>
        <w:t xml:space="preserve"> ni en fonctionnement, ni en situations incidentelles ou accidentelles</w:t>
      </w:r>
      <w:r w:rsidR="00203351" w:rsidRPr="00B77470">
        <w:t>.</w:t>
      </w:r>
      <w:r>
        <w:t> ;</w:t>
      </w:r>
    </w:p>
    <w:p w:rsidR="004D2706" w:rsidRDefault="00203351" w:rsidP="00104FA7">
      <w:pPr>
        <w:pStyle w:val="Listepuces"/>
      </w:pPr>
      <w:r w:rsidRPr="00B77470">
        <w:t>La réduction de la maintenance et la capacité à fournir de la chaleur et de l’électricité pendant des années sans recharger le combustible a pour effet d’augmenter grandement son temps de fonctionnement</w:t>
      </w:r>
      <w:r w:rsidR="004D2706">
        <w:t> ;</w:t>
      </w:r>
    </w:p>
    <w:p w:rsidR="004D2706" w:rsidRDefault="005424DD" w:rsidP="00104FA7">
      <w:pPr>
        <w:pStyle w:val="Listepuces"/>
      </w:pPr>
      <w:r w:rsidRPr="00B77470">
        <w:t>Le SMR est également adapté aux régions reculées possédant un réseau haute tension peu développées. En effet il est possible de transporter un SMR sur un navire pour alimenter et chauffer une ville puis retirer le SMR quand son temps de fonctionnement est achevé</w:t>
      </w:r>
      <w:r w:rsidR="004D2706">
        <w:t> ;</w:t>
      </w:r>
    </w:p>
    <w:p w:rsidR="00EE1244" w:rsidRPr="00DC776D" w:rsidRDefault="002A4844" w:rsidP="00104FA7">
      <w:pPr>
        <w:pStyle w:val="Listepuces"/>
      </w:pPr>
      <w:r w:rsidRPr="00B77470">
        <w:t xml:space="preserve">Pour finir, </w:t>
      </w:r>
      <w:r w:rsidR="004D2706">
        <w:t>cette technologie n’est pas une utopie</w:t>
      </w:r>
      <w:r w:rsidR="00EE1244">
        <w:t xml:space="preserve"> mais bien un projet d’actualité</w:t>
      </w:r>
      <w:r w:rsidR="00EE1244">
        <w:rPr>
          <w:rStyle w:val="Appelnotedebasdep"/>
        </w:rPr>
        <w:footnoteReference w:id="2"/>
      </w:r>
      <w:r w:rsidR="004D2706">
        <w:t> : elle existe déjà pour</w:t>
      </w:r>
      <w:r w:rsidRPr="00B77470">
        <w:t xml:space="preserve"> la propulsion navale telle que les sous-marins et les navires</w:t>
      </w:r>
      <w:r w:rsidR="00EE1244">
        <w:t xml:space="preserve"> et suscite l’intérêt des électriciens du monde entier</w:t>
      </w:r>
      <w:r w:rsidRPr="00B77470">
        <w:t>. Par exemple l</w:t>
      </w:r>
      <w:r w:rsidR="004D2706">
        <w:t xml:space="preserve">a société russe </w:t>
      </w:r>
      <w:r w:rsidR="00EE1244">
        <w:t>ROSATOM</w:t>
      </w:r>
      <w:r w:rsidR="004D2706">
        <w:t xml:space="preserve"> </w:t>
      </w:r>
      <w:r w:rsidR="00EE1244">
        <w:t>planifie</w:t>
      </w:r>
      <w:r w:rsidR="004D2706">
        <w:t xml:space="preserve"> de mettre à l’eau un</w:t>
      </w:r>
      <w:r w:rsidRPr="00B77470">
        <w:t xml:space="preserve"> brise-glace </w:t>
      </w:r>
      <w:r w:rsidR="00EE1244">
        <w:t xml:space="preserve">géant en 2015, équipé de deux réacteurs </w:t>
      </w:r>
      <w:r w:rsidR="00EE1244" w:rsidRPr="00104FA7">
        <w:t>RITM-200 de 55Mwe chacun, fonctionnant sans rechargement jusqu’</w:t>
      </w:r>
      <w:r w:rsidR="00CF723D" w:rsidRPr="00CF723D">
        <w:t>à 40 ans</w:t>
      </w:r>
      <w:r w:rsidR="00CF723D">
        <w:t xml:space="preserve"> (voir </w:t>
      </w:r>
      <w:r w:rsidR="00CF723D" w:rsidRPr="00DC776D">
        <w:t>référence [</w:t>
      </w:r>
      <w:r w:rsidR="004F0D48">
        <w:t>4</w:t>
      </w:r>
      <w:r w:rsidR="00DC776D" w:rsidRPr="00DC776D">
        <w:t>]</w:t>
      </w:r>
      <w:r w:rsidR="00CF723D" w:rsidRPr="00DC776D">
        <w:t>).</w:t>
      </w:r>
    </w:p>
    <w:p w:rsidR="00712118" w:rsidRPr="001E7737" w:rsidRDefault="00712118" w:rsidP="00CF723D">
      <w:pPr>
        <w:pStyle w:val="Titre1"/>
      </w:pPr>
      <w:bookmarkStart w:id="5" w:name="_Toc396934320"/>
      <w:r w:rsidRPr="001E7737">
        <w:lastRenderedPageBreak/>
        <w:t>PRESENTATION DE L’ENTREPRISE</w:t>
      </w:r>
      <w:bookmarkEnd w:id="5"/>
    </w:p>
    <w:p w:rsidR="00712118" w:rsidRDefault="00712118" w:rsidP="00104FA7">
      <w:pPr>
        <w:pStyle w:val="Titre2"/>
      </w:pPr>
      <w:bookmarkStart w:id="6" w:name="_Toc396934321"/>
      <w:r>
        <w:t>Présentation</w:t>
      </w:r>
      <w:bookmarkEnd w:id="6"/>
    </w:p>
    <w:p w:rsidR="00364513" w:rsidRPr="005627EE" w:rsidRDefault="00364513" w:rsidP="00CF723D">
      <w:pPr>
        <w:pStyle w:val="Corpsdetexte"/>
      </w:pPr>
      <w:r w:rsidRPr="005627EE">
        <w:t xml:space="preserve">ALTRAN est une </w:t>
      </w:r>
      <w:r w:rsidR="00992781">
        <w:t>société</w:t>
      </w:r>
      <w:r w:rsidR="00992781" w:rsidRPr="005627EE">
        <w:t xml:space="preserve"> </w:t>
      </w:r>
      <w:r w:rsidRPr="005627EE">
        <w:t xml:space="preserve">de conseil en ingénierie fondée en 1982 par Alexis </w:t>
      </w:r>
      <w:proofErr w:type="spellStart"/>
      <w:r w:rsidRPr="005627EE">
        <w:t>Kniazeff</w:t>
      </w:r>
      <w:proofErr w:type="spellEnd"/>
      <w:r w:rsidRPr="005627EE">
        <w:t xml:space="preserve"> et Hubert Martigny. ALTRAN s’est rapidement imposé comme leader européen de son secteur sur l’ensemble des métiers de l’ingénierie : automobile, ferroviaire, aéronautique, télécommunication et énergie.</w:t>
      </w:r>
    </w:p>
    <w:p w:rsidR="00DD11AD" w:rsidRPr="005627EE" w:rsidRDefault="00364513" w:rsidP="001E7737">
      <w:pPr>
        <w:pStyle w:val="Corpsdetexte"/>
      </w:pPr>
      <w:r w:rsidRPr="005627EE">
        <w:t>Considéré comme un partenaire stratégique de grandes industries, ALTRAN accompagne ses clients tout au long de leur processus d’innovation. Elle mène différentes études allant de la recherche fondamentale appliquée jusqu’aux procédés d’</w:t>
      </w:r>
      <w:r w:rsidR="00DD11AD" w:rsidRPr="005627EE">
        <w:t>innovation. Avec une dimension internationale, ALTRAN est présent dans plus de 20 pays à travers le monde.</w:t>
      </w:r>
    </w:p>
    <w:p w:rsidR="00DD11AD" w:rsidRPr="002F11B0" w:rsidRDefault="00DD11AD" w:rsidP="001E7737">
      <w:pPr>
        <w:pStyle w:val="Corpsdetexte"/>
      </w:pPr>
      <w:r w:rsidRPr="002F11B0">
        <w:t xml:space="preserve">Afin de mieux saisir l’étendue de ses missions et moyens, </w:t>
      </w:r>
      <w:r w:rsidRPr="001E7737">
        <w:t>voici quelques chiffres clés :</w:t>
      </w:r>
    </w:p>
    <w:p w:rsidR="00DD11AD" w:rsidRPr="002F11B0" w:rsidRDefault="00DD11AD" w:rsidP="00104FA7">
      <w:pPr>
        <w:pStyle w:val="Listepuces"/>
      </w:pPr>
      <w:r w:rsidRPr="002F11B0">
        <w:t xml:space="preserve">Chiffres d’affaire 2013 : </w:t>
      </w:r>
      <w:r w:rsidRPr="002F11B0">
        <w:rPr>
          <w:shd w:val="clear" w:color="auto" w:fill="FFFFFF"/>
        </w:rPr>
        <w:t>1 633 M€.</w:t>
      </w:r>
    </w:p>
    <w:p w:rsidR="00DD11AD" w:rsidRPr="002F11B0" w:rsidRDefault="00DD11AD" w:rsidP="003926A8">
      <w:pPr>
        <w:pStyle w:val="Listepuces"/>
      </w:pPr>
      <w:r w:rsidRPr="002F11B0">
        <w:rPr>
          <w:shd w:val="clear" w:color="auto" w:fill="FFFFFF"/>
        </w:rPr>
        <w:t>Plus de 21000 collaborateurs en 2014.</w:t>
      </w:r>
    </w:p>
    <w:p w:rsidR="00DD11AD" w:rsidRPr="002F11B0" w:rsidRDefault="00DD11AD" w:rsidP="003926A8">
      <w:pPr>
        <w:pStyle w:val="Listepuces"/>
      </w:pPr>
      <w:r w:rsidRPr="002F11B0">
        <w:rPr>
          <w:shd w:val="clear" w:color="auto" w:fill="FFFFFF"/>
        </w:rPr>
        <w:t>500 clients majeurs dans le monde entier.</w:t>
      </w:r>
    </w:p>
    <w:p w:rsidR="00DD11AD" w:rsidRPr="002F11B0" w:rsidRDefault="00DD11AD" w:rsidP="003926A8">
      <w:pPr>
        <w:pStyle w:val="Listepuces"/>
      </w:pPr>
      <w:r w:rsidRPr="002F11B0">
        <w:t>80 filiales présentes dans plus de 20 pays en Europe, Amérique latine, aux États-Unis et en Asie.</w:t>
      </w:r>
    </w:p>
    <w:p w:rsidR="005627EE" w:rsidRPr="008E6D78" w:rsidRDefault="005627EE" w:rsidP="00104FA7">
      <w:pPr>
        <w:pStyle w:val="Corpsdetexte"/>
      </w:pPr>
    </w:p>
    <w:p w:rsidR="005627EE" w:rsidRPr="002F11B0" w:rsidRDefault="005627EE" w:rsidP="00CF723D">
      <w:pPr>
        <w:pStyle w:val="Corpsdetexte"/>
      </w:pPr>
      <w:r w:rsidRPr="002F11B0">
        <w:t>ALTRAN est composée de deux grandes entités </w:t>
      </w:r>
      <w:r w:rsidR="001E7737">
        <w:t xml:space="preserve">(voir illustration en </w:t>
      </w:r>
      <w:r w:rsidR="001E7737">
        <w:fldChar w:fldCharType="begin"/>
      </w:r>
      <w:r w:rsidR="001E7737">
        <w:instrText xml:space="preserve"> REF _Ref396749213 \h </w:instrText>
      </w:r>
      <w:r w:rsidR="001E7737">
        <w:fldChar w:fldCharType="separate"/>
      </w:r>
      <w:r w:rsidR="00EF220E" w:rsidRPr="00104FA7">
        <w:t xml:space="preserve">Figure </w:t>
      </w:r>
      <w:r w:rsidR="00EF220E">
        <w:rPr>
          <w:noProof/>
        </w:rPr>
        <w:t>1</w:t>
      </w:r>
      <w:r w:rsidR="001E7737">
        <w:fldChar w:fldCharType="end"/>
      </w:r>
      <w:r w:rsidR="001E7737">
        <w:t>)</w:t>
      </w:r>
      <w:r w:rsidRPr="002F11B0">
        <w:t>:</w:t>
      </w:r>
    </w:p>
    <w:p w:rsidR="005C3771" w:rsidRPr="002F11B0" w:rsidRDefault="005627EE" w:rsidP="00104FA7">
      <w:pPr>
        <w:pStyle w:val="Corpsdetexte"/>
        <w:numPr>
          <w:ilvl w:val="0"/>
          <w:numId w:val="10"/>
        </w:numPr>
      </w:pPr>
      <w:r w:rsidRPr="002F11B0">
        <w:t>ALTRAN TI : Technology et Industrie qui comprend :</w:t>
      </w:r>
    </w:p>
    <w:p w:rsidR="005627EE" w:rsidRPr="002F11B0" w:rsidRDefault="00342D4A" w:rsidP="00104FA7">
      <w:pPr>
        <w:pStyle w:val="Corpsdetexte"/>
        <w:numPr>
          <w:ilvl w:val="0"/>
          <w:numId w:val="13"/>
        </w:numPr>
      </w:pPr>
      <w:r w:rsidRPr="002F11B0">
        <w:t>ALTRAN AIT: Automobile, Infrastructure and Transportation.</w:t>
      </w:r>
    </w:p>
    <w:p w:rsidR="00342D4A" w:rsidRPr="002F11B0" w:rsidRDefault="00342D4A" w:rsidP="00CF723D">
      <w:pPr>
        <w:pStyle w:val="Corpsdetexte"/>
        <w:numPr>
          <w:ilvl w:val="0"/>
          <w:numId w:val="13"/>
        </w:numPr>
        <w:rPr>
          <w:lang w:val="en-US"/>
        </w:rPr>
      </w:pPr>
      <w:r w:rsidRPr="002F11B0">
        <w:rPr>
          <w:lang w:val="en-US"/>
        </w:rPr>
        <w:t xml:space="preserve">ALTRAN </w:t>
      </w:r>
      <w:proofErr w:type="spellStart"/>
      <w:r w:rsidR="003929F4">
        <w:rPr>
          <w:lang w:val="en-US"/>
        </w:rPr>
        <w:t>EILi</w:t>
      </w:r>
      <w:r w:rsidRPr="002F11B0">
        <w:rPr>
          <w:lang w:val="en-US"/>
        </w:rPr>
        <w:t>S</w:t>
      </w:r>
      <w:proofErr w:type="spellEnd"/>
      <w:r w:rsidRPr="002F11B0">
        <w:rPr>
          <w:lang w:val="en-US"/>
        </w:rPr>
        <w:t>: Energy, Industry and Life Science.</w:t>
      </w:r>
    </w:p>
    <w:p w:rsidR="00342D4A" w:rsidRPr="002F11B0" w:rsidRDefault="00342D4A" w:rsidP="00CF723D">
      <w:pPr>
        <w:pStyle w:val="Corpsdetexte"/>
        <w:numPr>
          <w:ilvl w:val="0"/>
          <w:numId w:val="13"/>
        </w:numPr>
        <w:rPr>
          <w:lang w:val="en-US"/>
        </w:rPr>
      </w:pPr>
      <w:r w:rsidRPr="002F11B0">
        <w:rPr>
          <w:lang w:val="en-US"/>
        </w:rPr>
        <w:t>ALTRAN ASD: Aerospace and Defen</w:t>
      </w:r>
      <w:r w:rsidR="00A11485">
        <w:rPr>
          <w:lang w:val="en-US"/>
        </w:rPr>
        <w:t>s</w:t>
      </w:r>
      <w:r w:rsidRPr="002F11B0">
        <w:rPr>
          <w:lang w:val="en-US"/>
        </w:rPr>
        <w:t>e.</w:t>
      </w:r>
    </w:p>
    <w:p w:rsidR="00342D4A" w:rsidRPr="002F11B0" w:rsidRDefault="00342D4A" w:rsidP="00104FA7">
      <w:pPr>
        <w:pStyle w:val="Corpsdetexte"/>
        <w:numPr>
          <w:ilvl w:val="0"/>
          <w:numId w:val="10"/>
        </w:numPr>
      </w:pPr>
      <w:r w:rsidRPr="002F11B0">
        <w:t>ALTRAN FG/TEM est constitué de:</w:t>
      </w:r>
    </w:p>
    <w:p w:rsidR="00342D4A" w:rsidRPr="002F11B0" w:rsidRDefault="00342D4A" w:rsidP="00104FA7">
      <w:pPr>
        <w:pStyle w:val="Corpsdetexte"/>
        <w:numPr>
          <w:ilvl w:val="0"/>
          <w:numId w:val="14"/>
        </w:numPr>
        <w:rPr>
          <w:lang w:val="en-US"/>
        </w:rPr>
      </w:pPr>
      <w:r w:rsidRPr="002F11B0">
        <w:rPr>
          <w:lang w:val="en-US"/>
        </w:rPr>
        <w:t>ALTRAN FG: Finance and Government.</w:t>
      </w:r>
    </w:p>
    <w:p w:rsidR="001E7737" w:rsidRPr="002F11B0" w:rsidRDefault="00342D4A" w:rsidP="00CF723D">
      <w:pPr>
        <w:pStyle w:val="Corpsdetexte"/>
        <w:numPr>
          <w:ilvl w:val="0"/>
          <w:numId w:val="14"/>
        </w:numPr>
        <w:rPr>
          <w:lang w:val="en-US"/>
        </w:rPr>
      </w:pPr>
      <w:r w:rsidRPr="002F11B0">
        <w:rPr>
          <w:lang w:val="en-US"/>
        </w:rPr>
        <w:t>ALTRAN TEM: Telecom and Media.</w:t>
      </w:r>
    </w:p>
    <w:p w:rsidR="001E7737" w:rsidRDefault="001E7737" w:rsidP="001E7737">
      <w:pPr>
        <w:pStyle w:val="Corpsdetexte"/>
      </w:pPr>
      <w:r>
        <w:rPr>
          <w:noProof/>
        </w:rPr>
        <w:drawing>
          <wp:inline distT="0" distB="0" distL="0" distR="0" wp14:anchorId="44C61F27" wp14:editId="7FA5EE8F">
            <wp:extent cx="5486400" cy="2551814"/>
            <wp:effectExtent l="76200" t="0" r="1905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E7737" w:rsidRPr="008E6D78" w:rsidRDefault="001E7737" w:rsidP="001E7737">
      <w:pPr>
        <w:pStyle w:val="Lgende"/>
      </w:pPr>
      <w:bookmarkStart w:id="7" w:name="_Ref396749213"/>
      <w:bookmarkStart w:id="8" w:name="_Toc396794115"/>
      <w:bookmarkStart w:id="9" w:name="_Ref396949213"/>
      <w:r w:rsidRPr="00104FA7">
        <w:t xml:space="preserve">Figure </w:t>
      </w:r>
      <w:r w:rsidR="00A96A54">
        <w:fldChar w:fldCharType="begin"/>
      </w:r>
      <w:r w:rsidR="00A96A54">
        <w:instrText xml:space="preserve"> SEQ Figure \* ARABIC </w:instrText>
      </w:r>
      <w:r w:rsidR="00A96A54">
        <w:fldChar w:fldCharType="separate"/>
      </w:r>
      <w:r w:rsidR="00137C42">
        <w:rPr>
          <w:noProof/>
        </w:rPr>
        <w:t>1</w:t>
      </w:r>
      <w:r w:rsidR="00A96A54">
        <w:rPr>
          <w:noProof/>
        </w:rPr>
        <w:fldChar w:fldCharType="end"/>
      </w:r>
      <w:bookmarkEnd w:id="7"/>
      <w:r w:rsidRPr="00104FA7">
        <w:t> : Organigramme d’ALTRAN</w:t>
      </w:r>
      <w:bookmarkEnd w:id="8"/>
      <w:bookmarkEnd w:id="9"/>
    </w:p>
    <w:p w:rsidR="00712118" w:rsidRDefault="00712118" w:rsidP="00104FA7">
      <w:pPr>
        <w:pStyle w:val="Titre2"/>
      </w:pPr>
      <w:bookmarkStart w:id="10" w:name="_Toc396934322"/>
      <w:r>
        <w:lastRenderedPageBreak/>
        <w:t>Ma place dans l’entreprise</w:t>
      </w:r>
      <w:bookmarkEnd w:id="10"/>
    </w:p>
    <w:p w:rsidR="00906619" w:rsidRPr="00906619" w:rsidRDefault="00906619" w:rsidP="00CF723D">
      <w:pPr>
        <w:pStyle w:val="Corpsdetexte"/>
      </w:pPr>
      <w:r w:rsidRPr="00906619">
        <w:t xml:space="preserve">L’étude qui fait l’objet de ce rapport a été effectuée dans la division </w:t>
      </w:r>
      <w:proofErr w:type="spellStart"/>
      <w:r w:rsidRPr="00906619">
        <w:t>Energy</w:t>
      </w:r>
      <w:proofErr w:type="spellEnd"/>
      <w:r w:rsidRPr="00906619">
        <w:t xml:space="preserve">, </w:t>
      </w:r>
      <w:proofErr w:type="spellStart"/>
      <w:r w:rsidRPr="00906619">
        <w:t>Industry</w:t>
      </w:r>
      <w:proofErr w:type="spellEnd"/>
      <w:r w:rsidRPr="00906619">
        <w:t xml:space="preserve"> and Life Science </w:t>
      </w:r>
      <w:r w:rsidR="003929F4">
        <w:t>(</w:t>
      </w:r>
      <w:proofErr w:type="spellStart"/>
      <w:r w:rsidR="003929F4">
        <w:t>EILi</w:t>
      </w:r>
      <w:r w:rsidRPr="00906619">
        <w:t>S</w:t>
      </w:r>
      <w:proofErr w:type="spellEnd"/>
      <w:r w:rsidRPr="00906619">
        <w:t>). Ce centre</w:t>
      </w:r>
      <w:r w:rsidR="003929F4">
        <w:t xml:space="preserve"> réalise des études pour AREVA et </w:t>
      </w:r>
      <w:r w:rsidRPr="00906619">
        <w:t xml:space="preserve"> s’intéresse principalement aux problèmes énergétiques et prend en charge, en particulier, les études </w:t>
      </w:r>
      <w:r w:rsidR="00363794">
        <w:t xml:space="preserve">de sûreté des réacteurs français existants et en construction (EPR) </w:t>
      </w:r>
      <w:r w:rsidRPr="00906619">
        <w:t>:</w:t>
      </w:r>
    </w:p>
    <w:p w:rsidR="00906619" w:rsidRPr="00906619" w:rsidRDefault="00906619" w:rsidP="00104FA7">
      <w:pPr>
        <w:pStyle w:val="Listepuces"/>
      </w:pPr>
      <w:r w:rsidRPr="00906619">
        <w:t xml:space="preserve">Modélisation de transitoires </w:t>
      </w:r>
      <w:proofErr w:type="spellStart"/>
      <w:r w:rsidR="001A5FA6">
        <w:t>incidentels</w:t>
      </w:r>
      <w:proofErr w:type="spellEnd"/>
      <w:r w:rsidR="001A5FA6">
        <w:t xml:space="preserve">, </w:t>
      </w:r>
      <w:r w:rsidRPr="00906619">
        <w:t xml:space="preserve">accidentels </w:t>
      </w:r>
      <w:r w:rsidR="001A5FA6">
        <w:t>et</w:t>
      </w:r>
      <w:r w:rsidR="001A5FA6" w:rsidRPr="00906619">
        <w:t xml:space="preserve"> </w:t>
      </w:r>
      <w:r w:rsidRPr="00906619">
        <w:t>de fonctionnement normal</w:t>
      </w:r>
      <w:r w:rsidR="00363794">
        <w:t> ;</w:t>
      </w:r>
    </w:p>
    <w:p w:rsidR="00906619" w:rsidRPr="00906619" w:rsidRDefault="00906619" w:rsidP="003926A8">
      <w:pPr>
        <w:pStyle w:val="Listepuces"/>
      </w:pPr>
      <w:r w:rsidRPr="00906619">
        <w:t>Calculs scientifiques consistant à développer et utiliser des méthodes, procédures, jeux de données afin de réaliser des simulations, d’extraire les résultats pour ainsi les valoriser dans un document d’ingénierie</w:t>
      </w:r>
      <w:r w:rsidR="00363794">
        <w:t> ;</w:t>
      </w:r>
    </w:p>
    <w:p w:rsidR="00906619" w:rsidRPr="00906619" w:rsidRDefault="00906619" w:rsidP="003926A8">
      <w:pPr>
        <w:pStyle w:val="Listepuces"/>
      </w:pPr>
      <w:r w:rsidRPr="00906619">
        <w:t>Etudes de sensibilités et d’analyse de données permettant d’apporter des réponses quant à l’importance de chaque paramètre dans un scénario de transitoire donné</w:t>
      </w:r>
      <w:r w:rsidR="00363794">
        <w:t> ;</w:t>
      </w:r>
    </w:p>
    <w:p w:rsidR="00906619" w:rsidRDefault="00906619" w:rsidP="003926A8">
      <w:pPr>
        <w:pStyle w:val="Listepuces"/>
      </w:pPr>
      <w:r w:rsidRPr="00906619">
        <w:t>Vérification d’études indépendantes afin de contrôler et de s’assurer qu’une étude réponde aux exigences énoncées.</w:t>
      </w:r>
    </w:p>
    <w:p w:rsidR="00906619" w:rsidRPr="00906619" w:rsidRDefault="00D5219A" w:rsidP="001E7737">
      <w:pPr>
        <w:pStyle w:val="Corpsdetexte"/>
      </w:pPr>
      <w:r>
        <w:t>Je suis donc apprenti ingénieur</w:t>
      </w:r>
      <w:r w:rsidR="003929F4">
        <w:t xml:space="preserve"> chez</w:t>
      </w:r>
      <w:r>
        <w:t xml:space="preserve"> ALTRAN dans la division </w:t>
      </w:r>
      <w:proofErr w:type="spellStart"/>
      <w:r>
        <w:t>EIL</w:t>
      </w:r>
      <w:r w:rsidR="003929F4">
        <w:t>i</w:t>
      </w:r>
      <w:r>
        <w:t>S</w:t>
      </w:r>
      <w:proofErr w:type="spellEnd"/>
      <w:r>
        <w:t xml:space="preserve"> au sein du plateau situé à AREVA La </w:t>
      </w:r>
      <w:r w:rsidR="00363794">
        <w:t>Défense</w:t>
      </w:r>
      <w:r>
        <w:t>.</w:t>
      </w:r>
    </w:p>
    <w:p w:rsidR="00712118" w:rsidRDefault="00712118" w:rsidP="001E7737">
      <w:pPr>
        <w:pStyle w:val="Titre2"/>
      </w:pPr>
      <w:bookmarkStart w:id="11" w:name="_Toc396934323"/>
      <w:r>
        <w:t>Contexte de l’étude présentée</w:t>
      </w:r>
      <w:bookmarkEnd w:id="11"/>
    </w:p>
    <w:p w:rsidR="003758D8" w:rsidRPr="00CF723D" w:rsidRDefault="003758D8" w:rsidP="00CF723D">
      <w:pPr>
        <w:pStyle w:val="Corpsdetexte"/>
      </w:pPr>
      <w:r w:rsidRPr="00104FA7">
        <w:t>Le secteur de l’énergie nucléaire se compose d’industriels leader dans la conception des centrales destinées au marché mondial et de challengers se concentrant sur des activités intellectuelles techniquement pointues à forte valeur ajoutée. La conception d’un réacteur innovant est une opération complexe, pour laquelle il n’existe pas de méthodologie traditionnelle. Dans le cadre de ses activités de R&amp;D dédiées au secteur des réacteurs nucléaires, ALTRAN s’intéresse à l’application de différentes méthodes très innovantes à la problématique de préconception des SMR.</w:t>
      </w:r>
      <w:r w:rsidRPr="00CF723D">
        <w:t xml:space="preserve"> </w:t>
      </w:r>
    </w:p>
    <w:p w:rsidR="00364513" w:rsidRPr="00CF723D" w:rsidRDefault="003758D8" w:rsidP="00CF723D">
      <w:pPr>
        <w:pStyle w:val="Corpsdetexte"/>
      </w:pPr>
      <w:r w:rsidRPr="00CF723D">
        <w:t xml:space="preserve">C’est dans ce contexte qu’ALTRAN a lancé le projet </w:t>
      </w:r>
      <w:r w:rsidR="0034507B">
        <w:t>PHR</w:t>
      </w:r>
      <w:r w:rsidRPr="00CF723D">
        <w:t xml:space="preserve">. </w:t>
      </w:r>
      <w:r w:rsidR="00364513" w:rsidRPr="00CF723D">
        <w:t>L’objectif de ce projet est de définir un nouveau préconcept innovant de SMR répondant à un cahier de charge ambitieux en termes de sûreté, compétitivité économique et gestion des déchets à vie longue.</w:t>
      </w:r>
    </w:p>
    <w:p w:rsidR="007D535F" w:rsidRPr="00A448B8" w:rsidRDefault="001D0656" w:rsidP="001E7737">
      <w:pPr>
        <w:pStyle w:val="Titre1"/>
      </w:pPr>
      <w:bookmarkStart w:id="12" w:name="_Toc396934324"/>
      <w:r>
        <w:t>PROBLEMATIQUE</w:t>
      </w:r>
      <w:bookmarkEnd w:id="12"/>
    </w:p>
    <w:p w:rsidR="007D535F" w:rsidRDefault="001436C8" w:rsidP="00104FA7">
      <w:pPr>
        <w:pStyle w:val="Titre2"/>
      </w:pPr>
      <w:bookmarkStart w:id="13" w:name="_Toc396934325"/>
      <w:r>
        <w:t>PRESENTATION</w:t>
      </w:r>
      <w:r w:rsidR="00A46421">
        <w:t xml:space="preserve"> de l’etude</w:t>
      </w:r>
      <w:bookmarkEnd w:id="13"/>
    </w:p>
    <w:p w:rsidR="000A5C1F" w:rsidRDefault="000A5C1F" w:rsidP="000A5C1F">
      <w:pPr>
        <w:pStyle w:val="Corpsdetexte"/>
      </w:pPr>
      <w:r>
        <w:t>Dans le cadre de la préconception d’un SMR de type « pile », un des objectifs de performance les plus contraignants est le maintien en service du réacteur pendant une durée importante de plusieurs années sans rechargement, avec une puissance non dérisoire</w:t>
      </w:r>
      <w:r w:rsidR="00C44333">
        <w:t xml:space="preserve"> évidemment</w:t>
      </w:r>
      <w:r>
        <w:t>. La réalisation de cet objectif est possible grâce au dimensionnement du système de contrôle de la réactivité qui permet de garder le réacteur critique pendant toute sa durée de fonctionnement. Toutefois ce système, qu’il soit de type « barre de poisons », « réflecteur mobile », « barre de combustible », etc., est technologiquement limité</w:t>
      </w:r>
      <w:r>
        <w:rPr>
          <w:rStyle w:val="Appelnotedebasdep"/>
        </w:rPr>
        <w:footnoteReference w:id="3"/>
      </w:r>
      <w:r>
        <w:t>.</w:t>
      </w:r>
      <w:r w:rsidR="00191B70">
        <w:t xml:space="preserve"> </w:t>
      </w:r>
      <w:r w:rsidR="00477205">
        <w:t>L’optimisation de la perte de la réactivité</w:t>
      </w:r>
      <w:r w:rsidR="00477205">
        <w:rPr>
          <w:rStyle w:val="Appelnotedebasdep"/>
        </w:rPr>
        <w:footnoteReference w:id="4"/>
      </w:r>
      <w:r w:rsidR="00477205">
        <w:t xml:space="preserve"> au cours de l’épuisement du combustible est donc </w:t>
      </w:r>
      <w:r w:rsidR="00477205">
        <w:lastRenderedPageBreak/>
        <w:t>une nécessité : ce dernier point est particulièrement conditionné à la qualité du vecteur Pu</w:t>
      </w:r>
      <w:r w:rsidR="00191B70">
        <w:rPr>
          <w:rStyle w:val="Appelnotedebasdep"/>
        </w:rPr>
        <w:footnoteReference w:id="5"/>
      </w:r>
      <w:r w:rsidR="00477205">
        <w:t xml:space="preserve"> composant le combustible du cœur du réacteur.</w:t>
      </w:r>
    </w:p>
    <w:p w:rsidR="000A5C1F" w:rsidRDefault="00477205" w:rsidP="000A5C1F">
      <w:pPr>
        <w:pStyle w:val="Corpsdetexte"/>
      </w:pPr>
      <w:r>
        <w:t xml:space="preserve">Dans le cadre des études des réacteurs innovants, la problématique </w:t>
      </w:r>
      <w:r w:rsidR="00191B70">
        <w:t>relat</w:t>
      </w:r>
      <w:r w:rsidR="0077535D">
        <w:t xml:space="preserve">ive </w:t>
      </w:r>
      <w:r w:rsidR="00191B70">
        <w:t xml:space="preserve">au vecteur Pu se résume généralement à l’étude du cycle d’équilibre, c’est-à-dire du cycle représentatif d’un cœur après </w:t>
      </w:r>
      <w:r w:rsidR="0077535D">
        <w:t xml:space="preserve">N </w:t>
      </w:r>
      <w:r w:rsidR="00191B70">
        <w:t>rechargement</w:t>
      </w:r>
      <w:r w:rsidR="0077535D">
        <w:t xml:space="preserve">s d’une fraction 1/N du combustible du cœur. Dans le cadre d’un réacteur sans rechargement, </w:t>
      </w:r>
      <w:r w:rsidR="00E90725">
        <w:t xml:space="preserve">la problématique de l’optimisation du </w:t>
      </w:r>
      <w:r w:rsidR="0077535D">
        <w:t>vecteur Pu initial chargé dans le cœur est innovant</w:t>
      </w:r>
      <w:r w:rsidR="00E90725">
        <w:t>. U</w:t>
      </w:r>
      <w:r w:rsidR="0077535D">
        <w:t xml:space="preserve">ne étude </w:t>
      </w:r>
      <w:r w:rsidR="00E90725">
        <w:t>antérieure</w:t>
      </w:r>
      <w:r w:rsidR="0077535D">
        <w:t xml:space="preserve"> réalisée par ALTRAN a montré qu’</w:t>
      </w:r>
      <w:r w:rsidR="00E90725">
        <w:t>elle était aussi essentielle : tous les</w:t>
      </w:r>
      <w:r w:rsidR="0077535D">
        <w:t xml:space="preserve"> vecteurs Pu disponibles </w:t>
      </w:r>
      <w:r w:rsidR="00E90725">
        <w:t>« </w:t>
      </w:r>
      <w:r w:rsidR="0077535D">
        <w:t>sur le marché</w:t>
      </w:r>
      <w:r w:rsidR="00E90725">
        <w:t> »</w:t>
      </w:r>
      <w:r w:rsidR="0077535D">
        <w:t xml:space="preserve"> </w:t>
      </w:r>
      <w:r w:rsidR="0077535D" w:rsidRPr="00CB2440">
        <w:t>(voir</w:t>
      </w:r>
      <w:r w:rsidR="00CB2440" w:rsidRPr="00CB2440">
        <w:t xml:space="preserve"> </w:t>
      </w:r>
      <w:r w:rsidR="00CB2440" w:rsidRPr="00CB2440">
        <w:fldChar w:fldCharType="begin"/>
      </w:r>
      <w:r w:rsidR="00CB2440" w:rsidRPr="00CB2440">
        <w:instrText xml:space="preserve"> REF _Ref396768484 \h </w:instrText>
      </w:r>
      <w:r w:rsidR="00CB2440">
        <w:instrText xml:space="preserve"> \* MERGEFORMAT </w:instrText>
      </w:r>
      <w:r w:rsidR="00CB2440" w:rsidRPr="00CB2440">
        <w:fldChar w:fldCharType="separate"/>
      </w:r>
      <w:r w:rsidR="00EF220E" w:rsidRPr="000B4797">
        <w:t xml:space="preserve">Tableau </w:t>
      </w:r>
      <w:r w:rsidR="00EF220E">
        <w:rPr>
          <w:noProof/>
        </w:rPr>
        <w:t>1</w:t>
      </w:r>
      <w:r w:rsidR="00CB2440" w:rsidRPr="00CB2440">
        <w:fldChar w:fldCharType="end"/>
      </w:r>
      <w:r w:rsidR="0077535D" w:rsidRPr="00CB2440">
        <w:t>)</w:t>
      </w:r>
      <w:r w:rsidR="0077535D">
        <w:t xml:space="preserve"> </w:t>
      </w:r>
      <w:r w:rsidR="00E90725">
        <w:t>ne permettent pas</w:t>
      </w:r>
      <w:r w:rsidR="0077535D">
        <w:t xml:space="preserve"> </w:t>
      </w:r>
      <w:r w:rsidR="00E90725">
        <w:t xml:space="preserve">d’approcher </w:t>
      </w:r>
      <w:r w:rsidR="0077535D">
        <w:t xml:space="preserve">les performances affichées des autres SMR à neutrons rapides comme par exemple, le réacteur 4S de Toshiba </w:t>
      </w:r>
      <w:r w:rsidR="0077535D" w:rsidRPr="00DC776D">
        <w:t xml:space="preserve">(voir référence </w:t>
      </w:r>
      <w:r w:rsidR="00940991">
        <w:fldChar w:fldCharType="begin"/>
      </w:r>
      <w:r w:rsidR="00940991">
        <w:instrText xml:space="preserve"> REF _Ref396946892 \n \h </w:instrText>
      </w:r>
      <w:r w:rsidR="00940991">
        <w:fldChar w:fldCharType="separate"/>
      </w:r>
      <w:r w:rsidR="00940991">
        <w:t>[6]</w:t>
      </w:r>
      <w:r w:rsidR="00940991">
        <w:fldChar w:fldCharType="end"/>
      </w:r>
      <w:r w:rsidR="0077535D" w:rsidRPr="00DC776D">
        <w:t>).</w:t>
      </w:r>
    </w:p>
    <w:p w:rsidR="000464A5" w:rsidRDefault="00816CF3" w:rsidP="00CF723D">
      <w:pPr>
        <w:pStyle w:val="Corpsdetexte"/>
      </w:pPr>
      <w:r w:rsidRPr="00103F0C">
        <w:t>L’objectif de ce travail est d’étudier l</w:t>
      </w:r>
      <w:r w:rsidR="0077535D">
        <w:t>a faisabilité d’un contrôle</w:t>
      </w:r>
      <w:r w:rsidRPr="00103F0C">
        <w:t xml:space="preserve"> </w:t>
      </w:r>
      <w:r w:rsidR="0077535D">
        <w:t>de la</w:t>
      </w:r>
      <w:r w:rsidRPr="00103F0C">
        <w:t xml:space="preserve"> population des noyaux lourds d</w:t>
      </w:r>
      <w:r w:rsidR="0077535D">
        <w:t>es</w:t>
      </w:r>
      <w:r w:rsidRPr="00103F0C">
        <w:t xml:space="preserve"> combustible</w:t>
      </w:r>
      <w:r w:rsidR="0077535D">
        <w:t>s</w:t>
      </w:r>
      <w:r w:rsidRPr="00103F0C">
        <w:t xml:space="preserve"> par épuisement naturel et par épuisement en réacteur</w:t>
      </w:r>
      <w:r w:rsidR="0077535D">
        <w:t xml:space="preserve"> d’irradiation</w:t>
      </w:r>
      <w:r w:rsidRPr="00103F0C">
        <w:t>.</w:t>
      </w:r>
      <w:r w:rsidR="00103F0C" w:rsidRPr="00103F0C">
        <w:t xml:space="preserve"> </w:t>
      </w:r>
      <w:r w:rsidR="0094368C">
        <w:t>A cette fin il est nécessaire de simuler de nombreuses évolutions de</w:t>
      </w:r>
      <w:r w:rsidR="0094368C" w:rsidRPr="0094368C">
        <w:t xml:space="preserve"> </w:t>
      </w:r>
      <w:r w:rsidR="00103F0C" w:rsidRPr="0094368C">
        <w:t xml:space="preserve">la composition du combustible </w:t>
      </w:r>
      <w:r w:rsidR="0094368C">
        <w:t>sur de longues périodes, avec des caractéristiques d’irradiation et de refroidissement variées.</w:t>
      </w:r>
      <w:r w:rsidR="00687AD0" w:rsidRPr="0094368C">
        <w:t xml:space="preserve"> </w:t>
      </w:r>
      <w:r w:rsidR="00084194" w:rsidRPr="0094368C">
        <w:t xml:space="preserve">Pour cela, il faut </w:t>
      </w:r>
      <w:r w:rsidR="0094368C">
        <w:t>développer</w:t>
      </w:r>
      <w:r w:rsidR="0094368C" w:rsidRPr="0094368C">
        <w:t xml:space="preserve"> </w:t>
      </w:r>
      <w:r w:rsidR="0094368C">
        <w:t>un</w:t>
      </w:r>
      <w:r w:rsidR="00084194" w:rsidRPr="0094368C">
        <w:t xml:space="preserve"> modèle </w:t>
      </w:r>
      <w:r w:rsidR="0094368C">
        <w:t>d’épuisement</w:t>
      </w:r>
      <w:r w:rsidR="0094368C" w:rsidRPr="0094368C">
        <w:t xml:space="preserve"> </w:t>
      </w:r>
      <w:r w:rsidR="0094368C">
        <w:t>performant et précis</w:t>
      </w:r>
      <w:r w:rsidR="00084194" w:rsidRPr="0094368C">
        <w:t>.</w:t>
      </w:r>
      <w:r w:rsidR="0094368C" w:rsidRPr="0094368C">
        <w:t xml:space="preserve"> Les noyaux étudiés sont essentiellement </w:t>
      </w:r>
      <w:r w:rsidR="0094368C">
        <w:t>l</w:t>
      </w:r>
      <w:r w:rsidR="0094368C" w:rsidRPr="0094368C">
        <w:t xml:space="preserve">es isotopes </w:t>
      </w:r>
      <w:r w:rsidR="0094368C">
        <w:t>impactant  la réactivité des cœurs de réacteurs à neutrons rapides</w:t>
      </w:r>
      <w:r w:rsidR="0094368C" w:rsidRPr="0094368C">
        <w:t>.</w:t>
      </w:r>
    </w:p>
    <w:p w:rsidR="004549BC" w:rsidRDefault="004549BC" w:rsidP="00CF723D">
      <w:pPr>
        <w:pStyle w:val="Corpsdetexte"/>
      </w:pPr>
    </w:p>
    <w:tbl>
      <w:tblPr>
        <w:tblW w:w="5000" w:type="pct"/>
        <w:tblCellMar>
          <w:left w:w="70" w:type="dxa"/>
          <w:right w:w="70" w:type="dxa"/>
        </w:tblCellMar>
        <w:tblLook w:val="04A0" w:firstRow="1" w:lastRow="0" w:firstColumn="1" w:lastColumn="0" w:noHBand="0" w:noVBand="1"/>
      </w:tblPr>
      <w:tblGrid>
        <w:gridCol w:w="3048"/>
        <w:gridCol w:w="1238"/>
        <w:gridCol w:w="879"/>
        <w:gridCol w:w="879"/>
        <w:gridCol w:w="879"/>
        <w:gridCol w:w="1045"/>
        <w:gridCol w:w="1244"/>
      </w:tblGrid>
      <w:tr w:rsidR="0094368C" w:rsidRPr="00D626D7" w:rsidTr="00D626D7">
        <w:trPr>
          <w:trHeight w:val="113"/>
        </w:trPr>
        <w:tc>
          <w:tcPr>
            <w:tcW w:w="1654" w:type="pct"/>
            <w:tcBorders>
              <w:top w:val="single" w:sz="4" w:space="0" w:color="auto"/>
              <w:left w:val="single" w:sz="4" w:space="0" w:color="auto"/>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Vecteur Pu</w:t>
            </w:r>
          </w:p>
        </w:tc>
        <w:tc>
          <w:tcPr>
            <w:tcW w:w="672"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Pu238</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Pu239</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Pu240</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Pu241</w:t>
            </w:r>
          </w:p>
        </w:tc>
        <w:tc>
          <w:tcPr>
            <w:tcW w:w="56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Pu242</w:t>
            </w:r>
          </w:p>
        </w:tc>
        <w:tc>
          <w:tcPr>
            <w:tcW w:w="675"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Am241</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PWR – 33000MWj/t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43000MWj/t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53000MWj/t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50,4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7,1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BWR - 30400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CANDU - 7500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AGR - 18000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30,8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9,9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Magnox - 3000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16,9</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Magnox - 5000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68,5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GFR - Pu2035</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29,6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10,4</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0,8</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Toshiba ‘4S’</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bl>
    <w:p w:rsidR="0094368C" w:rsidRDefault="0094368C" w:rsidP="0094368C">
      <w:pPr>
        <w:pStyle w:val="Lgende"/>
      </w:pPr>
      <w:bookmarkStart w:id="14" w:name="_Ref396768484"/>
      <w:bookmarkStart w:id="15" w:name="_Toc396794111"/>
      <w:bookmarkStart w:id="16" w:name="_Ref396949389"/>
      <w:r w:rsidRPr="000B4797">
        <w:t xml:space="preserve">Tableau </w:t>
      </w:r>
      <w:r w:rsidR="00A96A54">
        <w:fldChar w:fldCharType="begin"/>
      </w:r>
      <w:r w:rsidR="00A96A54">
        <w:instrText xml:space="preserve"> SEQ Tableau \* ARABIC </w:instrText>
      </w:r>
      <w:r w:rsidR="00A96A54">
        <w:fldChar w:fldCharType="separate"/>
      </w:r>
      <w:r w:rsidR="00EF220E">
        <w:rPr>
          <w:noProof/>
        </w:rPr>
        <w:t>1</w:t>
      </w:r>
      <w:r w:rsidR="00A96A54">
        <w:rPr>
          <w:noProof/>
        </w:rPr>
        <w:fldChar w:fldCharType="end"/>
      </w:r>
      <w:bookmarkEnd w:id="14"/>
      <w:r w:rsidRPr="000B4797">
        <w:t xml:space="preserve"> : </w:t>
      </w:r>
      <w:r w:rsidR="00E90725">
        <w:t>Listes de v</w:t>
      </w:r>
      <w:r>
        <w:t xml:space="preserve">ecteurs </w:t>
      </w:r>
      <w:r w:rsidR="00E90725">
        <w:t>potentiellement exploitables (</w:t>
      </w:r>
      <w:r>
        <w:t xml:space="preserve">voir </w:t>
      </w:r>
      <w:r w:rsidRPr="00740421">
        <w:t>références</w:t>
      </w:r>
      <w:r w:rsidR="00940991">
        <w:t xml:space="preserve"> </w:t>
      </w:r>
      <w:r w:rsidR="00940991">
        <w:fldChar w:fldCharType="begin"/>
      </w:r>
      <w:r w:rsidR="00940991">
        <w:instrText xml:space="preserve"> REF _Ref396762427 \n \h </w:instrText>
      </w:r>
      <w:r w:rsidR="00940991">
        <w:fldChar w:fldCharType="separate"/>
      </w:r>
      <w:r w:rsidR="00940991">
        <w:t>[7]</w:t>
      </w:r>
      <w:r w:rsidR="00940991">
        <w:fldChar w:fldCharType="end"/>
      </w:r>
      <w:r w:rsidR="00940991">
        <w:t xml:space="preserve">, </w:t>
      </w:r>
      <w:r w:rsidR="00940991">
        <w:fldChar w:fldCharType="begin"/>
      </w:r>
      <w:r w:rsidR="00940991">
        <w:instrText xml:space="preserve"> REF _Ref396947021 \n \h </w:instrText>
      </w:r>
      <w:r w:rsidR="00940991">
        <w:fldChar w:fldCharType="separate"/>
      </w:r>
      <w:r w:rsidR="00940991">
        <w:t>[8]</w:t>
      </w:r>
      <w:r w:rsidR="00940991">
        <w:fldChar w:fldCharType="end"/>
      </w:r>
      <w:r w:rsidR="00940991">
        <w:t xml:space="preserve">, </w:t>
      </w:r>
      <w:r w:rsidR="00940991">
        <w:fldChar w:fldCharType="begin"/>
      </w:r>
      <w:r w:rsidR="00940991">
        <w:instrText xml:space="preserve"> REF _Ref396947023 \n \h </w:instrText>
      </w:r>
      <w:r w:rsidR="00940991">
        <w:fldChar w:fldCharType="separate"/>
      </w:r>
      <w:r w:rsidR="00940991">
        <w:t>[9]</w:t>
      </w:r>
      <w:r w:rsidR="00940991">
        <w:fldChar w:fldCharType="end"/>
      </w:r>
      <w:r w:rsidR="00E90725" w:rsidRPr="00740421">
        <w:t>)</w:t>
      </w:r>
      <w:bookmarkEnd w:id="15"/>
      <w:bookmarkEnd w:id="16"/>
    </w:p>
    <w:p w:rsidR="009716DE" w:rsidRDefault="009716DE">
      <w:pPr>
        <w:rPr>
          <w:rFonts w:asciiTheme="minorHAnsi" w:hAnsiTheme="minorHAnsi" w:cstheme="minorHAnsi"/>
          <w:iCs/>
          <w:sz w:val="24"/>
          <w:szCs w:val="24"/>
          <w:lang w:eastAsia="fr-FR"/>
        </w:rPr>
      </w:pPr>
      <w:r>
        <w:br w:type="page"/>
      </w:r>
    </w:p>
    <w:p w:rsidR="009716DE" w:rsidRPr="009716DE" w:rsidRDefault="009716DE" w:rsidP="009716DE">
      <w:pPr>
        <w:pStyle w:val="Corpsdetexte"/>
      </w:pPr>
    </w:p>
    <w:p w:rsidR="007D535F" w:rsidRDefault="007D535F" w:rsidP="001E7737">
      <w:pPr>
        <w:pStyle w:val="Titre2"/>
      </w:pPr>
      <w:bookmarkStart w:id="17" w:name="_Toc396934326"/>
      <w:r>
        <w:t>Equation de Bateman</w:t>
      </w:r>
      <w:bookmarkEnd w:id="17"/>
    </w:p>
    <w:p w:rsidR="003D4A84" w:rsidRDefault="000368AF" w:rsidP="001E7737">
      <w:pPr>
        <w:pStyle w:val="Corpsdetexte"/>
      </w:pPr>
      <w:r>
        <w:t>L’</w:t>
      </w:r>
      <w:r w:rsidR="00DC5073" w:rsidRPr="00A1234E">
        <w:t>étud</w:t>
      </w:r>
      <w:r>
        <w:t>e de</w:t>
      </w:r>
      <w:r w:rsidR="00DC5073" w:rsidRPr="00A1234E">
        <w:t xml:space="preserve"> la population de noyaux lourds dans le combustible</w:t>
      </w:r>
      <w:r>
        <w:t xml:space="preserve"> conduit à résoudre</w:t>
      </w:r>
      <w:r w:rsidR="00DC5073" w:rsidRPr="00A1234E">
        <w:t xml:space="preserve"> l</w:t>
      </w:r>
      <w:r>
        <w:t xml:space="preserve">es </w:t>
      </w:r>
      <w:r w:rsidR="00DC5073" w:rsidRPr="00A1234E">
        <w:t>équation</w:t>
      </w:r>
      <w:r>
        <w:t>s</w:t>
      </w:r>
      <w:r w:rsidR="00DC5073" w:rsidRPr="00A1234E">
        <w:t xml:space="preserve"> de Bateman. </w:t>
      </w:r>
      <w:r>
        <w:t xml:space="preserve">Ces dernières </w:t>
      </w:r>
      <w:r w:rsidR="00DC5073" w:rsidRPr="00A1234E">
        <w:t>décr</w:t>
      </w:r>
      <w:r>
        <w:t>ivent</w:t>
      </w:r>
      <w:r w:rsidR="00032A25">
        <w:t xml:space="preserve"> l’évolution</w:t>
      </w:r>
      <w:r>
        <w:t xml:space="preserve"> temporelle</w:t>
      </w:r>
      <w:r w:rsidR="00032A25">
        <w:t xml:space="preserve"> de</w:t>
      </w:r>
      <w:r w:rsidR="00DC5073" w:rsidRPr="00A1234E">
        <w:t xml:space="preserve"> la concentration de </w:t>
      </w:r>
      <w:r>
        <w:t xml:space="preserve">chaque </w:t>
      </w:r>
      <w:r w:rsidR="00DC5073" w:rsidRPr="00A1234E">
        <w:t xml:space="preserve">noyau </w:t>
      </w:r>
      <w:r>
        <w:t xml:space="preserve">par un bilan </w:t>
      </w:r>
      <w:r w:rsidR="00032A25">
        <w:t xml:space="preserve">de </w:t>
      </w:r>
      <w:r>
        <w:t>chaque terme de disparition et d’apparition</w:t>
      </w:r>
      <w:r w:rsidR="00DC5073" w:rsidRPr="00A1234E">
        <w:t>.</w:t>
      </w:r>
      <w:r w:rsidR="00B9572B">
        <w:t xml:space="preserve"> L’équation </w:t>
      </w:r>
      <w:r>
        <w:t xml:space="preserve">générale </w:t>
      </w:r>
      <w:r w:rsidR="00B9572B">
        <w:t>de Bateman est la suivante :</w:t>
      </w:r>
    </w:p>
    <w:p w:rsidR="004032C9" w:rsidRPr="00E107DD" w:rsidRDefault="002F03DE" w:rsidP="00E107DD">
      <w:pPr>
        <w:pStyle w:val="Corpsdetexte"/>
        <w:jc w:val="center"/>
        <w:rPr>
          <w:iCs w:val="0"/>
          <w:noProof/>
          <w:color w:val="000000" w:themeColor="text1"/>
          <w:kern w:val="24"/>
          <w:szCs w:val="32"/>
        </w:rPr>
      </w:pPr>
      <m:oMathPara>
        <m:oMath>
          <m:f>
            <m:fPr>
              <m:ctrlPr>
                <w:rPr>
                  <w:rFonts w:ascii="Cambria Math" w:hAnsi="Cambria Math" w:cs="Arial"/>
                  <w:i/>
                  <w:iCs w:val="0"/>
                  <w:color w:val="000000" w:themeColor="text1"/>
                  <w:kern w:val="24"/>
                  <w:szCs w:val="32"/>
                </w:rPr>
              </m:ctrlPr>
            </m:fPr>
            <m:num>
              <m:r>
                <w:rPr>
                  <w:rFonts w:ascii="Cambria Math" w:hAnsi="Cambria Math" w:cs="Arial"/>
                  <w:color w:val="000000" w:themeColor="text1"/>
                  <w:kern w:val="24"/>
                  <w:szCs w:val="32"/>
                </w:rPr>
                <m:t>d</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num>
            <m:den>
              <m:r>
                <w:rPr>
                  <w:rFonts w:ascii="Cambria Math" w:hAnsi="Cambria Math" w:cs="Arial"/>
                  <w:color w:val="000000" w:themeColor="text1"/>
                  <w:kern w:val="24"/>
                  <w:szCs w:val="32"/>
                </w:rPr>
                <m:t>dt</m:t>
              </m:r>
            </m:den>
          </m:f>
          <m:r>
            <w:rPr>
              <w:rFonts w:ascii="Cambria Math" w:hAnsi="Cambria Math" w:cs="Arial"/>
              <w:color w:val="000000" w:themeColor="text1"/>
              <w:kern w:val="24"/>
              <w:szCs w:val="32"/>
            </w:rPr>
            <m:t>=</m:t>
          </m:r>
          <m:nary>
            <m:naryPr>
              <m:chr m:val="∑"/>
              <m:supHide m:val="1"/>
              <m:ctrlPr>
                <w:rPr>
                  <w:rFonts w:ascii="Cambria Math" w:hAnsi="Cambria Math" w:cs="Arial"/>
                  <w:i/>
                  <w:iCs w:val="0"/>
                  <w:color w:val="000000" w:themeColor="text1"/>
                  <w:kern w:val="24"/>
                  <w:szCs w:val="32"/>
                </w:rPr>
              </m:ctrlPr>
            </m:naryPr>
            <m:sub>
              <m:r>
                <w:rPr>
                  <w:rFonts w:ascii="Cambria Math" w:hAnsi="Cambria Math" w:cs="Arial"/>
                  <w:color w:val="000000" w:themeColor="text1"/>
                  <w:kern w:val="24"/>
                  <w:szCs w:val="32"/>
                </w:rPr>
                <m:t>j</m:t>
              </m:r>
            </m:sub>
            <m:sup/>
            <m:e>
              <m:d>
                <m:dPr>
                  <m:begChr m:val="["/>
                  <m:endChr m:val="]"/>
                  <m:ctrlPr>
                    <w:rPr>
                      <w:rFonts w:ascii="Cambria Math" w:hAnsi="Cambria Math" w:cs="Arial"/>
                      <w:i/>
                      <w:iCs w:val="0"/>
                      <w:color w:val="000000" w:themeColor="text1"/>
                      <w:kern w:val="24"/>
                      <w:szCs w:val="32"/>
                    </w:rPr>
                  </m:ctrlPr>
                </m:dPr>
                <m:e>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Y</m:t>
                          </m:r>
                        </m:e>
                        <m:sub>
                          <m:r>
                            <w:rPr>
                              <w:rFonts w:ascii="Cambria Math" w:hAnsi="Cambria Math" w:cs="Arial"/>
                              <w:color w:val="000000" w:themeColor="text1"/>
                              <w:kern w:val="24"/>
                              <w:szCs w:val="32"/>
                            </w:rPr>
                            <m:t>i</m:t>
                          </m:r>
                        </m:sub>
                      </m:sSub>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f,j</m:t>
                          </m:r>
                        </m:sub>
                      </m:sSub>
                    </m:e>
                  </m:d>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j</m:t>
                  </m:r>
                </m:sub>
              </m:sSub>
            </m:e>
          </m:nary>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oMath>
      </m:oMathPara>
    </w:p>
    <w:p w:rsidR="00E107DD" w:rsidRPr="00E107DD" w:rsidRDefault="00E107DD" w:rsidP="00E107DD">
      <w:pPr>
        <w:pStyle w:val="Corpsdetexte"/>
        <w:jc w:val="left"/>
        <w:rPr>
          <w:noProof/>
        </w:rPr>
      </w:pPr>
      <w:r>
        <w:rPr>
          <w:noProof/>
        </w:rPr>
        <w:t>Avec :</w:t>
      </w:r>
    </w:p>
    <w:p w:rsidR="00A1234E" w:rsidRPr="004032C9" w:rsidRDefault="002F03DE" w:rsidP="001E7737">
      <w:pPr>
        <w:pStyle w:val="Corpsdetexte"/>
        <w:numPr>
          <w:ilvl w:val="0"/>
          <w:numId w:val="28"/>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FC25CF">
        <w:t> : La concentration de l’isotope i</w:t>
      </w:r>
    </w:p>
    <w:p w:rsidR="00FC25CF" w:rsidRDefault="002F03DE" w:rsidP="001E7737">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section efficace des réactions conduisant à la formation de l'isotope i à partir de l'isotope j </w:t>
      </w:r>
    </w:p>
    <w:p w:rsidR="00FC25CF" w:rsidRDefault="002F03DE" w:rsidP="00FC25CF">
      <w:pPr>
        <w:pStyle w:val="Corpsdetexte"/>
        <w:numPr>
          <w:ilvl w:val="0"/>
          <w:numId w:val="28"/>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FC25CF">
        <w:t xml:space="preserve"> : Le rendement de fission de l'isotope i </w:t>
      </w:r>
    </w:p>
    <w:p w:rsidR="00FC25CF" w:rsidRDefault="002F03DE"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f</m:t>
            </m:r>
            <m:r>
              <m:rPr>
                <m:sty m:val="p"/>
              </m:rPr>
              <w:rPr>
                <w:rFonts w:ascii="Cambria Math" w:hAnsi="Cambria Math"/>
              </w:rPr>
              <m:t>,</m:t>
            </m:r>
            <m:r>
              <w:rPr>
                <w:rFonts w:ascii="Cambria Math" w:hAnsi="Cambria Math"/>
              </w:rPr>
              <m:t>j</m:t>
            </m:r>
          </m:sub>
        </m:sSub>
      </m:oMath>
      <w:r w:rsidR="00FC25CF">
        <w:t xml:space="preserve"> : La section de fission de l'isotope j</w:t>
      </w:r>
    </w:p>
    <w:p w:rsidR="00FC25CF" w:rsidRDefault="002F03DE" w:rsidP="001E7737">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constante de décroissance radioactive de l'élément j qui </w:t>
      </w:r>
      <w:r w:rsidR="00FC25CF">
        <w:tab/>
        <w:t xml:space="preserve">conduit à la formation de </w:t>
      </w:r>
      <w:r w:rsidR="000368AF">
        <w:t xml:space="preserve">l'isotope </w:t>
      </w:r>
      <w:r w:rsidR="00FC25CF">
        <w:t>i</w:t>
      </w:r>
    </w:p>
    <w:p w:rsidR="00FC25CF" w:rsidRDefault="002F03DE"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i</m:t>
            </m:r>
          </m:sub>
        </m:sSub>
      </m:oMath>
      <w:r w:rsidR="00FC25CF">
        <w:t xml:space="preserve"> : </w:t>
      </w:r>
      <w:r w:rsidR="0034507B">
        <w:t>La section d'absorption de l'</w:t>
      </w:r>
      <w:r w:rsidR="00FC25CF">
        <w:t>isotope i</w:t>
      </w:r>
    </w:p>
    <w:p w:rsidR="00FC25CF" w:rsidRDefault="002F03DE" w:rsidP="00FC25CF">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FC25CF">
        <w:t> : La constante de décroissance radioactive de l</w:t>
      </w:r>
      <w:r w:rsidR="0034507B">
        <w:t>'</w:t>
      </w:r>
      <w:r w:rsidR="00FC25CF">
        <w:t>isotope i</w:t>
      </w:r>
    </w:p>
    <w:p w:rsidR="00FC25CF" w:rsidRDefault="00FC25CF" w:rsidP="001E7737">
      <w:pPr>
        <w:pStyle w:val="Corpsdetexte"/>
        <w:numPr>
          <w:ilvl w:val="0"/>
          <w:numId w:val="28"/>
        </w:numPr>
      </w:pPr>
      <m:oMath>
        <m:r>
          <w:rPr>
            <w:rFonts w:ascii="Cambria Math" w:hAnsi="Cambria Math"/>
          </w:rPr>
          <m:t>φ</m:t>
        </m:r>
      </m:oMath>
      <w:r>
        <w:t> : Le flux neutronique</w:t>
      </w:r>
    </w:p>
    <w:p w:rsidR="004549BC" w:rsidRPr="00FF0473" w:rsidRDefault="004549BC" w:rsidP="004549BC">
      <w:pPr>
        <w:pStyle w:val="Corpsdetexte"/>
        <w:ind w:left="1080"/>
      </w:pPr>
    </w:p>
    <w:p w:rsidR="00D064AB" w:rsidRDefault="00D064AB" w:rsidP="001E7737">
      <w:pPr>
        <w:pStyle w:val="Corpsdetexte"/>
      </w:pPr>
      <w:r w:rsidRPr="00E00698">
        <w:t xml:space="preserve">Cette équation générale </w:t>
      </w:r>
      <w:r w:rsidR="00A4746F" w:rsidRPr="00E00698">
        <w:t xml:space="preserve">doit être simplifiée afin </w:t>
      </w:r>
      <w:r w:rsidR="00E00698" w:rsidRPr="00E00698">
        <w:t>de</w:t>
      </w:r>
      <w:r w:rsidR="00E00698">
        <w:t xml:space="preserve"> l’adapter au problème que l’on souhaite modéliser. Dans les prochains chapitres présentent la chaine de décroissance restreinte et les déclinaisons des équations de Bateman sans et avec flux.</w:t>
      </w:r>
    </w:p>
    <w:p w:rsidR="00D064AB" w:rsidRDefault="00D064AB" w:rsidP="00EC3102">
      <w:pPr>
        <w:pStyle w:val="Titre3"/>
      </w:pPr>
      <w:bookmarkStart w:id="18" w:name="_Ref396825930"/>
      <w:bookmarkStart w:id="19" w:name="_Toc396934327"/>
      <w:r>
        <w:t>Chaine d’évolution</w:t>
      </w:r>
      <w:r w:rsidR="00342BDC">
        <w:t xml:space="preserve"> restreinte</w:t>
      </w:r>
      <w:bookmarkEnd w:id="18"/>
      <w:bookmarkEnd w:id="19"/>
    </w:p>
    <w:p w:rsidR="00D064AB" w:rsidRDefault="00D064AB" w:rsidP="00D064AB">
      <w:pPr>
        <w:pStyle w:val="Corpsdetexte"/>
      </w:pPr>
      <w:r w:rsidRPr="005D7432">
        <w:t xml:space="preserve">Pour calculer l’équation de Bateman pour chaque isotope, il est nécessaire de prendre compte l’évolution des noyaux lourds soumis à un flux neutronique. </w:t>
      </w:r>
      <w:r w:rsidR="00342BDC">
        <w:t xml:space="preserve">Cette chaine illustrée en </w:t>
      </w:r>
      <w:r w:rsidR="00342BDC">
        <w:fldChar w:fldCharType="begin"/>
      </w:r>
      <w:r w:rsidR="00342BDC">
        <w:instrText xml:space="preserve"> REF _Ref396762297 \h </w:instrText>
      </w:r>
      <w:r w:rsidR="00342BDC">
        <w:fldChar w:fldCharType="separate"/>
      </w:r>
      <w:r w:rsidR="00EF220E">
        <w:t xml:space="preserve">Figure </w:t>
      </w:r>
      <w:r w:rsidR="00EF220E">
        <w:rPr>
          <w:noProof/>
        </w:rPr>
        <w:t>2</w:t>
      </w:r>
      <w:r w:rsidR="00342BDC">
        <w:fldChar w:fldCharType="end"/>
      </w:r>
      <w:r w:rsidR="00342BDC">
        <w:t xml:space="preserve"> </w:t>
      </w:r>
      <w:r w:rsidRPr="005D7432">
        <w:t xml:space="preserve"> représente l’évolution des noyaux lourds soumis à leur décroissance naturelle</w:t>
      </w:r>
      <w:r>
        <w:t xml:space="preserve"> et</w:t>
      </w:r>
      <w:r w:rsidRPr="005D7432">
        <w:t xml:space="preserve"> à un flux neutronique.</w:t>
      </w:r>
      <w:r>
        <w:t xml:space="preserve"> </w:t>
      </w:r>
      <w:r w:rsidR="00342BDC">
        <w:t xml:space="preserve">Elle fait apparaitre en particulier les </w:t>
      </w:r>
      <w:r>
        <w:t>noyaux fissiles et fertiles.</w:t>
      </w:r>
      <w:r w:rsidR="00456A31">
        <w:t xml:space="preserve"> Elle exclue les produits de fission dont l’étude de l’évolution dépasse le cadre de ce mémoire.</w:t>
      </w:r>
    </w:p>
    <w:p w:rsidR="00342BDC" w:rsidRDefault="00D064AB" w:rsidP="00342BDC">
      <w:pPr>
        <w:pStyle w:val="Corpsdetexte"/>
      </w:pPr>
      <w:r>
        <w:t>Les noyaux lourds de ce schéma sont issus de la famille d’uranium jusqu’aux isotopes du curium.</w:t>
      </w:r>
      <w:r w:rsidR="00456A31">
        <w:t xml:space="preserve"> </w:t>
      </w:r>
      <w:r w:rsidR="00342BDC" w:rsidRPr="00834516">
        <w:t>Cependant, dans ce travail, il est pris en compte uniquement les isotopes</w:t>
      </w:r>
      <w:r w:rsidR="00456A31">
        <w:t xml:space="preserve"> du</w:t>
      </w:r>
      <w:r w:rsidR="00342BDC" w:rsidRPr="00834516">
        <w:t xml:space="preserve"> vecteur Pu</w:t>
      </w:r>
      <w:r w:rsidR="00456A31">
        <w:t xml:space="preserve"> initial</w:t>
      </w:r>
      <w:r w:rsidR="00342BDC" w:rsidRPr="00834516">
        <w:t xml:space="preserve"> ainsi que l’U235 et l’U238. Les autres noyaux sont considérés en très petite quantité par rapport aux noyaux étudiés</w:t>
      </w:r>
      <w:r w:rsidR="00270AC6">
        <w:t xml:space="preserve">, ou bien sans impact sur l’évolution de ces </w:t>
      </w:r>
      <w:r w:rsidR="009A64EB">
        <w:t>derniers</w:t>
      </w:r>
      <w:r w:rsidR="00342BDC" w:rsidRPr="00834516">
        <w:t>. Leur présence sera donc négligée et n’auront pas d’influence sur la composi</w:t>
      </w:r>
      <w:r w:rsidR="00342BDC">
        <w:t>tion du combustible.</w:t>
      </w:r>
      <w:r w:rsidR="00270AC6">
        <w:t xml:space="preserve"> Le détail des arguments de restriction de cette chaine est présenté dans la réf</w:t>
      </w:r>
      <w:r w:rsidR="00270AC6" w:rsidRPr="009A64EB">
        <w:t xml:space="preserve">érence </w:t>
      </w:r>
      <w:r w:rsidR="00270AC6" w:rsidRPr="00104FA7">
        <w:fldChar w:fldCharType="begin"/>
      </w:r>
      <w:r w:rsidR="00270AC6" w:rsidRPr="00104FA7">
        <w:instrText xml:space="preserve"> REF _Ref396762427 \r \h  \* MERGEFORMAT </w:instrText>
      </w:r>
      <w:r w:rsidR="00270AC6" w:rsidRPr="00104FA7">
        <w:fldChar w:fldCharType="separate"/>
      </w:r>
      <w:r w:rsidR="00EF220E">
        <w:t>[7]</w:t>
      </w:r>
      <w:r w:rsidR="00270AC6" w:rsidRPr="00104FA7">
        <w:fldChar w:fldCharType="end"/>
      </w:r>
      <w:r w:rsidR="00270AC6" w:rsidRPr="00104FA7">
        <w:t>. On remarquera toutefois que dans le cadre de notre problématique de refroidissement et d’irradiation sur de longue</w:t>
      </w:r>
      <w:r w:rsidR="00456A31">
        <w:t>s</w:t>
      </w:r>
      <w:r w:rsidR="00270AC6" w:rsidRPr="00104FA7">
        <w:t xml:space="preserve"> période</w:t>
      </w:r>
      <w:r w:rsidR="00456A31">
        <w:t>s</w:t>
      </w:r>
      <w:r w:rsidR="00270AC6" w:rsidRPr="00104FA7">
        <w:t>, l</w:t>
      </w:r>
      <w:r w:rsidR="009A64EB">
        <w:t xml:space="preserve">es </w:t>
      </w:r>
      <w:r w:rsidR="00270AC6" w:rsidRPr="00104FA7">
        <w:t>décroissanc</w:t>
      </w:r>
      <w:r w:rsidR="009A64EB">
        <w:t>es des différents noyaux du vecteur Pu sont toutes considérées.</w:t>
      </w:r>
    </w:p>
    <w:p w:rsidR="00342BDC" w:rsidRPr="00834516" w:rsidRDefault="00342BDC" w:rsidP="00342BDC">
      <w:pPr>
        <w:pStyle w:val="Corpsdetexte"/>
      </w:pPr>
      <w:r>
        <w:t xml:space="preserve">La chaine de décroissance restreinte est illustrée par la </w:t>
      </w:r>
      <w:r>
        <w:fldChar w:fldCharType="begin"/>
      </w:r>
      <w:r>
        <w:instrText xml:space="preserve"> REF _Ref396762299 \h </w:instrText>
      </w:r>
      <w:r>
        <w:fldChar w:fldCharType="separate"/>
      </w:r>
      <w:r w:rsidR="00EF220E">
        <w:t xml:space="preserve">Figure </w:t>
      </w:r>
      <w:r w:rsidR="00EF220E">
        <w:rPr>
          <w:noProof/>
        </w:rPr>
        <w:t>3</w:t>
      </w:r>
      <w:r>
        <w:fldChar w:fldCharType="end"/>
      </w:r>
      <w:r>
        <w:t>.</w:t>
      </w:r>
    </w:p>
    <w:p w:rsidR="00D064AB" w:rsidRDefault="00D064AB" w:rsidP="00D064AB">
      <w:pPr>
        <w:pStyle w:val="Corpsdetexte"/>
      </w:pPr>
    </w:p>
    <w:p w:rsidR="00D064AB" w:rsidRDefault="00D064AB" w:rsidP="00D064AB">
      <w:pPr>
        <w:pStyle w:val="Corpsdetexte"/>
      </w:pPr>
      <w:r w:rsidRPr="00005895">
        <w:rPr>
          <w:noProof/>
        </w:rPr>
        <w:lastRenderedPageBreak/>
        <w:drawing>
          <wp:inline distT="0" distB="0" distL="0" distR="0" wp14:anchorId="1BBDEA86" wp14:editId="5FDAD2D8">
            <wp:extent cx="5759450" cy="5780814"/>
            <wp:effectExtent l="19050" t="19050" r="12700" b="1079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5780814"/>
                    </a:xfrm>
                    <a:prstGeom prst="rect">
                      <a:avLst/>
                    </a:prstGeom>
                    <a:noFill/>
                    <a:ln>
                      <a:solidFill>
                        <a:schemeClr val="tx1"/>
                      </a:solidFill>
                    </a:ln>
                    <a:effectLst/>
                    <a:extLst/>
                  </pic:spPr>
                </pic:pic>
              </a:graphicData>
            </a:graphic>
          </wp:inline>
        </w:drawing>
      </w:r>
    </w:p>
    <w:p w:rsidR="00342BDC" w:rsidRDefault="00D064AB" w:rsidP="00342BDC">
      <w:pPr>
        <w:pStyle w:val="Lgende"/>
      </w:pPr>
      <w:bookmarkStart w:id="20" w:name="_Ref396762297"/>
      <w:bookmarkStart w:id="21" w:name="_Toc396794116"/>
      <w:bookmarkStart w:id="22" w:name="_Ref396949233"/>
      <w:r>
        <w:t xml:space="preserve">Figure </w:t>
      </w:r>
      <w:r w:rsidR="00A96A54">
        <w:fldChar w:fldCharType="begin"/>
      </w:r>
      <w:r w:rsidR="00A96A54">
        <w:instrText xml:space="preserve"> SEQ Figure \* ARABIC </w:instrText>
      </w:r>
      <w:r w:rsidR="00A96A54">
        <w:fldChar w:fldCharType="separate"/>
      </w:r>
      <w:r w:rsidR="00137C42">
        <w:rPr>
          <w:noProof/>
        </w:rPr>
        <w:t>2</w:t>
      </w:r>
      <w:r w:rsidR="00A96A54">
        <w:rPr>
          <w:noProof/>
        </w:rPr>
        <w:fldChar w:fldCharType="end"/>
      </w:r>
      <w:bookmarkEnd w:id="20"/>
      <w:r>
        <w:t> : Evolution complète des chaînes de désintégration des noyaux lourds</w:t>
      </w:r>
      <w:bookmarkEnd w:id="21"/>
      <w:bookmarkEnd w:id="22"/>
      <w:r w:rsidR="00342BDC">
        <w:t xml:space="preserve"> </w:t>
      </w:r>
    </w:p>
    <w:p w:rsidR="00342BDC" w:rsidRPr="00104FA7" w:rsidRDefault="00342BDC" w:rsidP="00342BDC">
      <w:pPr>
        <w:pStyle w:val="Lgende"/>
        <w:rPr>
          <w:i/>
        </w:rPr>
      </w:pPr>
      <w:r w:rsidRPr="00104FA7">
        <w:rPr>
          <w:i/>
        </w:rPr>
        <w:t xml:space="preserve">Extrait de la référence </w:t>
      </w:r>
      <w:r w:rsidRPr="00104FA7">
        <w:rPr>
          <w:i/>
        </w:rPr>
        <w:fldChar w:fldCharType="begin"/>
      </w:r>
      <w:r w:rsidRPr="00104FA7">
        <w:rPr>
          <w:i/>
        </w:rPr>
        <w:instrText xml:space="preserve"> REF _Ref396762427 \r \h </w:instrText>
      </w:r>
      <w:r>
        <w:rPr>
          <w:i/>
        </w:rPr>
        <w:instrText xml:space="preserve"> \* MERGEFORMAT </w:instrText>
      </w:r>
      <w:r w:rsidRPr="00104FA7">
        <w:rPr>
          <w:i/>
        </w:rPr>
      </w:r>
      <w:r w:rsidRPr="00104FA7">
        <w:rPr>
          <w:i/>
        </w:rPr>
        <w:fldChar w:fldCharType="separate"/>
      </w:r>
      <w:r w:rsidR="00EF220E">
        <w:rPr>
          <w:i/>
        </w:rPr>
        <w:t>[7]</w:t>
      </w:r>
      <w:r w:rsidRPr="00104FA7">
        <w:rPr>
          <w:i/>
        </w:rPr>
        <w:fldChar w:fldCharType="end"/>
      </w:r>
    </w:p>
    <w:p w:rsidR="00D064AB" w:rsidRDefault="00D064AB" w:rsidP="00D064AB">
      <w:pPr>
        <w:pStyle w:val="Corpsdetexte"/>
      </w:pPr>
    </w:p>
    <w:p w:rsidR="00D064AB" w:rsidRDefault="007A2324" w:rsidP="00D064AB">
      <w:pPr>
        <w:pStyle w:val="Corpsdetexte"/>
      </w:pPr>
      <w:r>
        <w:rPr>
          <w:noProof/>
        </w:rPr>
        <w:lastRenderedPageBreak/>
        <mc:AlternateContent>
          <mc:Choice Requires="wps">
            <w:drawing>
              <wp:anchor distT="0" distB="0" distL="114300" distR="114300" simplePos="0" relativeHeight="251717632" behindDoc="0" locked="0" layoutInCell="1" allowOverlap="1" wp14:anchorId="68D7A333" wp14:editId="339CC999">
                <wp:simplePos x="0" y="0"/>
                <wp:positionH relativeFrom="column">
                  <wp:posOffset>3843182</wp:posOffset>
                </wp:positionH>
                <wp:positionV relativeFrom="paragraph">
                  <wp:posOffset>1314450</wp:posOffset>
                </wp:positionV>
                <wp:extent cx="935355" cy="1403985"/>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1403985"/>
                        </a:xfrm>
                        <a:prstGeom prst="rect">
                          <a:avLst/>
                        </a:prstGeom>
                        <a:noFill/>
                        <a:ln w="9525">
                          <a:noFill/>
                          <a:miter lim="800000"/>
                          <a:headEnd/>
                          <a:tailEnd/>
                        </a:ln>
                      </wps:spPr>
                      <wps:txbx>
                        <w:txbxContent>
                          <w:p w:rsidR="002F03DE" w:rsidRPr="00104FA7" w:rsidRDefault="002F03DE" w:rsidP="00104FA7">
                            <w:pPr>
                              <w:jc w:val="center"/>
                              <w:rPr>
                                <w:rFonts w:cs="Arial"/>
                                <w:sz w:val="18"/>
                              </w:rPr>
                            </w:pPr>
                            <w:proofErr w:type="gramStart"/>
                            <w:r w:rsidRPr="00104FA7">
                              <w:rPr>
                                <w:rFonts w:cs="Arial"/>
                                <w:sz w:val="18"/>
                              </w:rPr>
                              <w:t>α</w:t>
                            </w:r>
                            <w:proofErr w:type="gramEnd"/>
                          </w:p>
                          <w:p w:rsidR="002F03DE" w:rsidRPr="00104FA7" w:rsidRDefault="002F03DE" w:rsidP="00104FA7">
                            <w:pPr>
                              <w:jc w:val="center"/>
                              <w:rPr>
                                <w:sz w:val="18"/>
                              </w:rPr>
                            </w:pPr>
                            <w:r>
                              <w:rPr>
                                <w:rFonts w:cs="Arial"/>
                                <w:sz w:val="18"/>
                              </w:rPr>
                              <w:t>24E3</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27" type="#_x0000_t202" style="position:absolute;left:0;text-align:left;margin-left:302.6pt;margin-top:103.5pt;width:73.65pt;height:110.55pt;z-index:251717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" filled="f" stroked="f">
                <v:textbox style="mso-fit-shape-to-text:t">
                  <w:txbxContent>
                    <w:p w:rsidR="002F03DE" w:rsidRPr="00104FA7" w:rsidRDefault="002F03DE" w:rsidP="00104FA7">
                      <w:pPr>
                        <w:jc w:val="center"/>
                        <w:rPr>
                          <w:rFonts w:cs="Arial"/>
                          <w:sz w:val="18"/>
                        </w:rPr>
                      </w:pPr>
                      <w:proofErr w:type="gramStart"/>
                      <w:r w:rsidRPr="00104FA7">
                        <w:rPr>
                          <w:rFonts w:cs="Arial"/>
                          <w:sz w:val="18"/>
                        </w:rPr>
                        <w:t>α</w:t>
                      </w:r>
                      <w:proofErr w:type="gramEnd"/>
                    </w:p>
                    <w:p w:rsidR="002F03DE" w:rsidRPr="00104FA7" w:rsidRDefault="002F03DE" w:rsidP="00104FA7">
                      <w:pPr>
                        <w:jc w:val="center"/>
                        <w:rPr>
                          <w:sz w:val="18"/>
                        </w:rPr>
                      </w:pPr>
                      <w:r>
                        <w:rPr>
                          <w:rFonts w:cs="Arial"/>
                          <w:sz w:val="18"/>
                        </w:rPr>
                        <w:t>24E3</w:t>
                      </w:r>
                      <w:r w:rsidRPr="00104FA7">
                        <w:rPr>
                          <w:rFonts w:cs="Arial"/>
                          <w:sz w:val="18"/>
                        </w:rPr>
                        <w:t xml:space="preserve"> ans</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0EEC5E8" wp14:editId="032B0829">
                <wp:simplePos x="0" y="0"/>
                <wp:positionH relativeFrom="column">
                  <wp:posOffset>3417024</wp:posOffset>
                </wp:positionH>
                <wp:positionV relativeFrom="paragraph">
                  <wp:posOffset>2651110</wp:posOffset>
                </wp:positionV>
                <wp:extent cx="531628" cy="0"/>
                <wp:effectExtent l="0" t="0" r="20955" b="19050"/>
                <wp:wrapNone/>
                <wp:docPr id="41" name="Connecteur droit 41"/>
                <wp:cNvGraphicFramePr/>
                <a:graphic xmlns:a="http://schemas.openxmlformats.org/drawingml/2006/main">
                  <a:graphicData uri="http://schemas.microsoft.com/office/word/2010/wordprocessingShape">
                    <wps:wsp>
                      <wps:cNvCnPr/>
                      <wps:spPr>
                        <a:xfrm>
                          <a:off x="0" y="0"/>
                          <a:ext cx="5316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69.05pt,208.75pt" to="310.9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" strokecolor="black [3040]"/>
            </w:pict>
          </mc:Fallback>
        </mc:AlternateContent>
      </w:r>
      <w:r>
        <w:rPr>
          <w:noProof/>
        </w:rPr>
        <mc:AlternateContent>
          <mc:Choice Requires="wps">
            <w:drawing>
              <wp:anchor distT="0" distB="0" distL="114300" distR="114300" simplePos="0" relativeHeight="251714560" behindDoc="0" locked="0" layoutInCell="1" allowOverlap="1" wp14:anchorId="24E4CD2F" wp14:editId="78A05811">
                <wp:simplePos x="0" y="0"/>
                <wp:positionH relativeFrom="column">
                  <wp:posOffset>3948282</wp:posOffset>
                </wp:positionH>
                <wp:positionV relativeFrom="paragraph">
                  <wp:posOffset>514335</wp:posOffset>
                </wp:positionV>
                <wp:extent cx="0" cy="2137144"/>
                <wp:effectExtent l="0" t="0" r="19050" b="15875"/>
                <wp:wrapNone/>
                <wp:docPr id="40" name="Connecteur droit 40"/>
                <wp:cNvGraphicFramePr/>
                <a:graphic xmlns:a="http://schemas.openxmlformats.org/drawingml/2006/main">
                  <a:graphicData uri="http://schemas.microsoft.com/office/word/2010/wordprocessingShape">
                    <wps:wsp>
                      <wps:cNvCnPr/>
                      <wps:spPr>
                        <a:xfrm>
                          <a:off x="0" y="0"/>
                          <a:ext cx="0" cy="21371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10.9pt,40.5pt" to="310.9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" strokecolor="black [3040]"/>
            </w:pict>
          </mc:Fallback>
        </mc:AlternateContent>
      </w:r>
      <w:r w:rsidR="00534046">
        <w:rPr>
          <w:noProof/>
        </w:rPr>
        <mc:AlternateContent>
          <mc:Choice Requires="wps">
            <w:drawing>
              <wp:anchor distT="0" distB="0" distL="114300" distR="114300" simplePos="0" relativeHeight="251713536" behindDoc="0" locked="0" layoutInCell="1" allowOverlap="1" wp14:anchorId="3A5F8CC5" wp14:editId="7EA8407F">
                <wp:simplePos x="0" y="0"/>
                <wp:positionH relativeFrom="column">
                  <wp:posOffset>1353820</wp:posOffset>
                </wp:positionH>
                <wp:positionV relativeFrom="paragraph">
                  <wp:posOffset>513715</wp:posOffset>
                </wp:positionV>
                <wp:extent cx="2593975" cy="0"/>
                <wp:effectExtent l="38100" t="76200" r="0" b="95250"/>
                <wp:wrapNone/>
                <wp:docPr id="39" name="Connecteur droit avec flèche 39"/>
                <wp:cNvGraphicFramePr/>
                <a:graphic xmlns:a="http://schemas.openxmlformats.org/drawingml/2006/main">
                  <a:graphicData uri="http://schemas.microsoft.com/office/word/2010/wordprocessingShape">
                    <wps:wsp>
                      <wps:cNvCnPr/>
                      <wps:spPr>
                        <a:xfrm flipH="1">
                          <a:off x="0" y="0"/>
                          <a:ext cx="259397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39" o:spid="_x0000_s1026" type="#_x0000_t32" style="position:absolute;margin-left:106.6pt;margin-top:40.45pt;width:204.2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" strokecolor="black [3040]">
                <v:stroke endarrow="block"/>
              </v:shape>
            </w:pict>
          </mc:Fallback>
        </mc:AlternateContent>
      </w:r>
      <w:r w:rsidR="009A64EB">
        <w:rPr>
          <w:noProof/>
        </w:rPr>
        <mc:AlternateContent>
          <mc:Choice Requires="wps">
            <w:drawing>
              <wp:anchor distT="0" distB="0" distL="114300" distR="114300" simplePos="0" relativeHeight="251712512" behindDoc="0" locked="0" layoutInCell="1" allowOverlap="1" wp14:anchorId="17BF4DA9" wp14:editId="21131A19">
                <wp:simplePos x="0" y="0"/>
                <wp:positionH relativeFrom="column">
                  <wp:posOffset>1598856</wp:posOffset>
                </wp:positionH>
                <wp:positionV relativeFrom="paragraph">
                  <wp:posOffset>3969917</wp:posOffset>
                </wp:positionV>
                <wp:extent cx="935665" cy="140398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665" cy="1403985"/>
                        </a:xfrm>
                        <a:prstGeom prst="rect">
                          <a:avLst/>
                        </a:prstGeom>
                        <a:noFill/>
                        <a:ln w="9525">
                          <a:noFill/>
                          <a:miter lim="800000"/>
                          <a:headEnd/>
                          <a:tailEnd/>
                        </a:ln>
                      </wps:spPr>
                      <wps:txbx>
                        <w:txbxContent>
                          <w:p w:rsidR="002F03DE" w:rsidRPr="00104FA7" w:rsidRDefault="002F03DE" w:rsidP="00104FA7">
                            <w:pPr>
                              <w:jc w:val="center"/>
                              <w:rPr>
                                <w:rFonts w:cs="Arial"/>
                                <w:sz w:val="18"/>
                              </w:rPr>
                            </w:pPr>
                            <w:proofErr w:type="gramStart"/>
                            <w:r w:rsidRPr="00104FA7">
                              <w:rPr>
                                <w:rFonts w:cs="Arial"/>
                                <w:sz w:val="18"/>
                              </w:rPr>
                              <w:t>α</w:t>
                            </w:r>
                            <w:proofErr w:type="gramEnd"/>
                          </w:p>
                          <w:p w:rsidR="002F03DE" w:rsidRPr="00104FA7" w:rsidRDefault="002F03DE"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25.9pt;margin-top:312.6pt;width:73.65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" filled="f" stroked="f">
                <v:textbox style="mso-fit-shape-to-text:t">
                  <w:txbxContent>
                    <w:p w:rsidR="002F03DE" w:rsidRPr="00104FA7" w:rsidRDefault="002F03DE" w:rsidP="00104FA7">
                      <w:pPr>
                        <w:jc w:val="center"/>
                        <w:rPr>
                          <w:rFonts w:cs="Arial"/>
                          <w:sz w:val="18"/>
                        </w:rPr>
                      </w:pPr>
                      <w:proofErr w:type="gramStart"/>
                      <w:r w:rsidRPr="00104FA7">
                        <w:rPr>
                          <w:rFonts w:cs="Arial"/>
                          <w:sz w:val="18"/>
                        </w:rPr>
                        <w:t>α</w:t>
                      </w:r>
                      <w:proofErr w:type="gramEnd"/>
                    </w:p>
                    <w:p w:rsidR="002F03DE" w:rsidRPr="00104FA7" w:rsidRDefault="002F03DE"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v:textbox>
              </v:shape>
            </w:pict>
          </mc:Fallback>
        </mc:AlternateContent>
      </w:r>
      <w:r w:rsidR="00270AC6">
        <w:rPr>
          <w:noProof/>
        </w:rPr>
        <mc:AlternateContent>
          <mc:Choice Requires="wps">
            <w:drawing>
              <wp:anchor distT="0" distB="0" distL="114300" distR="114300" simplePos="0" relativeHeight="251710464" behindDoc="0" locked="0" layoutInCell="1" allowOverlap="1" wp14:anchorId="74DCF26B" wp14:editId="5B4CDBB2">
                <wp:simplePos x="0" y="0"/>
                <wp:positionH relativeFrom="column">
                  <wp:posOffset>884555</wp:posOffset>
                </wp:positionH>
                <wp:positionV relativeFrom="paragraph">
                  <wp:posOffset>2340610</wp:posOffset>
                </wp:positionV>
                <wp:extent cx="1955165" cy="1892300"/>
                <wp:effectExtent l="50483" t="44767" r="38417" b="38418"/>
                <wp:wrapNone/>
                <wp:docPr id="36" name="Connecteur en angle 36"/>
                <wp:cNvGraphicFramePr/>
                <a:graphic xmlns:a="http://schemas.openxmlformats.org/drawingml/2006/main">
                  <a:graphicData uri="http://schemas.microsoft.com/office/word/2010/wordprocessingShape">
                    <wps:wsp>
                      <wps:cNvCnPr/>
                      <wps:spPr>
                        <a:xfrm rot="16200000" flipV="1">
                          <a:off x="0" y="0"/>
                          <a:ext cx="1955165" cy="1892300"/>
                        </a:xfrm>
                        <a:prstGeom prst="bentConnector3">
                          <a:avLst>
                            <a:gd name="adj1" fmla="val -575"/>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6" o:spid="_x0000_s1026" type="#_x0000_t34" style="position:absolute;margin-left:69.65pt;margin-top:184.3pt;width:153.95pt;height:149pt;rotation:90;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" adj="-124" strokecolor="black [3040]">
                <v:stroke endarrow="block"/>
              </v:shape>
            </w:pict>
          </mc:Fallback>
        </mc:AlternateContent>
      </w:r>
      <w:r w:rsidR="00D064AB" w:rsidRPr="007D670A">
        <w:rPr>
          <w:noProof/>
        </w:rPr>
        <mc:AlternateContent>
          <mc:Choice Requires="wps">
            <w:drawing>
              <wp:anchor distT="0" distB="0" distL="114300" distR="114300" simplePos="0" relativeHeight="251709440" behindDoc="0" locked="0" layoutInCell="1" allowOverlap="1" wp14:anchorId="2E951A00" wp14:editId="29133FC7">
                <wp:simplePos x="0" y="0"/>
                <wp:positionH relativeFrom="column">
                  <wp:posOffset>3128010</wp:posOffset>
                </wp:positionH>
                <wp:positionV relativeFrom="paragraph">
                  <wp:posOffset>2328545</wp:posOffset>
                </wp:positionV>
                <wp:extent cx="0" cy="149225"/>
                <wp:effectExtent l="76200" t="0" r="57150" b="60325"/>
                <wp:wrapNone/>
                <wp:docPr id="18" name="Connecteur droit avec flèche 4"/>
                <wp:cNvGraphicFramePr/>
                <a:graphic xmlns:a="http://schemas.openxmlformats.org/drawingml/2006/main">
                  <a:graphicData uri="http://schemas.microsoft.com/office/word/2010/wordprocessingShape">
                    <wps:wsp>
                      <wps:cNvCnPr/>
                      <wps:spPr>
                        <a:xfrm>
                          <a:off x="0" y="0"/>
                          <a:ext cx="0" cy="14922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eur droit avec flèche 4" o:spid="_x0000_s1026" type="#_x0000_t32" style="position:absolute;margin-left:246.3pt;margin-top:183.35pt;width:0;height:11.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" strokecolor="black [3040]">
                <v:stroke endarrow="block"/>
              </v:shape>
            </w:pict>
          </mc:Fallback>
        </mc:AlternateContent>
      </w:r>
      <w:r w:rsidR="00D064AB" w:rsidRPr="006F0ABE">
        <w:rPr>
          <w:noProof/>
        </w:rPr>
        <w:t xml:space="preserve"> </w:t>
      </w:r>
      <w:r w:rsidR="00D064AB" w:rsidRPr="00820C7D">
        <w:rPr>
          <w:noProof/>
        </w:rPr>
        <w:drawing>
          <wp:inline distT="0" distB="0" distL="0" distR="0" wp14:anchorId="62827D99" wp14:editId="43193B49">
            <wp:extent cx="5759450" cy="4293564"/>
            <wp:effectExtent l="19050" t="19050" r="12700" b="1206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4293564"/>
                    </a:xfrm>
                    <a:prstGeom prst="rect">
                      <a:avLst/>
                    </a:prstGeom>
                    <a:noFill/>
                    <a:ln>
                      <a:solidFill>
                        <a:schemeClr val="tx1"/>
                      </a:solidFill>
                    </a:ln>
                    <a:extLst/>
                  </pic:spPr>
                </pic:pic>
              </a:graphicData>
            </a:graphic>
          </wp:inline>
        </w:drawing>
      </w:r>
    </w:p>
    <w:p w:rsidR="00D064AB" w:rsidRDefault="00D064AB" w:rsidP="00D064AB">
      <w:pPr>
        <w:pStyle w:val="Lgende"/>
      </w:pPr>
      <w:bookmarkStart w:id="23" w:name="_Ref396762299"/>
      <w:bookmarkStart w:id="24" w:name="_Toc396794117"/>
      <w:bookmarkStart w:id="25" w:name="_Ref396949242"/>
      <w:r>
        <w:t xml:space="preserve">Figure </w:t>
      </w:r>
      <w:r w:rsidR="00A96A54">
        <w:fldChar w:fldCharType="begin"/>
      </w:r>
      <w:r w:rsidR="00A96A54">
        <w:instrText xml:space="preserve"> SEQ Figure \* ARABIC </w:instrText>
      </w:r>
      <w:r w:rsidR="00A96A54">
        <w:fldChar w:fldCharType="separate"/>
      </w:r>
      <w:r w:rsidR="00137C42">
        <w:rPr>
          <w:noProof/>
        </w:rPr>
        <w:t>3</w:t>
      </w:r>
      <w:r w:rsidR="00A96A54">
        <w:rPr>
          <w:noProof/>
        </w:rPr>
        <w:fldChar w:fldCharType="end"/>
      </w:r>
      <w:bookmarkEnd w:id="23"/>
      <w:r>
        <w:t> : Evolution simplifiée des chaînes de désintégration des noyaux lourds</w:t>
      </w:r>
      <w:bookmarkEnd w:id="24"/>
      <w:bookmarkEnd w:id="25"/>
    </w:p>
    <w:p w:rsidR="00342BDC" w:rsidRDefault="00342BDC" w:rsidP="00342BDC">
      <w:pPr>
        <w:pStyle w:val="Lgende"/>
        <w:rPr>
          <w:i/>
        </w:rPr>
      </w:pPr>
      <w:r w:rsidRPr="00961AB4">
        <w:rPr>
          <w:i/>
        </w:rPr>
        <w:t xml:space="preserve">Extrait </w:t>
      </w:r>
      <w:r w:rsidR="00D73200">
        <w:rPr>
          <w:i/>
        </w:rPr>
        <w:t xml:space="preserve">modifié </w:t>
      </w:r>
      <w:r w:rsidRPr="00961AB4">
        <w:rPr>
          <w:i/>
        </w:rPr>
        <w:t xml:space="preserve">de la référence </w:t>
      </w:r>
      <w:r w:rsidRPr="00961AB4">
        <w:rPr>
          <w:i/>
        </w:rPr>
        <w:fldChar w:fldCharType="begin"/>
      </w:r>
      <w:r w:rsidRPr="00961AB4">
        <w:rPr>
          <w:i/>
        </w:rPr>
        <w:instrText xml:space="preserve"> REF _Ref396762427 \r \h </w:instrText>
      </w:r>
      <w:r>
        <w:rPr>
          <w:i/>
        </w:rPr>
        <w:instrText xml:space="preserve"> \* MERGEFORMAT </w:instrText>
      </w:r>
      <w:r w:rsidRPr="00961AB4">
        <w:rPr>
          <w:i/>
        </w:rPr>
      </w:r>
      <w:r w:rsidRPr="00961AB4">
        <w:rPr>
          <w:i/>
        </w:rPr>
        <w:fldChar w:fldCharType="separate"/>
      </w:r>
      <w:r w:rsidR="00EF220E">
        <w:rPr>
          <w:i/>
        </w:rPr>
        <w:t>[7]</w:t>
      </w:r>
      <w:r w:rsidRPr="00961AB4">
        <w:rPr>
          <w:i/>
        </w:rPr>
        <w:fldChar w:fldCharType="end"/>
      </w:r>
    </w:p>
    <w:p w:rsidR="00D73200" w:rsidRDefault="00D73200" w:rsidP="00104FA7">
      <w:pPr>
        <w:pStyle w:val="Corpsdetexte"/>
      </w:pPr>
      <w:r w:rsidRPr="00104FA7">
        <w:rPr>
          <w:b/>
        </w:rPr>
        <w:t>Remarque</w:t>
      </w:r>
      <w:r>
        <w:t xml:space="preserve"> : les valeurs (71%/58%) relatives à la production de Pu238 à partir de l’Am241 sont des valeurs indicatives. Cet isotope est en effet assez mal calculé, et ce rendement de production est souvent ajusté </w:t>
      </w:r>
      <w:r w:rsidR="00923AD0">
        <w:t>selon les</w:t>
      </w:r>
      <w:r>
        <w:t xml:space="preserve"> circonstances.</w:t>
      </w:r>
    </w:p>
    <w:p w:rsidR="00EB1404" w:rsidRPr="00104FA7" w:rsidRDefault="00EB1404" w:rsidP="00104FA7">
      <w:pPr>
        <w:pStyle w:val="Corpsdetexte"/>
      </w:pPr>
    </w:p>
    <w:p w:rsidR="00B552EC" w:rsidRPr="00EC3102" w:rsidRDefault="007D535F" w:rsidP="00EC3102">
      <w:pPr>
        <w:pStyle w:val="Titre3"/>
      </w:pPr>
      <w:bookmarkStart w:id="26" w:name="_Toc396934328"/>
      <w:r w:rsidRPr="00EC3102">
        <w:t>Epuisement sans flux neutronique</w:t>
      </w:r>
      <w:bookmarkEnd w:id="26"/>
    </w:p>
    <w:p w:rsidR="00032A25" w:rsidRPr="00032A25" w:rsidRDefault="00032A25" w:rsidP="00CF723D">
      <w:pPr>
        <w:pStyle w:val="Corpsdetexte"/>
      </w:pPr>
      <w:r w:rsidRPr="00032A25">
        <w:t xml:space="preserve">L’évolution des noyaux du vecteur Pu dans un modèle d’épuisement naturel ne prend pas en compte les sections efficaces et le flux neutronique ce qui </w:t>
      </w:r>
      <w:r w:rsidR="00BD4A04">
        <w:t>simplifie l’équation de Bateman :</w:t>
      </w:r>
    </w:p>
    <w:p w:rsidR="00032A25" w:rsidRPr="00084194" w:rsidRDefault="002F03DE" w:rsidP="00CF723D">
      <w:pPr>
        <w:pStyle w:val="Corpsdetexte"/>
      </w:pPr>
      <m:oMathPara>
        <m:oMathParaPr>
          <m:jc m:val="centerGroup"/>
        </m:oMathPara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supHide m:val="1"/>
              <m:ctrlPr>
                <w:rPr>
                  <w:rFonts w:ascii="Cambria Math" w:hAnsi="Cambria Math"/>
                </w:rPr>
              </m:ctrlPr>
            </m:naryPr>
            <m:sub>
              <m:r>
                <w:rPr>
                  <w:rFonts w:ascii="Cambria Math" w:hAnsi="Cambria Math"/>
                </w:rPr>
                <m:t>j</m:t>
              </m:r>
            </m:sub>
            <m:sup/>
            <m:e>
              <m:sSub>
                <m:sSubPr>
                  <m:ctrlPr>
                    <w:rPr>
                      <w:rFonts w:ascii="Cambria Math" w:hAnsi="Cambria Math"/>
                      <w:bCs/>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E00698" w:rsidRDefault="00E00698" w:rsidP="00E00698">
      <w:pPr>
        <w:pStyle w:val="Corpsdetexte"/>
      </w:pPr>
      <w:r>
        <w:t>Seuls les premiers noyaux fils issus des réactions de désintégrations sont pris en compte car on considère que les prochains noyaux fils n’auront pas d’impact sur la réactivité au vu d</w:t>
      </w:r>
      <w:r w:rsidR="00456A31">
        <w:t>es longues périodes de demi-vie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44047B" w:rsidTr="00104FA7">
        <w:tc>
          <w:tcPr>
            <w:tcW w:w="3070" w:type="dxa"/>
            <w:vAlign w:val="top"/>
          </w:tcPr>
          <w:p w:rsidR="0044047B" w:rsidRPr="00084194" w:rsidRDefault="002F03DE" w:rsidP="00104FA7">
            <w:pPr>
              <w:pStyle w:val="Corpsdetexte"/>
              <w:jc w:val="center"/>
              <w:rPr>
                <w:sz w:val="28"/>
              </w:rPr>
            </w:pPr>
            <m:oMathPara>
              <m:oMathParaPr>
                <m:jc m:val="center"/>
              </m:oMathParaPr>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238</m:t>
                    </m:r>
                  </m:sup>
                  <m:e>
                    <m:r>
                      <m:rPr>
                        <m:sty m:val="bi"/>
                      </m:rPr>
                      <w:rPr>
                        <w:rFonts w:ascii="Cambria Math" w:eastAsiaTheme="minorEastAsia" w:hAnsi="Cambria Math"/>
                      </w:rPr>
                      <m:t>Pu</m:t>
                    </m:r>
                  </m:e>
                </m:sPre>
                <m:box>
                  <m:boxPr>
                    <m:opEmu m:val="1"/>
                    <m:ctrlPr>
                      <w:rPr>
                        <w:rFonts w:ascii="Cambria Math" w:eastAsiaTheme="minorEastAsia" w:hAnsi="Cambria Math"/>
                      </w:rPr>
                    </m:ctrlPr>
                  </m:boxPr>
                  <m: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e>
                </m:box>
                <m:sPre>
                  <m:sPrePr>
                    <m:ctrlPr>
                      <w:rPr>
                        <w:rFonts w:ascii="Cambria Math" w:eastAsiaTheme="minorEastAsia" w:hAnsi="Cambria Math"/>
                      </w:rPr>
                    </m:ctrlPr>
                  </m:sPrePr>
                  <m:sub>
                    <m:r>
                      <m:rPr>
                        <m:sty m:val="p"/>
                      </m:rPr>
                      <w:rPr>
                        <w:rFonts w:ascii="Cambria Math" w:eastAsiaTheme="minorEastAsia" w:hAnsi="Cambria Math"/>
                      </w:rPr>
                      <m:t>92</m:t>
                    </m:r>
                  </m:sub>
                  <m:sup>
                    <m:r>
                      <m:rPr>
                        <m:sty m:val="p"/>
                      </m:rPr>
                      <w:rPr>
                        <w:rFonts w:ascii="Cambria Math" w:eastAsiaTheme="minorEastAsia" w:hAnsi="Cambria Math"/>
                      </w:rPr>
                      <m:t>234</m:t>
                    </m:r>
                  </m:sup>
                  <m:e>
                    <m:r>
                      <w:rPr>
                        <w:rFonts w:ascii="Cambria Math" w:eastAsiaTheme="minorEastAsia" w:hAnsi="Cambria Math"/>
                      </w:rPr>
                      <m:t>U</m:t>
                    </m:r>
                  </m:e>
                </m:sPr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sPre>
                  <m:sPrePr>
                    <m:ctrlPr>
                      <w:rPr>
                        <w:rFonts w:ascii="Cambria Math" w:eastAsiaTheme="minorEastAsia" w:hAnsi="Cambria Math"/>
                      </w:rPr>
                    </m:ctrlPr>
                  </m:sPrePr>
                  <m:sub>
                    <m:r>
                      <m:rPr>
                        <m:sty m:val="p"/>
                      </m:rPr>
                      <w:rPr>
                        <w:rFonts w:ascii="Cambria Math" w:eastAsiaTheme="minorEastAsia" w:hAnsi="Cambria Math"/>
                      </w:rPr>
                      <m:t>90</m:t>
                    </m:r>
                  </m:sub>
                  <m:sup>
                    <m:r>
                      <m:rPr>
                        <m:sty m:val="p"/>
                      </m:rPr>
                      <w:rPr>
                        <w:rFonts w:ascii="Cambria Math" w:eastAsiaTheme="minorEastAsia" w:hAnsi="Cambria Math"/>
                      </w:rPr>
                      <m:t>230</m:t>
                    </m:r>
                  </m:sup>
                  <m:e>
                    <m:r>
                      <w:rPr>
                        <w:rFonts w:ascii="Cambria Math" w:eastAsiaTheme="minorEastAsia" w:hAnsi="Cambria Math"/>
                      </w:rPr>
                      <m:t>Th</m:t>
                    </m:r>
                  </m:e>
                </m:sPre>
              </m:oMath>
            </m:oMathPara>
          </w:p>
          <w:p w:rsidR="0044047B" w:rsidRPr="00084194" w:rsidRDefault="002F03DE"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239</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235</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2F03DE"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240</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236</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232</m:t>
                    </m:r>
                  </m:sup>
                  <m:e>
                    <m:r>
                      <w:rPr>
                        <w:rFonts w:ascii="Cambria Math" w:eastAsiaTheme="minorEastAsia" w:hAnsi="Cambria Math"/>
                      </w:rPr>
                      <m:t>T</m:t>
                    </m:r>
                    <m:r>
                      <w:rPr>
                        <w:rFonts w:ascii="Cambria Math" w:eastAsiaTheme="minorEastAsia" w:hAnsi="Cambria Math"/>
                        <w:lang w:val="en-US"/>
                      </w:rPr>
                      <m:t>h</m:t>
                    </m:r>
                  </m:e>
                </m:sPre>
              </m:oMath>
            </m:oMathPara>
          </w:p>
          <w:p w:rsidR="0044047B" w:rsidRDefault="0044047B" w:rsidP="00104FA7">
            <w:pPr>
              <w:pStyle w:val="Corpsdetexte"/>
              <w:jc w:val="center"/>
            </w:pPr>
          </w:p>
        </w:tc>
        <w:tc>
          <w:tcPr>
            <w:tcW w:w="3071" w:type="dxa"/>
            <w:vAlign w:val="top"/>
          </w:tcPr>
          <w:p w:rsidR="0044047B" w:rsidRPr="00084194" w:rsidRDefault="002F03DE"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241</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rPr>
                      <m:t>95</m:t>
                    </m:r>
                  </m:sub>
                  <m:sup>
                    <m:r>
                      <m:rPr>
                        <m:sty m:val="p"/>
                      </m:rPr>
                      <w:rPr>
                        <w:rFonts w:ascii="Cambria Math" w:eastAsiaTheme="minorEastAsia" w:hAnsi="Cambria Math"/>
                      </w:rPr>
                      <m:t>241</m:t>
                    </m:r>
                  </m:sup>
                  <m:e>
                    <m: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oMath>
            </m:oMathPara>
          </w:p>
          <w:p w:rsidR="0044047B" w:rsidRPr="00084194" w:rsidRDefault="002F03DE"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242</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238</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2F03DE"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95</m:t>
                    </m:r>
                  </m:sub>
                  <m:sup>
                    <m:r>
                      <m:rPr>
                        <m:sty m:val="b"/>
                      </m:rPr>
                      <w:rPr>
                        <w:rFonts w:ascii="Cambria Math" w:eastAsiaTheme="minorEastAsia" w:hAnsi="Cambria Math"/>
                      </w:rPr>
                      <m:t>241</m:t>
                    </m:r>
                  </m:sup>
                  <m:e>
                    <m:r>
                      <m:rPr>
                        <m:sty m:val="bi"/>
                      </m:rP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91</m:t>
                    </m:r>
                  </m:sub>
                  <m:sup>
                    <m:r>
                      <m:rPr>
                        <m:sty m:val="p"/>
                      </m:rPr>
                      <w:rPr>
                        <w:rFonts w:ascii="Cambria Math" w:eastAsiaTheme="minorEastAsia" w:hAnsi="Cambria Math"/>
                      </w:rPr>
                      <m:t>233</m:t>
                    </m:r>
                  </m:sup>
                  <m:e>
                    <m:r>
                      <w:rPr>
                        <w:rFonts w:ascii="Cambria Math" w:eastAsiaTheme="minorEastAsia" w:hAnsi="Cambria Math"/>
                      </w:rPr>
                      <m:t>Pa</m:t>
                    </m:r>
                  </m:e>
                </m:sPre>
              </m:oMath>
            </m:oMathPara>
          </w:p>
          <w:p w:rsidR="0044047B" w:rsidRDefault="0044047B" w:rsidP="00104FA7">
            <w:pPr>
              <w:pStyle w:val="Corpsdetexte"/>
              <w:jc w:val="center"/>
            </w:pPr>
          </w:p>
        </w:tc>
        <w:tc>
          <w:tcPr>
            <w:tcW w:w="3071" w:type="dxa"/>
            <w:vAlign w:val="top"/>
          </w:tcPr>
          <w:p w:rsidR="0044047B" w:rsidRPr="00084194" w:rsidRDefault="002F03DE"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235</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231</m:t>
                    </m:r>
                  </m:sup>
                  <m:e>
                    <m:r>
                      <w:rPr>
                        <w:rFonts w:ascii="Cambria Math" w:eastAsiaTheme="minorEastAsia" w:hAnsi="Cambria Math"/>
                      </w:rPr>
                      <m:t>Pa</m:t>
                    </m:r>
                  </m:e>
                </m:sPre>
              </m:oMath>
            </m:oMathPara>
          </w:p>
          <w:p w:rsidR="0044047B" w:rsidRPr="00084194" w:rsidRDefault="002F03DE"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238</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234</m:t>
                    </m:r>
                  </m:sup>
                  <m:e>
                    <m:r>
                      <w:rPr>
                        <w:rFonts w:ascii="Cambria Math" w:eastAsiaTheme="minorEastAsia" w:hAnsi="Cambria Math"/>
                      </w:rPr>
                      <m:t>Pa</m:t>
                    </m:r>
                  </m:e>
                </m:sPre>
              </m:oMath>
            </m:oMathPara>
          </w:p>
          <w:p w:rsidR="0044047B" w:rsidRDefault="0044047B" w:rsidP="00104FA7">
            <w:pPr>
              <w:pStyle w:val="Corpsdetexte"/>
              <w:jc w:val="center"/>
            </w:pPr>
          </w:p>
        </w:tc>
      </w:tr>
    </w:tbl>
    <w:p w:rsidR="00E00698" w:rsidRDefault="00E00698" w:rsidP="00E00698">
      <w:pPr>
        <w:pStyle w:val="Corpsdetexte"/>
      </w:pPr>
      <w:r>
        <w:lastRenderedPageBreak/>
        <w:t>Les noyaux lourds, excepté le Pu241, se désintègrent par la radioactivité alpha.</w:t>
      </w:r>
    </w:p>
    <w:p w:rsidR="00E00698" w:rsidRDefault="00E00698" w:rsidP="00456A31">
      <w:pPr>
        <w:pStyle w:val="Corpsdetexte"/>
      </w:pPr>
      <w:r>
        <w:t xml:space="preserve">La radioactivité alpha est caractérisée par l’émission d’une particule alpha qui est un noyau </w:t>
      </w:r>
      <w:proofErr w:type="gramStart"/>
      <w:r>
        <w:t xml:space="preserve">d’hélium, </w:t>
      </w:r>
      <m:oMath>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m:rPr>
                <m:sty m:val="p"/>
              </m:rPr>
              <w:rPr>
                <w:rFonts w:ascii="Cambria Math" w:hAnsi="Cambria Math"/>
              </w:rPr>
              <m:t>He</m:t>
            </m:r>
          </m:e>
        </m:sPre>
        <m:r>
          <w:rPr>
            <w:rFonts w:ascii="Cambria Math" w:hAnsi="Cambria Math"/>
          </w:rPr>
          <m:t> </m:t>
        </m:r>
      </m:oMath>
      <w:r w:rsidR="00456A31">
        <w:t>;</w:t>
      </w:r>
      <w:proofErr w:type="gramEnd"/>
      <w:r w:rsidR="00456A31">
        <w:t xml:space="preserve"> elle s</w:t>
      </w:r>
      <w:r>
        <w:t>e traduit par l’équation :</w:t>
      </w:r>
    </w:p>
    <w:p w:rsidR="00E00698" w:rsidRPr="00084194" w:rsidRDefault="002F03DE" w:rsidP="00E00698">
      <w:pPr>
        <w:pStyle w:val="Corpsdetexte"/>
      </w:pPr>
      <m:oMathPara>
        <m:oMath>
          <m:sPre>
            <m:sPrePr>
              <m:ctrlPr>
                <w:rPr>
                  <w:rFonts w:ascii="Cambria Math" w:hAnsi="Cambria Math"/>
                </w:rPr>
              </m:ctrlPr>
            </m:sPrePr>
            <m:sub>
              <m:r>
                <w:rPr>
                  <w:rFonts w:ascii="Cambria Math" w:hAnsi="Cambria Math"/>
                </w:rPr>
                <m:t>Z</m:t>
              </m:r>
            </m:sub>
            <m:sup>
              <m:r>
                <w:rPr>
                  <w:rFonts w:ascii="Cambria Math" w:hAnsi="Cambria Math"/>
                </w:rPr>
                <m:t>A</m:t>
              </m:r>
            </m:sup>
            <m:e>
              <m:r>
                <w:rPr>
                  <w:rFonts w:ascii="Cambria Math" w:hAnsi="Cambria Math"/>
                </w:rPr>
                <m:t>X</m:t>
              </m:r>
            </m:e>
          </m:sPre>
          <m:r>
            <m:rPr>
              <m:sty m:val="p"/>
            </m:rPr>
            <w:rPr>
              <w:rFonts w:ascii="Cambria Math" w:hAnsi="Cambria Math"/>
            </w:rPr>
            <m:t>→</m:t>
          </m:r>
          <m:sPre>
            <m:sPrePr>
              <m:ctrlPr>
                <w:rPr>
                  <w:rFonts w:ascii="Cambria Math" w:hAnsi="Cambria Math"/>
                </w:rPr>
              </m:ctrlPr>
            </m:sPrePr>
            <m:sub>
              <m:r>
                <w:rPr>
                  <w:rFonts w:ascii="Cambria Math" w:hAnsi="Cambria Math"/>
                </w:rPr>
                <m:t>Z</m:t>
              </m:r>
              <m:r>
                <m:rPr>
                  <m:sty m:val="p"/>
                </m:rPr>
                <w:rPr>
                  <w:rFonts w:ascii="Cambria Math" w:hAnsi="Cambria Math"/>
                </w:rPr>
                <m:t>-2</m:t>
              </m:r>
            </m:sub>
            <m:sup>
              <m:r>
                <w:rPr>
                  <w:rFonts w:ascii="Cambria Math" w:hAnsi="Cambria Math"/>
                </w:rPr>
                <m:t>A</m:t>
              </m:r>
              <m:r>
                <m:rPr>
                  <m:sty m:val="p"/>
                </m:rPr>
                <w:rPr>
                  <w:rFonts w:ascii="Cambria Math" w:hAnsi="Cambria Math"/>
                </w:rPr>
                <m:t>-4</m:t>
              </m:r>
            </m:sup>
            <m:e>
              <m:r>
                <w:rPr>
                  <w:rFonts w:ascii="Cambria Math" w:hAnsi="Cambria Math"/>
                </w:rPr>
                <m:t>Y</m:t>
              </m:r>
            </m:e>
          </m:sPre>
          <m:r>
            <m:rPr>
              <m:sty m:val="p"/>
            </m:rPr>
            <w:rPr>
              <w:rFonts w:ascii="Cambria Math" w:hAnsi="Cambria Math"/>
            </w:rPr>
            <m:t>+</m:t>
          </m:r>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w:rPr>
                  <w:rFonts w:ascii="Cambria Math" w:hAnsi="Cambria Math"/>
                </w:rPr>
                <m:t>He</m:t>
              </m:r>
            </m:e>
          </m:sPre>
        </m:oMath>
      </m:oMathPara>
    </w:p>
    <w:p w:rsidR="00E00698" w:rsidRPr="002B0636" w:rsidRDefault="00E00698" w:rsidP="00E00698">
      <w:pPr>
        <w:pStyle w:val="Corpsdetexte"/>
      </w:pPr>
      <w:r w:rsidRPr="00591A6D">
        <w:t xml:space="preserve">Le Pu241 se désintègre par la </w:t>
      </w:r>
      <w:proofErr w:type="gramStart"/>
      <w:r w:rsidRPr="00591A6D">
        <w:t xml:space="preserve">radioactivité </w:t>
      </w:r>
      <w:proofErr w:type="gramEnd"/>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 </m:t>
        </m:r>
      </m:oMath>
      <w:r w:rsidR="00456A31">
        <w:t>,</w:t>
      </w:r>
      <w:r w:rsidRPr="002B0636">
        <w:t xml:space="preserve"> correspond</w:t>
      </w:r>
      <w:r w:rsidR="00456A31">
        <w:t>ant</w:t>
      </w:r>
      <w:r w:rsidRPr="002B0636">
        <w:t xml:space="preserve"> à la transformation d’un neutron en proton</w:t>
      </w:r>
      <w:r w:rsidR="00456A31">
        <w:rPr>
          <w:rStyle w:val="Appelnotedebasdep"/>
        </w:rPr>
        <w:footnoteReference w:id="6"/>
      </w:r>
      <w:r w:rsidRPr="002B0636">
        <w:t xml:space="preserve">. La désintégration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Pr="002B0636">
        <w:t xml:space="preserve"> se traduit par l’équation :</w:t>
      </w:r>
    </w:p>
    <w:p w:rsidR="00E00698" w:rsidRPr="00032A25" w:rsidRDefault="002F03DE" w:rsidP="00104FA7">
      <w:pPr>
        <w:jc w:val="cente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X</m:t>
            </m:r>
          </m:e>
        </m:sPre>
      </m:oMath>
      <w:r w:rsidR="00E00698" w:rsidRPr="00084194">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E00698" w:rsidRPr="00084194">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Z+1</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Y</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HAnsi" w:hAnsi="Cambria Math" w:cstheme="minorHAnsi"/>
                <w:i/>
                <w:iCs/>
                <w:spacing w:val="-5"/>
                <w:kern w:val="20"/>
                <w:sz w:val="24"/>
                <w:szCs w:val="24"/>
              </w:rPr>
            </m:ctrlPr>
          </m:accPr>
          <m:e>
            <m:r>
              <w:rPr>
                <w:rFonts w:ascii="Cambria Math" w:eastAsiaTheme="minorHAnsi" w:hAnsi="Cambria Math" w:cstheme="minorHAnsi"/>
                <w:spacing w:val="-5"/>
                <w:kern w:val="20"/>
                <w:sz w:val="24"/>
                <w:szCs w:val="24"/>
                <w:lang w:val="el-GR"/>
              </w:rPr>
              <m:t>ν</m:t>
            </m:r>
          </m:e>
        </m:acc>
      </m:oMath>
    </w:p>
    <w:p w:rsidR="00F231EE" w:rsidRDefault="00245606" w:rsidP="00CF723D">
      <w:pPr>
        <w:pStyle w:val="Corpsdetexte"/>
      </w:pPr>
      <w:r>
        <w:t>L</w:t>
      </w:r>
      <w:r w:rsidR="0044047B">
        <w:t xml:space="preserve">es </w:t>
      </w:r>
      <w:r w:rsidR="00032A25" w:rsidRPr="00032A25">
        <w:t>équation</w:t>
      </w:r>
      <w:r w:rsidR="0044047B">
        <w:t>s</w:t>
      </w:r>
      <w:r w:rsidR="00032A25" w:rsidRPr="00032A25">
        <w:t xml:space="preserve"> de </w:t>
      </w:r>
      <w:r w:rsidR="00F02570">
        <w:t>Bateman du modèle d’épuisement sans flux pour chaque noyau lourd</w:t>
      </w:r>
      <w:r>
        <w:t xml:space="preserve"> </w:t>
      </w:r>
      <w:r w:rsidR="0044047B">
        <w:t xml:space="preserve">sont </w:t>
      </w:r>
      <w:r>
        <w:t>l</w:t>
      </w:r>
      <w:r w:rsidR="0044047B">
        <w:t>es</w:t>
      </w:r>
      <w:r>
        <w:t xml:space="preserve"> suivante</w:t>
      </w:r>
      <w:r w:rsidR="0044047B">
        <w:t>s</w:t>
      </w:r>
      <w:r w:rsidR="00032A25" w:rsidRPr="00032A25">
        <w:t>:</w:t>
      </w:r>
    </w:p>
    <w:tbl>
      <w:tblPr>
        <w:tblStyle w:val="Grilledutableau"/>
        <w:tblW w:w="9690" w:type="dxa"/>
        <w:tblLook w:val="04A0" w:firstRow="1" w:lastRow="0" w:firstColumn="1" w:lastColumn="0" w:noHBand="0" w:noVBand="1"/>
      </w:tblPr>
      <w:tblGrid>
        <w:gridCol w:w="4845"/>
        <w:gridCol w:w="4845"/>
      </w:tblGrid>
      <w:tr w:rsidR="00F231EE" w:rsidTr="00F231EE">
        <w:trPr>
          <w:trHeight w:val="809"/>
        </w:trPr>
        <w:tc>
          <w:tcPr>
            <w:tcW w:w="4845" w:type="dxa"/>
          </w:tcPr>
          <w:p w:rsidR="00F231EE" w:rsidRPr="00084194" w:rsidRDefault="002F03DE"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oMath>
            </m:oMathPara>
          </w:p>
        </w:tc>
        <w:tc>
          <w:tcPr>
            <w:tcW w:w="4845" w:type="dxa"/>
          </w:tcPr>
          <w:p w:rsidR="00F231EE" w:rsidRPr="00084194" w:rsidRDefault="002F03DE"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508"/>
        </w:trPr>
        <w:tc>
          <w:tcPr>
            <w:tcW w:w="4845" w:type="dxa"/>
          </w:tcPr>
          <w:p w:rsidR="00F231EE" w:rsidRPr="00084194" w:rsidRDefault="002F03DE"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c>
          <w:tcPr>
            <w:tcW w:w="4845" w:type="dxa"/>
          </w:tcPr>
          <w:p w:rsidR="00F231EE" w:rsidRPr="00084194" w:rsidRDefault="002F03DE"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r>
      <w:tr w:rsidR="00F231EE" w:rsidTr="00104FA7">
        <w:trPr>
          <w:trHeight w:val="517"/>
        </w:trPr>
        <w:tc>
          <w:tcPr>
            <w:tcW w:w="4845" w:type="dxa"/>
          </w:tcPr>
          <w:p w:rsidR="00F231EE" w:rsidRPr="00084194" w:rsidRDefault="002F03DE"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oMath>
            </m:oMathPara>
          </w:p>
        </w:tc>
        <w:tc>
          <w:tcPr>
            <w:tcW w:w="4845" w:type="dxa"/>
          </w:tcPr>
          <w:p w:rsidR="00B03BFF" w:rsidRPr="00084194" w:rsidRDefault="002F03DE" w:rsidP="00B03BFF">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499"/>
        </w:trPr>
        <w:tc>
          <w:tcPr>
            <w:tcW w:w="4845" w:type="dxa"/>
          </w:tcPr>
          <w:p w:rsidR="00F231EE" w:rsidRPr="00084194" w:rsidRDefault="002F03DE"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c>
          <w:tcPr>
            <w:tcW w:w="4845" w:type="dxa"/>
          </w:tcPr>
          <w:p w:rsidR="00F231EE" w:rsidRPr="00084194" w:rsidRDefault="002F03DE"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r>
    </w:tbl>
    <w:p w:rsidR="00CB2440" w:rsidRDefault="00CB2440" w:rsidP="00CF723D">
      <w:pPr>
        <w:pStyle w:val="Corpsdetexte"/>
      </w:pPr>
    </w:p>
    <w:p w:rsidR="001C11F5" w:rsidRPr="00084194" w:rsidRDefault="00EF363F" w:rsidP="00CF723D">
      <w:pPr>
        <w:pStyle w:val="Corpsdetexte"/>
      </w:pPr>
      <w:r w:rsidRPr="00756837">
        <w:t>L’équation de Bateman</w:t>
      </w:r>
      <w:r w:rsidR="00224C56">
        <w:t xml:space="preserve"> sans flux</w:t>
      </w:r>
      <w:r w:rsidRPr="00756837">
        <w:t xml:space="preserve"> dépend de la concentration des noyaux et de la constante de décroissance </w:t>
      </w:r>
      <w:r w:rsidR="00245606" w:rsidRPr="00756837">
        <w:t>radioactiv</w:t>
      </w:r>
      <w:r w:rsidR="003457C1">
        <w:t>e relative au temps de demi-vie</w:t>
      </w:r>
      <w:r w:rsidR="003457C1">
        <w:rPr>
          <w:rStyle w:val="Appelnotedebasdep"/>
        </w:rPr>
        <w:footnoteReference w:id="7"/>
      </w:r>
      <w:r w:rsidR="003457C1">
        <w:t xml:space="preserve"> : </w:t>
      </w:r>
      <w:r w:rsidR="00110472">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1/2</m:t>
            </m:r>
          </m:sub>
        </m:sSub>
        <m:r>
          <m:rPr>
            <m:sty m:val="p"/>
          </m:rPr>
          <w:rPr>
            <w:rFonts w:ascii="Cambria Math" w:hAnsi="Cambria Math"/>
          </w:rPr>
          <m:t>=</m:t>
        </m:r>
        <m:f>
          <m:fPr>
            <m:ctrlPr>
              <w:rPr>
                <w:rFonts w:ascii="Cambria Math" w:hAnsi="Cambria Math"/>
              </w:rPr>
            </m:ctrlPr>
          </m:fPr>
          <m:num>
            <m:r>
              <m:rPr>
                <m:sty m:val="p"/>
              </m:rPr>
              <w:rPr>
                <w:rFonts w:ascii="Cambria Math" w:hAnsi="Cambria Math"/>
              </w:rPr>
              <m:t>ln⁡(2)</m:t>
            </m:r>
          </m:num>
          <m:den>
            <m:r>
              <w:rPr>
                <w:rFonts w:ascii="Cambria Math" w:hAnsi="Cambria Math"/>
              </w:rPr>
              <m:t>λ</m:t>
            </m:r>
          </m:den>
        </m:f>
      </m:oMath>
    </w:p>
    <w:p w:rsidR="00756837" w:rsidRDefault="00756837" w:rsidP="00CF723D">
      <w:pPr>
        <w:pStyle w:val="Corpsdetexte"/>
      </w:pPr>
      <w:r w:rsidRPr="00756837">
        <w:t xml:space="preserve">Une </w:t>
      </w:r>
      <w:r w:rsidR="003457C1">
        <w:t xml:space="preserve">collecte des données de décroissance permet </w:t>
      </w:r>
      <w:r w:rsidR="008634A3">
        <w:t xml:space="preserve">d’établir le </w:t>
      </w:r>
      <w:r w:rsidR="008634A3">
        <w:fldChar w:fldCharType="begin"/>
      </w:r>
      <w:r w:rsidR="008634A3">
        <w:instrText xml:space="preserve"> REF _Ref396767711 \h </w:instrText>
      </w:r>
      <w:r w:rsidR="008634A3">
        <w:fldChar w:fldCharType="separate"/>
      </w:r>
      <w:r w:rsidR="00EF220E" w:rsidRPr="002C43EB">
        <w:t xml:space="preserve">Tableau </w:t>
      </w:r>
      <w:r w:rsidR="00EF220E">
        <w:rPr>
          <w:noProof/>
        </w:rPr>
        <w:t>2</w:t>
      </w:r>
      <w:r w:rsidR="008634A3">
        <w:fldChar w:fldCharType="end"/>
      </w:r>
      <w:r w:rsidRPr="00756837">
        <w:t>.</w:t>
      </w:r>
    </w:p>
    <w:tbl>
      <w:tblPr>
        <w:tblStyle w:val="Tramemoyenne1-Accent1"/>
        <w:tblW w:w="0" w:type="auto"/>
        <w:tblLook w:val="04A0" w:firstRow="1" w:lastRow="0" w:firstColumn="1" w:lastColumn="0" w:noHBand="0" w:noVBand="1"/>
      </w:tblPr>
      <w:tblGrid>
        <w:gridCol w:w="4535"/>
        <w:gridCol w:w="4535"/>
      </w:tblGrid>
      <w:tr w:rsidR="00756837" w:rsidRPr="00104FA7" w:rsidTr="00104FA7">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Noyaux</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2F03DE" w:rsidP="00104FA7">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1/2</m:t>
                    </m:r>
                  </m:sub>
                </m:sSub>
                <m:r>
                  <m:rPr>
                    <m:sty m:val="b"/>
                  </m:rPr>
                  <w:rPr>
                    <w:rFonts w:ascii="Cambria Math" w:hAnsi="Cambria Math"/>
                  </w:rPr>
                  <m:t>(années)</m:t>
                </m:r>
              </m:oMath>
            </m:oMathPara>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87,7</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Pu239</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24110</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Pu240</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6561</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14,325</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Pu242</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375</w:t>
            </w:r>
            <w:r w:rsidR="008634A3">
              <w:rPr>
                <w:rFonts w:asciiTheme="minorHAnsi" w:hAnsiTheme="minorHAnsi" w:cstheme="minorHAnsi"/>
                <w:color w:val="000000"/>
                <w:sz w:val="24"/>
                <w:szCs w:val="24"/>
              </w:rPr>
              <w:t>000</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Am241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432,6</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224C56"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4,47</w:t>
            </w:r>
            <w:r w:rsidR="008634A3">
              <w:rPr>
                <w:rFonts w:asciiTheme="minorHAnsi" w:hAnsiTheme="minorHAnsi" w:cstheme="minorHAnsi"/>
                <w:color w:val="000000"/>
                <w:sz w:val="24"/>
                <w:szCs w:val="24"/>
              </w:rPr>
              <w:t xml:space="preserve"> × 10</w:t>
            </w:r>
            <w:r w:rsidR="008634A3" w:rsidRPr="00104FA7">
              <w:rPr>
                <w:rFonts w:asciiTheme="minorHAnsi" w:hAnsiTheme="minorHAnsi" w:cstheme="minorHAnsi"/>
                <w:color w:val="000000"/>
                <w:sz w:val="24"/>
                <w:szCs w:val="24"/>
                <w:vertAlign w:val="superscript"/>
              </w:rPr>
              <w:t>9</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U235</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7,04</w:t>
            </w:r>
            <w:r w:rsidR="008634A3">
              <w:rPr>
                <w:rFonts w:asciiTheme="minorHAnsi" w:hAnsiTheme="minorHAnsi" w:cstheme="minorHAnsi"/>
                <w:color w:val="000000"/>
                <w:sz w:val="24"/>
                <w:szCs w:val="24"/>
              </w:rPr>
              <w:t xml:space="preserve"> × 10</w:t>
            </w:r>
            <w:r w:rsidR="008634A3">
              <w:rPr>
                <w:rFonts w:asciiTheme="minorHAnsi" w:hAnsiTheme="minorHAnsi" w:cstheme="minorHAnsi"/>
                <w:color w:val="000000"/>
                <w:sz w:val="24"/>
                <w:szCs w:val="24"/>
                <w:vertAlign w:val="superscript"/>
              </w:rPr>
              <w:t>8</w:t>
            </w:r>
          </w:p>
        </w:tc>
      </w:tr>
    </w:tbl>
    <w:p w:rsidR="00756837" w:rsidRPr="002C43EB" w:rsidRDefault="00224C56" w:rsidP="00104FA7">
      <w:pPr>
        <w:pStyle w:val="Lgende"/>
      </w:pPr>
      <w:bookmarkStart w:id="27" w:name="_Ref396767711"/>
      <w:bookmarkStart w:id="28" w:name="_Toc396794112"/>
      <w:r w:rsidRPr="002C43EB">
        <w:t xml:space="preserve">Tableau </w:t>
      </w:r>
      <w:r w:rsidR="00A96A54">
        <w:fldChar w:fldCharType="begin"/>
      </w:r>
      <w:r w:rsidR="00A96A54">
        <w:instrText xml:space="preserve"> SEQ Tableau \* ARABIC </w:instrText>
      </w:r>
      <w:r w:rsidR="00A96A54">
        <w:fldChar w:fldCharType="separate"/>
      </w:r>
      <w:r w:rsidR="00EF220E">
        <w:rPr>
          <w:noProof/>
        </w:rPr>
        <w:t>2</w:t>
      </w:r>
      <w:r w:rsidR="00A96A54">
        <w:rPr>
          <w:noProof/>
        </w:rPr>
        <w:fldChar w:fldCharType="end"/>
      </w:r>
      <w:bookmarkEnd w:id="27"/>
      <w:r w:rsidRPr="002C43EB">
        <w:t> : Période de demi-vie des noyaux lourds</w:t>
      </w:r>
      <w:r w:rsidR="00B03BFF">
        <w:t xml:space="preserve"> – voir selon </w:t>
      </w:r>
      <w:proofErr w:type="spellStart"/>
      <w:r w:rsidR="00B03BFF">
        <w:t>Nudat</w:t>
      </w:r>
      <w:proofErr w:type="spellEnd"/>
      <w:r w:rsidR="00B03BFF">
        <w:t xml:space="preserve"> 2.6</w:t>
      </w:r>
      <w:r w:rsidR="00507D53">
        <w:rPr>
          <w:rStyle w:val="Appelnotedebasdep"/>
        </w:rPr>
        <w:footnoteReference w:id="8"/>
      </w:r>
      <w:bookmarkEnd w:id="28"/>
    </w:p>
    <w:p w:rsidR="00FF0473" w:rsidRPr="00F73DFF" w:rsidRDefault="00F73DFF" w:rsidP="00104FA7">
      <w:pPr>
        <w:pStyle w:val="Corpsdetexte"/>
      </w:pPr>
      <w:r>
        <w:tab/>
      </w:r>
      <w:r>
        <w:tab/>
      </w:r>
      <w:r>
        <w:tab/>
      </w:r>
    </w:p>
    <w:p w:rsidR="00A1234E" w:rsidRPr="00A1234E" w:rsidRDefault="00A1234E" w:rsidP="00CF723D">
      <w:pPr>
        <w:pStyle w:val="Corpsdetexte"/>
      </w:pPr>
    </w:p>
    <w:p w:rsidR="00913943" w:rsidRDefault="007D535F" w:rsidP="00EC3102">
      <w:pPr>
        <w:pStyle w:val="Titre3"/>
      </w:pPr>
      <w:bookmarkStart w:id="29" w:name="_Toc396934329"/>
      <w:r>
        <w:t>Epuisement avec flux neutronique</w:t>
      </w:r>
      <w:bookmarkEnd w:id="29"/>
    </w:p>
    <w:p w:rsidR="00C87FF0" w:rsidRDefault="00502B43" w:rsidP="00CF723D">
      <w:pPr>
        <w:pStyle w:val="Corpsdetexte"/>
      </w:pPr>
      <w:r w:rsidRPr="002C43EB">
        <w:t xml:space="preserve">Pour ce modèle d’épuisement, </w:t>
      </w:r>
      <w:r w:rsidR="00104FA7">
        <w:t>les é</w:t>
      </w:r>
      <w:r w:rsidRPr="002C43EB">
        <w:t>quation</w:t>
      </w:r>
      <w:r w:rsidR="00104FA7">
        <w:t>s</w:t>
      </w:r>
      <w:r w:rsidRPr="002C43EB">
        <w:t xml:space="preserve"> de Bateman </w:t>
      </w:r>
      <w:r w:rsidR="00104FA7">
        <w:t>différent des équations sans flux par l’ajout des termes d’irradiation</w:t>
      </w:r>
      <w:r w:rsidRPr="002C43EB">
        <w:t>. Les sections</w:t>
      </w:r>
      <w:r w:rsidR="0047250E">
        <w:t xml:space="preserve"> </w:t>
      </w:r>
      <w:r w:rsidR="00507D53">
        <w:t>efficaces peuvent être visualisée</w:t>
      </w:r>
      <w:r w:rsidR="00C87FF0">
        <w:t>s</w:t>
      </w:r>
      <w:r w:rsidR="00507D53">
        <w:t xml:space="preserve"> avec le logiciel </w:t>
      </w:r>
      <w:r w:rsidR="002F7C04">
        <w:t>J</w:t>
      </w:r>
      <w:r w:rsidR="00507D53">
        <w:t>ANIS 4.0</w:t>
      </w:r>
      <w:r w:rsidRPr="002C43EB">
        <w:rPr>
          <w:rStyle w:val="Appelnotedebasdep"/>
        </w:rPr>
        <w:footnoteReference w:id="9"/>
      </w:r>
      <w:r w:rsidRPr="002C43EB">
        <w:t xml:space="preserve">. </w:t>
      </w:r>
      <w:r w:rsidR="00BC4517">
        <w:t>La section efficace est</w:t>
      </w:r>
      <w:r w:rsidR="00C87FF0">
        <w:t xml:space="preserve"> une surface représentant</w:t>
      </w:r>
      <w:r w:rsidR="00BC4517">
        <w:t xml:space="preserve"> la probabilité qu’un neutron entre en </w:t>
      </w:r>
      <w:r w:rsidR="00C87FF0">
        <w:t>collision d’un noyau. Son unit</w:t>
      </w:r>
      <w:r w:rsidR="00BC4517">
        <w:t xml:space="preserve">é </w:t>
      </w:r>
      <w:r w:rsidR="00C87FF0">
        <w:t>usuelle est le barn, soit 10</w:t>
      </w:r>
      <w:r w:rsidR="00C87FF0" w:rsidRPr="00C87FF0">
        <w:rPr>
          <w:vertAlign w:val="superscript"/>
        </w:rPr>
        <w:t>24</w:t>
      </w:r>
      <m:oMath>
        <m:sSup>
          <m:sSupPr>
            <m:ctrlPr>
              <w:rPr>
                <w:rFonts w:ascii="Cambria Math" w:hAnsi="Cambria Math"/>
                <w:i/>
              </w:rPr>
            </m:ctrlPr>
          </m:sSupPr>
          <m:e>
            <m:r>
              <w:rPr>
                <w:rFonts w:ascii="Cambria Math" w:hAnsi="Cambria Math"/>
              </w:rPr>
              <m:t>cm</m:t>
            </m:r>
          </m:e>
          <m:sup>
            <m:r>
              <w:rPr>
                <w:rFonts w:ascii="Cambria Math" w:hAnsi="Cambria Math"/>
              </w:rPr>
              <m:t>2</m:t>
            </m:r>
          </m:sup>
        </m:sSup>
      </m:oMath>
      <w:r w:rsidR="00BC4517">
        <w:t xml:space="preserve">. </w:t>
      </w:r>
    </w:p>
    <w:p w:rsidR="002B3754" w:rsidRPr="002C43EB" w:rsidRDefault="00C87FF0" w:rsidP="00CF723D">
      <w:pPr>
        <w:pStyle w:val="Corpsdetexte"/>
      </w:pPr>
      <w:r>
        <w:t>L</w:t>
      </w:r>
      <w:r w:rsidR="002B3754" w:rsidRPr="002C43EB">
        <w:t xml:space="preserve">es sections efficaces </w:t>
      </w:r>
      <w:r>
        <w:t>d’intérêt sont les sections d’absorption, plus exactement celles</w:t>
      </w:r>
      <w:r w:rsidR="002B3754" w:rsidRPr="002C43EB">
        <w:t xml:space="preserve"> de fission et de capture</w:t>
      </w:r>
      <w:r>
        <w:t xml:space="preserve"> radiative</w:t>
      </w:r>
      <w:r w:rsidR="002B3754" w:rsidRPr="002C43EB">
        <w:t xml:space="preserve">, notées </w:t>
      </w:r>
      <w:proofErr w:type="gramStart"/>
      <w:r w:rsidR="007C28F4" w:rsidRPr="002C43EB">
        <w:t>respectivement</w:t>
      </w:r>
      <w:r w:rsidR="007C28F4">
        <w:t xml:space="preserve"> </w:t>
      </w:r>
      <w:proofErr w:type="gramEnd"/>
      <m:oMath>
        <m:sSub>
          <m:sSubPr>
            <m:ctrlPr>
              <w:rPr>
                <w:rFonts w:ascii="Cambria Math" w:hAnsi="Cambria Math"/>
                <w:i/>
              </w:rPr>
            </m:ctrlPr>
          </m:sSubPr>
          <m:e>
            <m:r>
              <w:rPr>
                <w:rFonts w:ascii="Cambria Math" w:hAnsi="Cambria Math"/>
              </w:rPr>
              <m:t>σ</m:t>
            </m:r>
          </m:e>
          <m:sub>
            <m:r>
              <w:rPr>
                <w:rFonts w:ascii="Cambria Math" w:hAnsi="Cambria Math"/>
              </w:rPr>
              <m:t>a</m:t>
            </m:r>
          </m:sub>
        </m:sSub>
      </m:oMath>
      <w:r w:rsidR="002B3754" w:rsidRPr="002C43EB">
        <w:t>,</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et </m:t>
        </m:r>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m:t>
        </m:r>
      </m:oMath>
      <w:r>
        <w:t>:</w:t>
      </w:r>
    </w:p>
    <w:p w:rsidR="002B3754" w:rsidRDefault="002F03DE" w:rsidP="00CF723D">
      <w:pPr>
        <w:pStyle w:val="Corpsdetexte"/>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sub>
          </m:sSub>
          <m:r>
            <m:rPr>
              <m:sty m:val="p"/>
            </m:rPr>
            <w:rPr>
              <w:rFonts w:ascii="Cambria Math" w:hAnsi="Cambria Math"/>
            </w:rPr>
            <m:t> </m:t>
          </m:r>
        </m:oMath>
      </m:oMathPara>
    </w:p>
    <w:p w:rsidR="000268B1" w:rsidRPr="002C43EB" w:rsidRDefault="000268B1" w:rsidP="00CF723D">
      <w:pPr>
        <w:pStyle w:val="Corpsdetexte"/>
      </w:pPr>
      <w:r>
        <w:t xml:space="preserve">La section efficace d’absorption correspond donc à la probabilité </w:t>
      </w:r>
      <w:r w:rsidR="00C87FF0">
        <w:t>qu’un noyau absorbe un neutron, transformant ainsi durablement ce noyau soit de manière « radicale » par une</w:t>
      </w:r>
      <w:r>
        <w:t xml:space="preserve"> réaction de fission</w:t>
      </w:r>
      <w:r w:rsidR="00C87FF0">
        <w:t xml:space="preserve">, soit par la </w:t>
      </w:r>
      <w:r>
        <w:t>capture un neutron</w:t>
      </w:r>
      <w:r w:rsidR="00C87FF0">
        <w:t xml:space="preserve"> formant parfois un radionucléide aux caractéristiques très différentes du noyau mère (on parlera par exemple au phénomènes d’activation). </w:t>
      </w:r>
    </w:p>
    <w:p w:rsidR="00C87FF0" w:rsidRPr="00B34E7A" w:rsidRDefault="00C20BDD" w:rsidP="00CF723D">
      <w:pPr>
        <w:pStyle w:val="Corpsdetexte"/>
      </w:pPr>
      <w:r w:rsidRPr="00B34E7A">
        <w:t xml:space="preserve">Prenons par exemple le cas de l’isotope Pu238. </w:t>
      </w:r>
      <w:r w:rsidR="00B26B7E" w:rsidRPr="00B34E7A">
        <w:t>La création de celui-ci</w:t>
      </w:r>
      <w:r w:rsidR="006F0ABE" w:rsidRPr="00B34E7A">
        <w:t xml:space="preserve"> </w:t>
      </w:r>
      <w:r w:rsidRPr="00B34E7A">
        <w:t xml:space="preserve">est </w:t>
      </w:r>
      <w:r w:rsidR="00C87FF0" w:rsidRPr="00B34E7A">
        <w:t>due</w:t>
      </w:r>
      <w:r w:rsidR="00FB6F0E">
        <w:t> :</w:t>
      </w:r>
      <w:r w:rsidRPr="00B34E7A">
        <w:t xml:space="preserve"> </w:t>
      </w:r>
    </w:p>
    <w:p w:rsidR="005302E8" w:rsidRPr="00B34E7A" w:rsidRDefault="00C87FF0" w:rsidP="00B34E7A">
      <w:pPr>
        <w:pStyle w:val="Listepuces"/>
      </w:pPr>
      <w:r w:rsidRPr="00B34E7A">
        <w:t>A</w:t>
      </w:r>
      <w:r w:rsidR="006F0ABE" w:rsidRPr="00B34E7A">
        <w:t>ux captures successives à partir de l’U235.</w:t>
      </w:r>
      <w:r w:rsidR="00B34E7A" w:rsidRPr="00B34E7A">
        <w:tab/>
      </w:r>
      <w:r w:rsidR="006F0ABE" w:rsidRPr="00B34E7A">
        <w:t xml:space="preserve"> </w:t>
      </w:r>
      <w:r w:rsidR="00B34E7A" w:rsidRPr="00B34E7A">
        <w:br/>
      </w:r>
      <w:r w:rsidR="00834516" w:rsidRPr="00B34E7A">
        <w:t xml:space="preserve">En effet la capture neutronique </w:t>
      </w:r>
      <w:r w:rsidR="00B26B7E" w:rsidRPr="00B34E7A">
        <w:t>de l’U235</w:t>
      </w:r>
      <w:r w:rsidR="00834516" w:rsidRPr="00B34E7A">
        <w:t xml:space="preserve"> est </w:t>
      </w:r>
      <w:r w:rsidR="007D670A" w:rsidRPr="00B34E7A">
        <w:t>considérée</w:t>
      </w:r>
      <w:r w:rsidR="00834516" w:rsidRPr="00B34E7A">
        <w:t xml:space="preserve"> car il possède une section efficace de capture non négligeable.</w:t>
      </w:r>
      <w:r w:rsidR="007D670A" w:rsidRPr="00B34E7A">
        <w:t xml:space="preserve"> Par capture</w:t>
      </w:r>
      <w:r w:rsidRPr="00B34E7A">
        <w:t>s</w:t>
      </w:r>
      <w:r w:rsidR="007D670A" w:rsidRPr="00B34E7A">
        <w:t xml:space="preserve"> successive</w:t>
      </w:r>
      <w:r w:rsidRPr="00B34E7A">
        <w:t>s</w:t>
      </w:r>
      <w:r w:rsidR="007D670A" w:rsidRPr="00B34E7A">
        <w:t xml:space="preserve"> puis par deux désintégra</w:t>
      </w:r>
      <w:r w:rsidR="005302E8" w:rsidRPr="00B34E7A">
        <w:t>tions beta de l’U237 et du Np238 qui possède</w:t>
      </w:r>
      <w:r w:rsidRPr="00B34E7A">
        <w:t>nt</w:t>
      </w:r>
      <w:r w:rsidR="005302E8" w:rsidRPr="00B34E7A">
        <w:t xml:space="preserve"> des demi-vies respectives de 6 et 2 jours</w:t>
      </w:r>
      <w:r w:rsidRPr="00B34E7A">
        <w:t>, l’U235 se transmute</w:t>
      </w:r>
      <w:r w:rsidR="007D670A" w:rsidRPr="00B34E7A">
        <w:t xml:space="preserve"> en Pu238. </w:t>
      </w:r>
    </w:p>
    <w:p w:rsidR="000E1160" w:rsidRPr="005D7432" w:rsidRDefault="00C87FF0" w:rsidP="00B34E7A">
      <w:pPr>
        <w:pStyle w:val="Listepuces"/>
      </w:pPr>
      <w:r>
        <w:t>Aux captures successives à partir d</w:t>
      </w:r>
      <w:r w:rsidR="005302E8">
        <w:t>e l’Am241.</w:t>
      </w:r>
      <w:r w:rsidR="00B34E7A">
        <w:tab/>
      </w:r>
      <w:r w:rsidR="00B34E7A">
        <w:br/>
      </w:r>
      <w:r w:rsidR="005302E8">
        <w:t>En effet, l’Am241, par capture</w:t>
      </w:r>
      <w:r w:rsidR="00172AE6">
        <w:t>,</w:t>
      </w:r>
      <w:r w:rsidR="005302E8">
        <w:t xml:space="preserve"> se transforme en Am242 </w:t>
      </w:r>
      <w:r w:rsidR="00B34E7A">
        <w:t>ou en</w:t>
      </w:r>
      <w:r w:rsidR="005302E8">
        <w:t xml:space="preserve"> Am242 métastable</w:t>
      </w:r>
      <w:r>
        <w:rPr>
          <w:rStyle w:val="Appelnotedebasdep"/>
        </w:rPr>
        <w:footnoteReference w:id="10"/>
      </w:r>
      <w:r>
        <w:t xml:space="preserve"> </w:t>
      </w:r>
      <w:r w:rsidR="00172AE6">
        <w:t xml:space="preserve">qui se </w:t>
      </w:r>
      <w:r w:rsidR="00500D29">
        <w:t>désintègrent</w:t>
      </w:r>
      <w:r w:rsidR="00172AE6">
        <w:t xml:space="preserve"> par une </w:t>
      </w:r>
      <w:r w:rsidR="00172AE6" w:rsidRPr="00172AE6">
        <w:t xml:space="preserve">réaction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172AE6">
        <w:t xml:space="preserve"> </w:t>
      </w:r>
      <w:r w:rsidR="00500D29">
        <w:t>(</w:t>
      </w:r>
      <w:proofErr w:type="spellStart"/>
      <w:r w:rsidR="00500D29">
        <w:t>resp</w:t>
      </w:r>
      <w:proofErr w:type="spellEnd"/>
      <w:proofErr w:type="gramStart"/>
      <w:r w:rsidR="00500D29">
        <w:t xml:space="preserve">. </w:t>
      </w:r>
      <w:proofErr w:type="gramEnd"/>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500D29">
        <w:t xml:space="preserve">) en Cm242 (resp. </w:t>
      </w:r>
      <w:r w:rsidR="00172AE6">
        <w:t>Pu242</w:t>
      </w:r>
      <w:r w:rsidR="00500D29">
        <w:t xml:space="preserve">) avec une probabilité de </w:t>
      </w:r>
      <w:r w:rsidR="00172AE6">
        <w:t>84%</w:t>
      </w:r>
      <w:r w:rsidR="00500D29">
        <w:t xml:space="preserve"> (</w:t>
      </w:r>
      <w:proofErr w:type="spellStart"/>
      <w:r w:rsidR="00500D29">
        <w:t>resp</w:t>
      </w:r>
      <w:proofErr w:type="spellEnd"/>
      <w:r w:rsidR="00500D29">
        <w:t xml:space="preserve">. </w:t>
      </w:r>
      <w:r w:rsidR="00172AE6">
        <w:t xml:space="preserve">16%). </w:t>
      </w:r>
      <w:r w:rsidR="00CB2C0B">
        <w:t>Le Cm242</w:t>
      </w:r>
      <w:r w:rsidR="00172AE6">
        <w:t xml:space="preserve"> </w:t>
      </w:r>
      <w:r w:rsidR="00500D29">
        <w:t>se désintègre</w:t>
      </w:r>
      <w:r w:rsidR="00172AE6">
        <w:t xml:space="preserve"> </w:t>
      </w:r>
      <w:r w:rsidR="00500D29">
        <w:t xml:space="preserve">enfin </w:t>
      </w:r>
      <w:r w:rsidR="00172AE6">
        <w:t xml:space="preserve">par réaction alpha avec une période de 162 jours en Pu238. </w:t>
      </w:r>
      <w:r w:rsidR="00B34E7A">
        <w:t>L</w:t>
      </w:r>
      <w:r w:rsidR="00172AE6">
        <w:t xml:space="preserve">’Am242 </w:t>
      </w:r>
      <w:r w:rsidR="00B34E7A">
        <w:t xml:space="preserve">métastable </w:t>
      </w:r>
      <w:r w:rsidR="00CB2C0B">
        <w:t xml:space="preserve">n’est pas prise </w:t>
      </w:r>
      <w:r w:rsidR="00B34E7A">
        <w:t>en compte : en faible quantité, sa période de décroissance est trop longue pour contribuer notablement à la production de Pu238. La décroissance de l’Am242 est considérée immédiate</w:t>
      </w:r>
      <w:r w:rsidR="00CB2C0B">
        <w:t>.</w:t>
      </w:r>
      <w:r w:rsidR="00B34E7A">
        <w:t xml:space="preserve"> S</w:t>
      </w:r>
      <w:r w:rsidR="00CB2C0B">
        <w:t xml:space="preserve">oumis au flux neutronique, </w:t>
      </w:r>
      <w:r w:rsidR="00B34E7A">
        <w:t>la totalité du Cm242 ne produira pas forcément du Pu238. La filiation de l’Am241 au Pu238 est donc complexe, et usuellement « sacrifié</w:t>
      </w:r>
      <w:r w:rsidR="00B34E7A">
        <w:rPr>
          <w:rStyle w:val="Appelnotedebasdep"/>
        </w:rPr>
        <w:footnoteReference w:id="11"/>
      </w:r>
      <w:r w:rsidR="00B34E7A">
        <w:t> » dans les différents codes d’évolution.</w:t>
      </w:r>
    </w:p>
    <w:p w:rsidR="00B34E7A" w:rsidRDefault="00B34E7A">
      <w:pPr>
        <w:rPr>
          <w:rFonts w:asciiTheme="minorHAnsi" w:hAnsiTheme="minorHAnsi" w:cstheme="minorHAnsi"/>
          <w:iCs/>
          <w:sz w:val="24"/>
          <w:szCs w:val="24"/>
          <w:lang w:eastAsia="fr-FR"/>
        </w:rPr>
      </w:pPr>
      <w:r>
        <w:br w:type="page"/>
      </w:r>
    </w:p>
    <w:p w:rsidR="00913943" w:rsidRPr="00913943" w:rsidRDefault="00F02570" w:rsidP="00B34E7A">
      <w:pPr>
        <w:pStyle w:val="Corpsdetexte"/>
      </w:pPr>
      <w:r w:rsidRPr="00F02570">
        <w:lastRenderedPageBreak/>
        <w:t>L</w:t>
      </w:r>
      <w:r w:rsidR="00EC3102">
        <w:t xml:space="preserve">es </w:t>
      </w:r>
      <w:r w:rsidRPr="00F02570">
        <w:t>équation</w:t>
      </w:r>
      <w:r w:rsidR="00EC3102">
        <w:t>s</w:t>
      </w:r>
      <w:r w:rsidRPr="00F02570">
        <w:t xml:space="preserve"> de Bateman pour l’épuisement avec flux pour chaque noyau lourd </w:t>
      </w:r>
      <w:r w:rsidR="00EC3102">
        <w:t>sont les</w:t>
      </w:r>
      <w:r w:rsidRPr="00F02570">
        <w:t xml:space="preserve"> suivante</w:t>
      </w:r>
      <w:r w:rsidR="00EC3102">
        <w:t>s</w:t>
      </w:r>
      <w:r w:rsidRPr="00F02570">
        <w:t> :</w:t>
      </w:r>
    </w:p>
    <w:tbl>
      <w:tblPr>
        <w:tblStyle w:val="Grilledutableau"/>
        <w:tblW w:w="8930" w:type="dxa"/>
        <w:tblInd w:w="250" w:type="dxa"/>
        <w:tblLook w:val="04A0" w:firstRow="1" w:lastRow="0" w:firstColumn="1" w:lastColumn="0" w:noHBand="0" w:noVBand="1"/>
      </w:tblPr>
      <w:tblGrid>
        <w:gridCol w:w="8930"/>
      </w:tblGrid>
      <w:tr w:rsidR="0044413B" w:rsidTr="000F16E5">
        <w:tc>
          <w:tcPr>
            <w:tcW w:w="8930" w:type="dxa"/>
          </w:tcPr>
          <w:p w:rsidR="0044413B" w:rsidRPr="0044413B" w:rsidRDefault="002F03DE" w:rsidP="0044413B">
            <w:pPr>
              <w:rPr>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 xml:space="preserve">+0.71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Tr="000F16E5">
        <w:tc>
          <w:tcPr>
            <w:tcW w:w="8930" w:type="dxa"/>
          </w:tcPr>
          <w:p w:rsidR="0044413B" w:rsidRPr="0044413B" w:rsidRDefault="002F03DE" w:rsidP="0044413B">
            <w:pPr>
              <w:rPr>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2F03DE"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2F03DE"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num>
                  <m:den>
                    <m:r>
                      <w:rPr>
                        <w:rFonts w:ascii="Cambria Math" w:hAnsi="Cambria Math"/>
                        <w:sz w:val="24"/>
                        <w:szCs w:val="24"/>
                      </w:rPr>
                      <m:t>d</m:t>
                    </m:r>
                    <m:r>
                      <w:rPr>
                        <w:rFonts w:ascii="Cambria Math" w:hAnsi="Cambria Math"/>
                        <w:sz w:val="24"/>
                        <w:szCs w:val="24"/>
                      </w:rPr>
                      <m:t>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2F03DE" w:rsidP="000F16E5">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 xml:space="preserve">+0.136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2F03DE"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2F03DE"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2F03DE"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oMath>
            </m:oMathPara>
          </w:p>
        </w:tc>
      </w:tr>
    </w:tbl>
    <w:p w:rsidR="007D535F" w:rsidRDefault="001D0656" w:rsidP="00CF723D">
      <w:pPr>
        <w:pStyle w:val="Titre1"/>
      </w:pPr>
      <w:bookmarkStart w:id="30" w:name="_Toc396934330"/>
      <w:r>
        <w:t>METHODE</w:t>
      </w:r>
      <w:r w:rsidR="00152022">
        <w:t>S</w:t>
      </w:r>
      <w:r>
        <w:t xml:space="preserve"> DE RESOLUTION</w:t>
      </w:r>
      <w:bookmarkEnd w:id="30"/>
    </w:p>
    <w:p w:rsidR="000F16E5" w:rsidRPr="000F16E5" w:rsidRDefault="000F16E5" w:rsidP="000F16E5">
      <w:pPr>
        <w:pStyle w:val="Corpsdetexte"/>
        <w:rPr>
          <w:lang w:eastAsia="en-US"/>
        </w:rPr>
      </w:pPr>
      <w:r>
        <w:rPr>
          <w:lang w:eastAsia="en-US"/>
        </w:rPr>
        <w:t>Dans ce chapitre, différentes méthodes de résolution des équations de Bateman sont présentées. Ces méthodes sont adaptées au modèle d’épuisement avec flux, et donc a fortiori, au modèle d’épuisement sans flux.</w:t>
      </w:r>
    </w:p>
    <w:p w:rsidR="007D535F" w:rsidRDefault="001D0656" w:rsidP="00104FA7">
      <w:pPr>
        <w:pStyle w:val="Titre2"/>
      </w:pPr>
      <w:bookmarkStart w:id="31" w:name="_Ref396819873"/>
      <w:bookmarkStart w:id="32" w:name="_Ref396819876"/>
      <w:bookmarkStart w:id="33" w:name="_Toc396934331"/>
      <w:r>
        <w:t>methode exacte</w:t>
      </w:r>
      <w:bookmarkEnd w:id="31"/>
      <w:bookmarkEnd w:id="32"/>
      <w:bookmarkEnd w:id="33"/>
    </w:p>
    <w:p w:rsidR="00DC7380" w:rsidRPr="00DC7380" w:rsidRDefault="00DC7380" w:rsidP="00DC7380">
      <w:pPr>
        <w:pStyle w:val="Corpsdetexte"/>
        <w:rPr>
          <w:lang w:eastAsia="en-US"/>
        </w:rPr>
      </w:pPr>
      <w:r>
        <w:rPr>
          <w:lang w:eastAsia="en-US"/>
        </w:rPr>
        <w:t xml:space="preserve">Il existe dans la littérature des méthodes de résolution « générale » de l’équation de Bateman, par exemple celle exposée dans la </w:t>
      </w:r>
      <w:r w:rsidR="00FB6F0E">
        <w:rPr>
          <w:lang w:eastAsia="en-US"/>
        </w:rPr>
        <w:t xml:space="preserve">référence </w:t>
      </w:r>
      <w:r w:rsidR="00FB6F0E">
        <w:rPr>
          <w:lang w:eastAsia="en-US"/>
        </w:rPr>
        <w:fldChar w:fldCharType="begin"/>
      </w:r>
      <w:r w:rsidR="00FB6F0E">
        <w:rPr>
          <w:lang w:eastAsia="en-US"/>
        </w:rPr>
        <w:instrText xml:space="preserve"> REF _Ref396951309 \n \h </w:instrText>
      </w:r>
      <w:r w:rsidR="00FB6F0E">
        <w:rPr>
          <w:lang w:eastAsia="en-US"/>
        </w:rPr>
      </w:r>
      <w:r w:rsidR="00FB6F0E">
        <w:rPr>
          <w:lang w:eastAsia="en-US"/>
        </w:rPr>
        <w:fldChar w:fldCharType="separate"/>
      </w:r>
      <w:r w:rsidR="00FB6F0E">
        <w:rPr>
          <w:lang w:eastAsia="en-US"/>
        </w:rPr>
        <w:t>[10]</w:t>
      </w:r>
      <w:r w:rsidR="00FB6F0E">
        <w:rPr>
          <w:lang w:eastAsia="en-US"/>
        </w:rPr>
        <w:fldChar w:fldCharType="end"/>
      </w:r>
      <w:r w:rsidRPr="002C7CEA">
        <w:rPr>
          <w:lang w:eastAsia="en-US"/>
        </w:rPr>
        <w:t>. Toutefois</w:t>
      </w:r>
      <w:r>
        <w:rPr>
          <w:lang w:eastAsia="en-US"/>
        </w:rPr>
        <w:t xml:space="preserve"> la méthode exposée dans ce chapitre, bien que simple, n’a pas été publiée à notre connaissance.</w:t>
      </w:r>
    </w:p>
    <w:p w:rsidR="00E6302A" w:rsidRPr="00EC3102" w:rsidRDefault="00C23503" w:rsidP="00EC3102">
      <w:pPr>
        <w:pStyle w:val="Titre3"/>
      </w:pPr>
      <w:r w:rsidRPr="00EC3102">
        <w:t xml:space="preserve"> </w:t>
      </w:r>
      <w:bookmarkStart w:id="34" w:name="_Toc396934332"/>
      <w:r w:rsidRPr="00EC3102">
        <w:t xml:space="preserve">methode </w:t>
      </w:r>
      <w:r w:rsidR="00435F84">
        <w:t>de la « variation de la constante »</w:t>
      </w:r>
      <w:bookmarkEnd w:id="34"/>
    </w:p>
    <w:p w:rsidR="000F16E5" w:rsidRDefault="000F16E5" w:rsidP="00DC7380">
      <w:pPr>
        <w:pStyle w:val="Corpsdetexte"/>
      </w:pPr>
      <w:r w:rsidRPr="00DC7380">
        <w:t>On peut généraliser les équations de Bateman : la concentration du noyau i est décrite par l’équation suivante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29"/>
        <w:gridCol w:w="1024"/>
      </w:tblGrid>
      <w:tr w:rsidR="00090577" w:rsidTr="0023742C">
        <w:tc>
          <w:tcPr>
            <w:tcW w:w="959" w:type="dxa"/>
          </w:tcPr>
          <w:p w:rsidR="00090577" w:rsidRDefault="00090577" w:rsidP="0023742C">
            <w:pPr>
              <w:pStyle w:val="Corpsdetexte"/>
            </w:pPr>
          </w:p>
        </w:tc>
        <w:tc>
          <w:tcPr>
            <w:tcW w:w="7229" w:type="dxa"/>
          </w:tcPr>
          <w:p w:rsidR="00090577" w:rsidRPr="008D4C18" w:rsidRDefault="002F03DE" w:rsidP="0023742C">
            <w:pPr>
              <w:pStyle w:val="Corpsdetexte"/>
            </w:pPr>
            <m:oMathPara>
              <m:oMathParaPr>
                <m:jc m:val="center"/>
              </m:oMathParaPr>
              <m:oMath>
                <m:f>
                  <m:fPr>
                    <m:ctrlPr>
                      <w:rPr>
                        <w:rFonts w:ascii="Cambria Math" w:hAnsi="Cambria Math"/>
                      </w:rPr>
                    </m:ctrlPr>
                  </m:fPr>
                  <m:num>
                    <m:r>
                      <w:rPr>
                        <w:rFonts w:ascii="Cambria Math" w:hAnsi="Cambria Math"/>
                      </w:rPr>
                      <m:t>d</m:t>
                    </m:r>
                    <m:sSub>
                      <m:sSubPr>
                        <m:ctrlPr>
                          <w:ins w:id="35" w:author="Unknown" w:date="2014-08-25T19:51:00Z">
                            <w:rPr>
                              <w:rFonts w:ascii="Cambria Math" w:hAnsi="Cambria Math"/>
                            </w:rPr>
                          </w:ins>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ins w:id="36" w:author="Unknown" w:date="2014-08-25T19:51:00Z">
                        <w:rPr>
                          <w:rFonts w:ascii="Cambria Math" w:hAnsi="Cambria Math"/>
                        </w:rPr>
                      </w:ins>
                    </m:ctrlPr>
                  </m:sSubPr>
                  <m:e>
                    <m:r>
                      <m:rPr>
                        <m:sty m:val="p"/>
                      </m:rPr>
                      <w:rPr>
                        <w:rFonts w:ascii="Cambria Math" w:hAnsi="Cambria Math"/>
                      </w:rPr>
                      <m:t>α</m:t>
                    </m:r>
                  </m:e>
                  <m:sub>
                    <m:r>
                      <w:rPr>
                        <w:rFonts w:ascii="Cambria Math" w:hAnsi="Cambria Math"/>
                      </w:rPr>
                      <m:t>i</m:t>
                    </m:r>
                  </m:sub>
                </m:sSub>
                <m:sSub>
                  <m:sSubPr>
                    <m:ctrlPr>
                      <w:ins w:id="37" w:author="Unknown" w:date="2014-08-25T19:51:00Z">
                        <w:rPr>
                          <w:rFonts w:ascii="Cambria Math" w:hAnsi="Cambria Math"/>
                        </w:rPr>
                      </w:ins>
                    </m:ctrlPr>
                  </m:sSubPr>
                  <m:e>
                    <m:r>
                      <m:rPr>
                        <m:sty m:val="p"/>
                      </m:rPr>
                      <w:rPr>
                        <w:rFonts w:ascii="Cambria Math" w:hAnsi="Cambria Math"/>
                      </w:rPr>
                      <m:t>N</m:t>
                    </m:r>
                  </m:e>
                  <m:sub>
                    <m:r>
                      <w:rPr>
                        <w:rFonts w:ascii="Cambria Math" w:hAnsi="Cambria Math"/>
                      </w:rPr>
                      <m:t>i</m:t>
                    </m:r>
                  </m:sub>
                </m:sSub>
                <m:r>
                  <m:rPr>
                    <m:sty m:val="p"/>
                  </m:rPr>
                  <w:rPr>
                    <w:rFonts w:ascii="Cambria Math" w:hAnsi="Cambria Math"/>
                  </w:rPr>
                  <m:t>+</m:t>
                </m:r>
                <m:nary>
                  <m:naryPr>
                    <m:chr m:val="∑"/>
                    <m:limLoc m:val="undOvr"/>
                    <m:supHide m:val="1"/>
                    <m:ctrlPr>
                      <w:ins w:id="38" w:author="Unknown" w:date="2014-08-25T19:56:00Z">
                        <w:rPr>
                          <w:rFonts w:ascii="Cambria Math" w:hAnsi="Cambria Math"/>
                          <w:i/>
                        </w:rPr>
                      </w:ins>
                    </m:ctrlPr>
                  </m:naryPr>
                  <m:sub>
                    <m:r>
                      <w:rPr>
                        <w:rFonts w:ascii="Cambria Math" w:hAnsi="Cambria Math"/>
                      </w:rPr>
                      <m:t>j</m:t>
                    </m:r>
                  </m:sub>
                  <m:sup/>
                  <m:e>
                    <m:sSub>
                      <m:sSubPr>
                        <m:ctrlPr>
                          <w:ins w:id="39" w:author="Unknown" w:date="2014-08-25T19:51:00Z">
                            <w:rPr>
                              <w:rFonts w:ascii="Cambria Math" w:hAnsi="Cambria Math"/>
                              <w:i/>
                            </w:rPr>
                          </w:ins>
                        </m:ctrlPr>
                      </m:sSubPr>
                      <m:e>
                        <m:r>
                          <w:rPr>
                            <w:rFonts w:ascii="Cambria Math" w:hAnsi="Cambria Math"/>
                          </w:rPr>
                          <m:t>Prod</m:t>
                        </m:r>
                      </m:e>
                      <m:sub>
                        <m:r>
                          <w:rPr>
                            <w:rFonts w:ascii="Cambria Math" w:hAnsi="Cambria Math"/>
                          </w:rPr>
                          <m:t>j→i</m:t>
                        </m:r>
                      </m:sub>
                    </m:sSub>
                    <m:sSub>
                      <m:sSubPr>
                        <m:ctrlPr>
                          <w:ins w:id="40" w:author="Unknown" w:date="2014-08-25T19:51:00Z">
                            <w:rPr>
                              <w:rFonts w:ascii="Cambria Math" w:hAnsi="Cambria Math"/>
                            </w:rPr>
                          </w:ins>
                        </m:ctrlPr>
                      </m:sSubPr>
                      <m:e>
                        <m:r>
                          <m:rPr>
                            <m:sty m:val="p"/>
                          </m:rPr>
                          <w:rPr>
                            <w:rFonts w:ascii="Cambria Math" w:hAnsi="Cambria Math"/>
                          </w:rPr>
                          <m:t>N</m:t>
                        </m:r>
                      </m:e>
                      <m:sub>
                        <m:r>
                          <w:rPr>
                            <w:rFonts w:ascii="Cambria Math" w:hAnsi="Cambria Math"/>
                          </w:rPr>
                          <m:t>j</m:t>
                        </m:r>
                      </m:sub>
                    </m:sSub>
                  </m:e>
                </m:nary>
              </m:oMath>
            </m:oMathPara>
          </w:p>
        </w:tc>
        <w:tc>
          <w:tcPr>
            <w:tcW w:w="1024" w:type="dxa"/>
          </w:tcPr>
          <w:p w:rsidR="00090577" w:rsidRDefault="00090577" w:rsidP="0023742C">
            <w:pPr>
              <w:pStyle w:val="Lgende"/>
              <w:ind w:firstLine="0"/>
            </w:pPr>
            <w:bookmarkStart w:id="41" w:name="_Ref396786519"/>
            <w:proofErr w:type="spellStart"/>
            <w:r>
              <w:t>Eq</w:t>
            </w:r>
            <w:proofErr w:type="spellEnd"/>
            <w:r>
              <w:t xml:space="preserve">. </w:t>
            </w:r>
            <w:r w:rsidR="00A96A54">
              <w:fldChar w:fldCharType="begin"/>
            </w:r>
            <w:r w:rsidR="00A96A54">
              <w:instrText xml:space="preserve"> SEQ Eq. \* ARABIC </w:instrText>
            </w:r>
            <w:r w:rsidR="00A96A54">
              <w:fldChar w:fldCharType="separate"/>
            </w:r>
            <w:r w:rsidR="00EF220E">
              <w:rPr>
                <w:noProof/>
              </w:rPr>
              <w:t>1</w:t>
            </w:r>
            <w:r w:rsidR="00A96A54">
              <w:rPr>
                <w:noProof/>
              </w:rPr>
              <w:fldChar w:fldCharType="end"/>
            </w:r>
            <w:bookmarkEnd w:id="41"/>
          </w:p>
        </w:tc>
      </w:tr>
    </w:tbl>
    <w:p w:rsidR="00EC3102" w:rsidRDefault="00FA558B" w:rsidP="00EC3102">
      <w:pPr>
        <w:pStyle w:val="Corpsdetexte"/>
      </w:pPr>
      <w:r>
        <w:t>Où :</w:t>
      </w:r>
    </w:p>
    <w:p w:rsidR="00FA558B" w:rsidRPr="00E107DD" w:rsidRDefault="002F03DE" w:rsidP="00FA558B">
      <w:pPr>
        <w:pStyle w:val="Corpsdetexte"/>
        <w:jc w:val="center"/>
        <w:rPr>
          <w:iCs w:val="0"/>
          <w:noProof/>
          <w:color w:val="000000" w:themeColor="text1"/>
          <w:kern w:val="24"/>
          <w:szCs w:val="32"/>
        </w:rPr>
      </w:pPr>
      <m:oMathPara>
        <m:oMath>
          <m:sSub>
            <m:sSubPr>
              <m:ctrlPr>
                <w:ins w:id="42" w:author="Unknown" w:date="2014-08-25T19:51:00Z">
                  <w:rPr>
                    <w:rFonts w:ascii="Cambria Math" w:hAnsi="Cambria Math"/>
                  </w:rPr>
                </w:ins>
              </m:ctrlPr>
            </m:sSubPr>
            <m:e>
              <m:r>
                <m:rPr>
                  <m:sty m:val="p"/>
                </m:rPr>
                <w:rPr>
                  <w:rFonts w:ascii="Cambria Math" w:hAnsi="Cambria Math"/>
                </w:rPr>
                <m:t>α</m:t>
              </m:r>
            </m:e>
            <m:sub>
              <m:r>
                <w:rPr>
                  <w:rFonts w:ascii="Cambria Math" w:hAnsi="Cambria Math"/>
                </w:rPr>
                <m:t>i</m:t>
              </m:r>
            </m:sub>
          </m:sSub>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oMath>
      </m:oMathPara>
    </w:p>
    <w:p w:rsidR="00DC7380" w:rsidRPr="00DC7380" w:rsidRDefault="002F03DE" w:rsidP="00DC7380">
      <w:pPr>
        <w:pStyle w:val="Corpsdetexte"/>
        <w:jc w:val="center"/>
        <w:rPr>
          <w:iCs w:val="0"/>
          <w:noProof/>
          <w:color w:val="000000" w:themeColor="text1"/>
          <w:kern w:val="24"/>
          <w:szCs w:val="32"/>
        </w:rPr>
      </w:pPr>
      <m:oMathPara>
        <m:oMath>
          <m:sSub>
            <m:sSubPr>
              <m:ctrlPr>
                <w:ins w:id="43" w:author="Unknown" w:date="2014-08-25T19:51:00Z">
                  <w:rPr>
                    <w:rFonts w:ascii="Cambria Math" w:hAnsi="Cambria Math"/>
                    <w:i/>
                  </w:rPr>
                </w:ins>
              </m:ctrlPr>
            </m:sSubPr>
            <m:e>
              <m:r>
                <w:rPr>
                  <w:rFonts w:ascii="Cambria Math" w:hAnsi="Cambria Math"/>
                </w:rPr>
                <m:t>Prod</m:t>
              </m:r>
            </m:e>
            <m:sub>
              <m:r>
                <w:rPr>
                  <w:rFonts w:ascii="Cambria Math" w:hAnsi="Cambria Math"/>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oMath>
      </m:oMathPara>
    </w:p>
    <w:p w:rsidR="00DC7380" w:rsidRPr="00B8268A" w:rsidRDefault="00DC7380" w:rsidP="00B8268A">
      <w:pPr>
        <w:pStyle w:val="Corpsdetexte"/>
      </w:pPr>
      <w:r w:rsidRPr="00B8268A">
        <w:t xml:space="preserve">Cette équation du premier ordre avec second membre non nul, coefficient constant, se résout usuellement par la méthode dite « de la variation de la constante », et conduit à la solution générale : </w:t>
      </w:r>
    </w:p>
    <w:p w:rsidR="00DC7380" w:rsidRPr="00084194" w:rsidRDefault="00DC7380" w:rsidP="00DC7380">
      <w:pPr>
        <w:pStyle w:val="Corpsdetexte"/>
      </w:pPr>
      <w:r>
        <w:rPr>
          <w:noProof/>
        </w:rPr>
        <w:t xml:space="preserve"> </w:t>
      </w:r>
      <m:oMath>
        <m:r>
          <m:rPr>
            <m:sty m:val="p"/>
          </m:rPr>
          <w:rPr>
            <w:rFonts w:ascii="Cambria Math" w:hAnsi="Cambria Math"/>
          </w:rPr>
          <w:br/>
        </m:r>
      </m:oMath>
      <m:oMathPara>
        <m:oMath>
          <m:sSub>
            <m:sSubPr>
              <m:ctrlPr>
                <w:ins w:id="44" w:author="Unknown" w:date="2014-08-25T19:51:00Z">
                  <w:rPr>
                    <w:rFonts w:ascii="Cambria Math" w:hAnsi="Cambria Math"/>
                  </w:rPr>
                </w:ins>
              </m:ctrlPr>
            </m:sSubPr>
            <m:e>
              <m:r>
                <m:rPr>
                  <m:sty m:val="p"/>
                </m:rPr>
                <w:rPr>
                  <w:rFonts w:ascii="Cambria Math" w:hAnsi="Cambria Math"/>
                </w:rPr>
                <m:t>N</m:t>
              </m:r>
            </m:e>
            <m:sub>
              <m:r>
                <w:rPr>
                  <w:rFonts w:ascii="Cambria Math" w:hAnsi="Cambria Math"/>
                </w:rPr>
                <m:t>i</m:t>
              </m:r>
            </m:sub>
          </m:sSub>
          <m:r>
            <m:rPr>
              <m:sty m:val="p"/>
            </m:rPr>
            <w:rPr>
              <w:rFonts w:ascii="Cambria Math" w:hAnsi="Cambria Math"/>
            </w:rPr>
            <m:t>(t)=</m:t>
          </m:r>
          <m:sSub>
            <m:sSubPr>
              <m:ctrlPr>
                <w:ins w:id="45" w:author="Unknown" w:date="2014-08-25T19:51:00Z">
                  <w:rPr>
                    <w:rFonts w:ascii="Cambria Math" w:hAnsi="Cambria Math"/>
                  </w:rPr>
                </w:ins>
              </m:ctrlPr>
            </m:sSubPr>
            <m:e>
              <m:r>
                <w:rPr>
                  <w:rFonts w:ascii="Cambria Math" w:hAnsi="Cambria Math"/>
                </w:rPr>
                <m:t>K</m:t>
              </m:r>
            </m:e>
            <m:sub>
              <m:r>
                <w:rPr>
                  <w:rFonts w:ascii="Cambria Math" w:hAnsi="Cambria Math"/>
                </w:rPr>
                <m:t>i</m:t>
              </m:r>
            </m:sub>
          </m:sSub>
          <m:r>
            <w:rPr>
              <w:rFonts w:ascii="Cambria Math" w:hAnsi="Cambria Math"/>
            </w:rPr>
            <m:t>(t)</m:t>
          </m:r>
          <m:sSup>
            <m:sSupPr>
              <m:ctrlPr>
                <w:ins w:id="46" w:author="Unknown" w:date="2014-08-25T19:51:00Z">
                  <w:rPr>
                    <w:rFonts w:ascii="Cambria Math" w:hAnsi="Cambria Math"/>
                  </w:rPr>
                </w:ins>
              </m:ctrlPr>
            </m:sSupPr>
            <m:e>
              <m:r>
                <m:rPr>
                  <m:sty m:val="p"/>
                </m:rPr>
                <w:rPr>
                  <w:rFonts w:ascii="Cambria Math" w:hAnsi="Cambria Math"/>
                </w:rPr>
                <m:t>e</m:t>
              </m:r>
            </m:e>
            <m:sup>
              <m:sSub>
                <m:sSubPr>
                  <m:ctrlPr>
                    <w:ins w:id="47" w:author="Unknown" w:date="2014-08-25T19:51:00Z">
                      <w:rPr>
                        <w:rFonts w:ascii="Cambria Math" w:hAnsi="Cambria Math"/>
                      </w:rPr>
                    </w:ins>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DC7380" w:rsidRPr="00B8268A" w:rsidRDefault="00DC7380" w:rsidP="00B8268A">
      <w:pPr>
        <w:pStyle w:val="Corpsdetexte"/>
      </w:pPr>
      <w:r w:rsidRPr="00B8268A">
        <w:lastRenderedPageBreak/>
        <w:t>Avec :</w:t>
      </w:r>
    </w:p>
    <w:p w:rsidR="00DC7380" w:rsidRPr="00084194" w:rsidRDefault="002F03DE" w:rsidP="00DC7380">
      <w:pPr>
        <w:pStyle w:val="Corpsdetexte"/>
      </w:pPr>
      <m:oMathPara>
        <m:oMath>
          <m:f>
            <m:fPr>
              <m:ctrlPr>
                <w:ins w:id="48" w:author="Unknown" w:date="2014-08-25T19:53:00Z">
                  <w:rPr>
                    <w:rFonts w:ascii="Cambria Math" w:hAnsi="Cambria Math"/>
                  </w:rPr>
                </w:ins>
              </m:ctrlPr>
            </m:fPr>
            <m:num>
              <m:sSub>
                <m:sSubPr>
                  <m:ctrlPr>
                    <w:ins w:id="49" w:author="Unknown" w:date="2014-08-25T19:51:00Z">
                      <w:rPr>
                        <w:rFonts w:ascii="Cambria Math" w:hAnsi="Cambria Math"/>
                      </w:rPr>
                    </w:ins>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ins w:id="50" w:author="Unknown" w:date="2014-08-25T19:56:00Z">
                      <w:rPr>
                        <w:rFonts w:ascii="Cambria Math" w:hAnsi="Cambria Math"/>
                        <w:i/>
                      </w:rPr>
                    </w:ins>
                  </m:ctrlPr>
                </m:naryPr>
                <m:sub>
                  <m:r>
                    <w:rPr>
                      <w:rFonts w:ascii="Cambria Math" w:hAnsi="Cambria Math"/>
                    </w:rPr>
                    <m:t>j</m:t>
                  </m:r>
                </m:sub>
                <m:sup/>
                <m:e>
                  <m:sSub>
                    <m:sSubPr>
                      <m:ctrlPr>
                        <w:ins w:id="51" w:author="Unknown" w:date="2014-08-25T19:51:00Z">
                          <w:rPr>
                            <w:rFonts w:ascii="Cambria Math" w:hAnsi="Cambria Math"/>
                            <w:i/>
                          </w:rPr>
                        </w:ins>
                      </m:ctrlPr>
                    </m:sSubPr>
                    <m:e>
                      <m:r>
                        <w:rPr>
                          <w:rFonts w:ascii="Cambria Math" w:hAnsi="Cambria Math"/>
                        </w:rPr>
                        <m:t>Prod</m:t>
                      </m:r>
                    </m:e>
                    <m:sub>
                      <m:r>
                        <w:rPr>
                          <w:rFonts w:ascii="Cambria Math" w:hAnsi="Cambria Math"/>
                        </w:rPr>
                        <m:t>j→i</m:t>
                      </m:r>
                    </m:sub>
                  </m:sSub>
                  <m:sSub>
                    <m:sSubPr>
                      <m:ctrlPr>
                        <w:ins w:id="52" w:author="Unknown" w:date="2014-08-25T19:51:00Z">
                          <w:rPr>
                            <w:rFonts w:ascii="Cambria Math" w:hAnsi="Cambria Math"/>
                          </w:rPr>
                        </w:ins>
                      </m:ctrlPr>
                    </m:sSubPr>
                    <m:e>
                      <m:r>
                        <m:rPr>
                          <m:sty m:val="p"/>
                        </m:rPr>
                        <w:rPr>
                          <w:rFonts w:ascii="Cambria Math" w:hAnsi="Cambria Math"/>
                        </w:rPr>
                        <m:t>N</m:t>
                      </m:r>
                    </m:e>
                    <m:sub>
                      <m:r>
                        <w:rPr>
                          <w:rFonts w:ascii="Cambria Math" w:hAnsi="Cambria Math"/>
                        </w:rPr>
                        <m:t>j</m:t>
                      </m:r>
                    </m:sub>
                  </m:sSub>
                  <m:r>
                    <w:rPr>
                      <w:rFonts w:ascii="Cambria Math" w:hAnsi="Cambria Math"/>
                    </w:rPr>
                    <m:t>(t)</m:t>
                  </m:r>
                </m:e>
              </m:nary>
            </m:e>
          </m:d>
          <m:sSup>
            <m:sSupPr>
              <m:ctrlPr>
                <w:ins w:id="53" w:author="Unknown" w:date="2014-08-25T19:51:00Z">
                  <w:rPr>
                    <w:rFonts w:ascii="Cambria Math" w:hAnsi="Cambria Math"/>
                  </w:rPr>
                </w:ins>
              </m:ctrlPr>
            </m:sSupPr>
            <m:e>
              <m:r>
                <m:rPr>
                  <m:sty m:val="p"/>
                </m:rPr>
                <w:rPr>
                  <w:rFonts w:ascii="Cambria Math" w:hAnsi="Cambria Math"/>
                </w:rPr>
                <m:t>e</m:t>
              </m:r>
            </m:e>
            <m:sup>
              <m:sSub>
                <m:sSubPr>
                  <m:ctrlPr>
                    <w:ins w:id="54" w:author="Unknown" w:date="2014-08-25T19:51:00Z">
                      <w:rPr>
                        <w:rFonts w:ascii="Cambria Math" w:hAnsi="Cambria Math"/>
                      </w:rPr>
                    </w:ins>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2F1AC0" w:rsidRDefault="002F1AC0" w:rsidP="00B8268A">
      <w:pPr>
        <w:pStyle w:val="Corpsdetexte"/>
      </w:pPr>
      <w:r>
        <w:t>Le problème se résume donc à la détermination d’une primitive, dont la constante est déterminée par la condition limite à l’instant initial.</w:t>
      </w:r>
    </w:p>
    <w:p w:rsidR="00DC7380" w:rsidRPr="00B8268A" w:rsidRDefault="00B8268A" w:rsidP="00B8268A">
      <w:pPr>
        <w:pStyle w:val="Corpsdetexte"/>
      </w:pPr>
      <w:r w:rsidRPr="00B8268A">
        <w:t>Cette formulation est généralement suffisante pour résoudre exactement les systèmes d’équation</w:t>
      </w:r>
      <w:r w:rsidR="002F1AC0">
        <w:t>s</w:t>
      </w:r>
      <w:r w:rsidRPr="00B8268A">
        <w:t xml:space="preserve"> des cas </w:t>
      </w:r>
      <w:r w:rsidR="00791FF3">
        <w:t>de chai</w:t>
      </w:r>
      <w:r w:rsidRPr="00B8268A">
        <w:t xml:space="preserve">ne de décroissance en ligne directe, c’est-à-dire </w:t>
      </w:r>
      <w:r w:rsidR="002F1AC0">
        <w:t xml:space="preserve">les chaines où les </w:t>
      </w:r>
      <w:r w:rsidR="004026F2">
        <w:t>différents</w:t>
      </w:r>
      <w:r w:rsidR="002F1AC0">
        <w:t xml:space="preserve"> noyaux ne font pas partie de leur propre filiation. La considération de</w:t>
      </w:r>
      <w:r>
        <w:t xml:space="preserve"> </w:t>
      </w:r>
      <w:r w:rsidR="002F1AC0">
        <w:t xml:space="preserve">toutes </w:t>
      </w:r>
      <w:r>
        <w:t>le</w:t>
      </w:r>
      <w:r w:rsidR="002F1AC0">
        <w:t>s interactions du</w:t>
      </w:r>
      <w:r>
        <w:t xml:space="preserve"> Pu238</w:t>
      </w:r>
      <w:r w:rsidR="002F1AC0">
        <w:t xml:space="preserve"> introduit des boucles.</w:t>
      </w:r>
    </w:p>
    <w:p w:rsidR="00FA558B" w:rsidRDefault="002F1AC0" w:rsidP="00EC3102">
      <w:pPr>
        <w:pStyle w:val="Corpsdetexte"/>
      </w:pPr>
      <w:r>
        <w:t>Dans le cadre de cette étude, on remarquera que l’hypothèse</w:t>
      </w:r>
      <w:r w:rsidR="009B5A7A">
        <w:t xml:space="preserve"> d’une décomposition des solutions des équations de Bateman sous la forme d’une base de fonction d’exponentielles de constantes </w:t>
      </w:r>
      <m:oMath>
        <m:sSub>
          <m:sSubPr>
            <m:ctrlPr>
              <w:ins w:id="55" w:author="Unknown" w:date="2014-08-25T19:51:00Z">
                <w:rPr>
                  <w:rFonts w:ascii="Cambria Math" w:hAnsi="Cambria Math"/>
                </w:rPr>
              </w:ins>
            </m:ctrlPr>
          </m:sSubPr>
          <m:e>
            <m:r>
              <m:rPr>
                <m:sty m:val="p"/>
              </m:rPr>
              <w:rPr>
                <w:rFonts w:ascii="Cambria Math" w:hAnsi="Cambria Math"/>
              </w:rPr>
              <m:t>α</m:t>
            </m:r>
          </m:e>
          <m:sub>
            <m:r>
              <w:rPr>
                <w:rFonts w:ascii="Cambria Math" w:hAnsi="Cambria Math"/>
              </w:rPr>
              <m:t>i</m:t>
            </m:r>
          </m:sub>
        </m:sSub>
      </m:oMath>
      <w:r w:rsidR="009B5A7A">
        <w:t xml:space="preserve"> semble </w:t>
      </w:r>
      <w:r w:rsidR="004A5D17">
        <w:t xml:space="preserve">tout à fait </w:t>
      </w:r>
      <w:r w:rsidR="009B5A7A">
        <w:t>valide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29"/>
        <w:gridCol w:w="1024"/>
      </w:tblGrid>
      <w:tr w:rsidR="008D4C18" w:rsidTr="008D4C18">
        <w:tc>
          <w:tcPr>
            <w:tcW w:w="959" w:type="dxa"/>
          </w:tcPr>
          <w:p w:rsidR="008D4C18" w:rsidRDefault="008D4C18" w:rsidP="00EC3102">
            <w:pPr>
              <w:pStyle w:val="Corpsdetexte"/>
            </w:pPr>
          </w:p>
        </w:tc>
        <w:tc>
          <w:tcPr>
            <w:tcW w:w="7229" w:type="dxa"/>
          </w:tcPr>
          <w:p w:rsidR="008D4C18" w:rsidRPr="008D4C18" w:rsidRDefault="002F03DE" w:rsidP="00AA11F1">
            <w:pPr>
              <w:pStyle w:val="Corpsdetexte"/>
            </w:pPr>
            <m:oMathPara>
              <m:oMathParaPr>
                <m:jc m:val="center"/>
              </m:oMathParaPr>
              <m:oMath>
                <m:sSub>
                  <m:sSubPr>
                    <m:ctrlPr>
                      <w:ins w:id="56" w:author="Unknown" w:date="2014-08-25T19:51:00Z">
                        <w:rPr>
                          <w:rFonts w:ascii="Cambria Math" w:hAnsi="Cambria Math"/>
                        </w:rPr>
                      </w:ins>
                    </m:ctrlPr>
                  </m:sSubPr>
                  <m:e>
                    <m:r>
                      <m:rPr>
                        <m:sty m:val="p"/>
                      </m:rPr>
                      <w:rPr>
                        <w:rFonts w:ascii="Cambria Math" w:hAnsi="Cambria Math"/>
                        <w:lang w:val="en-US"/>
                      </w:rPr>
                      <m:t>N</m:t>
                    </m:r>
                  </m:e>
                  <m:sub>
                    <m:r>
                      <w:rPr>
                        <w:rFonts w:ascii="Cambria Math" w:hAnsi="Cambria Math"/>
                      </w:rPr>
                      <m:t>i</m:t>
                    </m:r>
                  </m:sub>
                </m:sSub>
                <m:r>
                  <m:rPr>
                    <m:sty m:val="p"/>
                  </m:rPr>
                  <w:rPr>
                    <w:rFonts w:ascii="Cambria Math" w:hAnsi="Cambria Math"/>
                    <w:lang w:val="en-US"/>
                  </w:rPr>
                  <m:t>(t)=</m:t>
                </m:r>
                <m:nary>
                  <m:naryPr>
                    <m:chr m:val="∑"/>
                    <m:limLoc m:val="undOvr"/>
                    <m:supHide m:val="1"/>
                    <m:ctrlPr>
                      <w:ins w:id="57" w:author="Unknown" w:date="2014-08-25T19:56:00Z">
                        <w:rPr>
                          <w:rFonts w:ascii="Cambria Math" w:hAnsi="Cambria Math"/>
                          <w:i/>
                        </w:rPr>
                      </w:ins>
                    </m:ctrlPr>
                  </m:naryPr>
                  <m:sub>
                    <m:r>
                      <w:rPr>
                        <w:rFonts w:ascii="Cambria Math" w:hAnsi="Cambria Math"/>
                      </w:rPr>
                      <m:t>k</m:t>
                    </m:r>
                  </m:sub>
                  <m:sup/>
                  <m:e>
                    <m:sSub>
                      <m:sSubPr>
                        <m:ctrlPr>
                          <w:ins w:id="58" w:author="Unknown" w:date="2014-08-25T19:51:00Z">
                            <w:rPr>
                              <w:rFonts w:ascii="Cambria Math" w:hAnsi="Cambria Math"/>
                              <w:i/>
                            </w:rPr>
                          </w:ins>
                        </m:ctrlPr>
                      </m:sSubPr>
                      <m:e>
                        <m:r>
                          <w:rPr>
                            <w:rFonts w:ascii="Cambria Math" w:hAnsi="Cambria Math"/>
                          </w:rPr>
                          <m:t>Y</m:t>
                        </m:r>
                      </m:e>
                      <m:sub>
                        <m:r>
                          <w:rPr>
                            <w:rFonts w:ascii="Cambria Math" w:hAnsi="Cambria Math"/>
                          </w:rPr>
                          <m:t>i</m:t>
                        </m:r>
                        <m:r>
                          <w:rPr>
                            <w:rFonts w:ascii="Cambria Math" w:hAnsi="Cambria Math"/>
                            <w:lang w:val="en-US"/>
                          </w:rPr>
                          <m:t>,k</m:t>
                        </m:r>
                      </m:sub>
                    </m:sSub>
                    <m:sSup>
                      <m:sSupPr>
                        <m:ctrlPr>
                          <w:ins w:id="59" w:author="Unknown" w:date="2014-08-25T19:51:00Z">
                            <w:rPr>
                              <w:rFonts w:ascii="Cambria Math" w:hAnsi="Cambria Math"/>
                            </w:rPr>
                          </w:ins>
                        </m:ctrlPr>
                      </m:sSupPr>
                      <m:e>
                        <m:r>
                          <m:rPr>
                            <m:sty m:val="p"/>
                          </m:rPr>
                          <w:rPr>
                            <w:rFonts w:ascii="Cambria Math" w:hAnsi="Cambria Math"/>
                            <w:lang w:val="en-US"/>
                          </w:rPr>
                          <m:t>e</m:t>
                        </m:r>
                      </m:e>
                      <m:sup>
                        <m:sSub>
                          <m:sSubPr>
                            <m:ctrlPr>
                              <w:ins w:id="60" w:author="Unknown" w:date="2014-08-25T19:51:00Z">
                                <w:rPr>
                                  <w:rFonts w:ascii="Cambria Math" w:hAnsi="Cambria Math"/>
                                </w:rPr>
                              </w:ins>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tc>
        <w:tc>
          <w:tcPr>
            <w:tcW w:w="1024" w:type="dxa"/>
          </w:tcPr>
          <w:p w:rsidR="008D4C18" w:rsidRDefault="00090577" w:rsidP="00090577">
            <w:pPr>
              <w:pStyle w:val="Lgende"/>
              <w:ind w:firstLine="0"/>
            </w:pPr>
            <w:bookmarkStart w:id="61" w:name="_Ref396786375"/>
            <w:bookmarkStart w:id="62" w:name="_Ref396786170"/>
            <w:proofErr w:type="spellStart"/>
            <w:r>
              <w:t>Eq</w:t>
            </w:r>
            <w:proofErr w:type="spellEnd"/>
            <w:r>
              <w:t xml:space="preserve">. </w:t>
            </w:r>
            <w:r w:rsidR="00A96A54">
              <w:fldChar w:fldCharType="begin"/>
            </w:r>
            <w:r w:rsidR="00A96A54">
              <w:instrText xml:space="preserve"> SEQ Eq. \* ARABIC </w:instrText>
            </w:r>
            <w:r w:rsidR="00A96A54">
              <w:fldChar w:fldCharType="separate"/>
            </w:r>
            <w:r w:rsidR="00EF220E">
              <w:rPr>
                <w:noProof/>
              </w:rPr>
              <w:t>2</w:t>
            </w:r>
            <w:r w:rsidR="00A96A54">
              <w:rPr>
                <w:noProof/>
              </w:rPr>
              <w:fldChar w:fldCharType="end"/>
            </w:r>
            <w:bookmarkEnd w:id="61"/>
          </w:p>
        </w:tc>
        <w:bookmarkEnd w:id="62"/>
      </w:tr>
    </w:tbl>
    <w:p w:rsidR="0081145C" w:rsidRDefault="0081145C" w:rsidP="00EC3102">
      <w:pPr>
        <w:pStyle w:val="Corpsdetexte"/>
      </w:pPr>
      <w:r>
        <w:t xml:space="preserve">Cette formulation est tout à fait compatible avec la forme générale de la solution de l’équation de Bateman : </w:t>
      </w:r>
    </w:p>
    <w:p w:rsidR="0081145C" w:rsidRPr="00084194" w:rsidRDefault="002F03DE" w:rsidP="0081145C">
      <w:pPr>
        <w:pStyle w:val="Corpsdetexte"/>
      </w:pPr>
      <m:oMathPara>
        <m:oMath>
          <m:f>
            <m:fPr>
              <m:ctrlPr>
                <w:ins w:id="63" w:author="Unknown" w:date="2014-08-25T19:53:00Z">
                  <w:rPr>
                    <w:rFonts w:ascii="Cambria Math" w:hAnsi="Cambria Math"/>
                  </w:rPr>
                </w:ins>
              </m:ctrlPr>
            </m:fPr>
            <m:num>
              <m:sSub>
                <m:sSubPr>
                  <m:ctrlPr>
                    <w:ins w:id="64" w:author="Unknown" w:date="2014-08-25T19:51:00Z">
                      <w:rPr>
                        <w:rFonts w:ascii="Cambria Math" w:hAnsi="Cambria Math"/>
                      </w:rPr>
                    </w:ins>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ins w:id="65" w:author="Unknown" w:date="2014-08-25T19:56:00Z">
                      <w:rPr>
                        <w:rFonts w:ascii="Cambria Math" w:hAnsi="Cambria Math"/>
                        <w:i/>
                      </w:rPr>
                    </w:ins>
                  </m:ctrlPr>
                </m:naryPr>
                <m:sub>
                  <m:r>
                    <w:rPr>
                      <w:rFonts w:ascii="Cambria Math" w:hAnsi="Cambria Math"/>
                    </w:rPr>
                    <m:t>j</m:t>
                  </m:r>
                </m:sub>
                <m:sup/>
                <m:e>
                  <m:sSub>
                    <m:sSubPr>
                      <m:ctrlPr>
                        <w:ins w:id="66" w:author="Unknown" w:date="2014-08-25T19:51:00Z">
                          <w:rPr>
                            <w:rFonts w:ascii="Cambria Math" w:hAnsi="Cambria Math"/>
                            <w:i/>
                          </w:rPr>
                        </w:ins>
                      </m:ctrlPr>
                    </m:sSubPr>
                    <m:e>
                      <m:r>
                        <w:rPr>
                          <w:rFonts w:ascii="Cambria Math" w:hAnsi="Cambria Math"/>
                        </w:rPr>
                        <m:t>Prod</m:t>
                      </m:r>
                    </m:e>
                    <m:sub>
                      <m:r>
                        <w:rPr>
                          <w:rFonts w:ascii="Cambria Math" w:hAnsi="Cambria Math"/>
                        </w:rPr>
                        <m:t>i→j</m:t>
                      </m:r>
                    </m:sub>
                  </m:sSub>
                  <m:nary>
                    <m:naryPr>
                      <m:chr m:val="∑"/>
                      <m:limLoc m:val="undOvr"/>
                      <m:supHide m:val="1"/>
                      <m:ctrlPr>
                        <w:ins w:id="67" w:author="Unknown" w:date="2014-08-25T19:56:00Z">
                          <w:rPr>
                            <w:rFonts w:ascii="Cambria Math" w:hAnsi="Cambria Math"/>
                            <w:i/>
                          </w:rPr>
                        </w:ins>
                      </m:ctrlPr>
                    </m:naryPr>
                    <m:sub>
                      <m:r>
                        <w:rPr>
                          <w:rFonts w:ascii="Cambria Math" w:hAnsi="Cambria Math"/>
                        </w:rPr>
                        <m:t>k</m:t>
                      </m:r>
                    </m:sub>
                    <m:sup/>
                    <m:e>
                      <m:sSub>
                        <m:sSubPr>
                          <m:ctrlPr>
                            <w:ins w:id="68" w:author="Unknown" w:date="2014-08-25T19:51:00Z">
                              <w:rPr>
                                <w:rFonts w:ascii="Cambria Math" w:hAnsi="Cambria Math"/>
                                <w:i/>
                              </w:rPr>
                            </w:ins>
                          </m:ctrlPr>
                        </m:sSubPr>
                        <m:e>
                          <m:r>
                            <w:rPr>
                              <w:rFonts w:ascii="Cambria Math" w:hAnsi="Cambria Math"/>
                            </w:rPr>
                            <m:t>Y</m:t>
                          </m:r>
                        </m:e>
                        <m:sub>
                          <m:r>
                            <w:rPr>
                              <w:rFonts w:ascii="Cambria Math" w:hAnsi="Cambria Math"/>
                            </w:rPr>
                            <m:t>j,k</m:t>
                          </m:r>
                        </m:sub>
                      </m:sSub>
                      <m:sSup>
                        <m:sSupPr>
                          <m:ctrlPr>
                            <w:ins w:id="69" w:author="Unknown" w:date="2014-08-25T19:51:00Z">
                              <w:rPr>
                                <w:rFonts w:ascii="Cambria Math" w:hAnsi="Cambria Math"/>
                              </w:rPr>
                            </w:ins>
                          </m:ctrlPr>
                        </m:sSupPr>
                        <m:e>
                          <m:r>
                            <m:rPr>
                              <m:sty m:val="p"/>
                            </m:rPr>
                            <w:rPr>
                              <w:rFonts w:ascii="Cambria Math" w:hAnsi="Cambria Math"/>
                            </w:rPr>
                            <m:t>e</m:t>
                          </m:r>
                        </m:e>
                        <m:sup>
                          <m:sSub>
                            <m:sSubPr>
                              <m:ctrlPr>
                                <w:ins w:id="70" w:author="Unknown" w:date="2014-08-25T19:51:00Z">
                                  <w:rPr>
                                    <w:rFonts w:ascii="Cambria Math" w:hAnsi="Cambria Math"/>
                                  </w:rPr>
                                </w:ins>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sSup>
            <m:sSupPr>
              <m:ctrlPr>
                <w:ins w:id="71" w:author="Unknown" w:date="2014-08-25T19:51:00Z">
                  <w:rPr>
                    <w:rFonts w:ascii="Cambria Math" w:hAnsi="Cambria Math"/>
                  </w:rPr>
                </w:ins>
              </m:ctrlPr>
            </m:sSupPr>
            <m:e>
              <m:r>
                <m:rPr>
                  <m:sty m:val="p"/>
                </m:rPr>
                <w:rPr>
                  <w:rFonts w:ascii="Cambria Math" w:hAnsi="Cambria Math"/>
                </w:rPr>
                <m:t>e</m:t>
              </m:r>
            </m:e>
            <m:sup>
              <m:sSub>
                <m:sSubPr>
                  <m:ctrlPr>
                    <w:ins w:id="72" w:author="Unknown" w:date="2014-08-25T19:51:00Z">
                      <w:rPr>
                        <w:rFonts w:ascii="Cambria Math" w:hAnsi="Cambria Math"/>
                      </w:rPr>
                    </w:ins>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47174F" w:rsidRPr="00084194" w:rsidRDefault="002F03DE" w:rsidP="0047174F">
      <w:pPr>
        <w:pStyle w:val="Corpsdetexte"/>
      </w:pPr>
      <m:oMathPara>
        <m:oMath>
          <m:sSub>
            <m:sSubPr>
              <m:ctrlPr>
                <w:ins w:id="73" w:author="Unknown" w:date="2014-08-25T19:51:00Z">
                  <w:rPr>
                    <w:rFonts w:ascii="Cambria Math" w:hAnsi="Cambria Math"/>
                  </w:rPr>
                </w:ins>
              </m:ctrlPr>
            </m:sSubPr>
            <m:e>
              <m:r>
                <w:rPr>
                  <w:rFonts w:ascii="Cambria Math" w:hAnsi="Cambria Math"/>
                </w:rPr>
                <m:t>K</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r>
            <w:rPr>
              <w:rFonts w:ascii="Cambria Math" w:hAnsi="Cambria Math"/>
            </w:rPr>
            <m:t>+</m:t>
          </m:r>
          <m:d>
            <m:dPr>
              <m:ctrlPr>
                <w:rPr>
                  <w:rFonts w:ascii="Cambria Math" w:hAnsi="Cambria Math"/>
                  <w:i/>
                </w:rPr>
              </m:ctrlPr>
            </m:dPr>
            <m:e>
              <m:nary>
                <m:naryPr>
                  <m:chr m:val="∑"/>
                  <m:limLoc m:val="undOvr"/>
                  <m:supHide m:val="1"/>
                  <m:ctrlPr>
                    <w:ins w:id="74" w:author="Unknown" w:date="2014-08-25T19:56:00Z">
                      <w:rPr>
                        <w:rFonts w:ascii="Cambria Math" w:hAnsi="Cambria Math"/>
                        <w:i/>
                      </w:rPr>
                    </w:ins>
                  </m:ctrlPr>
                </m:naryPr>
                <m:sub>
                  <m:r>
                    <w:rPr>
                      <w:rFonts w:ascii="Cambria Math" w:hAnsi="Cambria Math"/>
                    </w:rPr>
                    <m:t>j</m:t>
                  </m:r>
                </m:sub>
                <m:sup/>
                <m:e>
                  <m:nary>
                    <m:naryPr>
                      <m:chr m:val="∑"/>
                      <m:limLoc m:val="undOvr"/>
                      <m:supHide m:val="1"/>
                      <m:ctrlPr>
                        <w:ins w:id="75" w:author="Unknown" w:date="2014-08-25T19:56:00Z">
                          <w:rPr>
                            <w:rFonts w:ascii="Cambria Math" w:hAnsi="Cambria Math"/>
                            <w:i/>
                          </w:rPr>
                        </w:ins>
                      </m:ctrlPr>
                    </m:naryPr>
                    <m:sub>
                      <m:r>
                        <w:rPr>
                          <w:rFonts w:ascii="Cambria Math" w:hAnsi="Cambria Math"/>
                        </w:rPr>
                        <m:t>k</m:t>
                      </m:r>
                    </m:sub>
                    <m:sup/>
                    <m:e>
                      <m:f>
                        <m:fPr>
                          <m:ctrlPr>
                            <w:ins w:id="76" w:author="Unknown" w:date="2014-08-25T19:53:00Z">
                              <w:rPr>
                                <w:rFonts w:ascii="Cambria Math" w:hAnsi="Cambria Math"/>
                                <w:i/>
                              </w:rPr>
                            </w:ins>
                          </m:ctrlPr>
                        </m:fPr>
                        <m:num>
                          <m:sSub>
                            <m:sSubPr>
                              <m:ctrlPr>
                                <w:ins w:id="77" w:author="Unknown" w:date="2014-08-25T19:51:00Z">
                                  <w:rPr>
                                    <w:rFonts w:ascii="Cambria Math" w:hAnsi="Cambria Math"/>
                                    <w:i/>
                                  </w:rPr>
                                </w:ins>
                              </m:ctrlPr>
                            </m:sSubPr>
                            <m:e>
                              <m:r>
                                <w:rPr>
                                  <w:rFonts w:ascii="Cambria Math" w:hAnsi="Cambria Math"/>
                                </w:rPr>
                                <m:t>Prod</m:t>
                              </m:r>
                            </m:e>
                            <m:sub>
                              <m:r>
                                <w:rPr>
                                  <w:rFonts w:ascii="Cambria Math" w:hAnsi="Cambria Math"/>
                                </w:rPr>
                                <m:t>j→i</m:t>
                              </m:r>
                            </m:sub>
                          </m:sSub>
                          <m:sSub>
                            <m:sSubPr>
                              <m:ctrlPr>
                                <w:ins w:id="78" w:author="Unknown" w:date="2014-08-25T19:51:00Z">
                                  <w:rPr>
                                    <w:rFonts w:ascii="Cambria Math" w:hAnsi="Cambria Math"/>
                                    <w:i/>
                                  </w:rPr>
                                </w:ins>
                              </m:ctrlPr>
                            </m:sSubPr>
                            <m:e>
                              <m:r>
                                <w:rPr>
                                  <w:rFonts w:ascii="Cambria Math" w:hAnsi="Cambria Math"/>
                                </w:rPr>
                                <m:t>Y</m:t>
                              </m:r>
                            </m:e>
                            <m:sub>
                              <m:r>
                                <w:rPr>
                                  <w:rFonts w:ascii="Cambria Math" w:hAnsi="Cambria Math"/>
                                </w:rPr>
                                <m:t>j,k</m:t>
                              </m:r>
                            </m:sub>
                          </m:sSub>
                        </m:num>
                        <m:den>
                          <m:sSub>
                            <m:sSubPr>
                              <m:ctrlPr>
                                <w:ins w:id="79" w:author="Unknown" w:date="2014-08-25T19:51:00Z">
                                  <w:rPr>
                                    <w:rFonts w:ascii="Cambria Math" w:hAnsi="Cambria Math"/>
                                  </w:rPr>
                                </w:ins>
                              </m:ctrlPr>
                            </m:sSubPr>
                            <m:e>
                              <m:sSub>
                                <m:sSubPr>
                                  <m:ctrlPr>
                                    <w:ins w:id="80" w:author="Unknown" w:date="2014-08-25T19:51:00Z">
                                      <w:rPr>
                                        <w:rFonts w:ascii="Cambria Math" w:hAnsi="Cambria Math"/>
                                      </w:rPr>
                                    </w:ins>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ins w:id="81" w:author="Unknown" w:date="2014-08-25T19:51:00Z">
                              <w:rPr>
                                <w:rFonts w:ascii="Cambria Math" w:hAnsi="Cambria Math"/>
                              </w:rPr>
                            </w:ins>
                          </m:ctrlPr>
                        </m:sSupPr>
                        <m:e>
                          <m:r>
                            <m:rPr>
                              <m:sty m:val="p"/>
                            </m:rPr>
                            <w:rPr>
                              <w:rFonts w:ascii="Cambria Math" w:hAnsi="Cambria Math"/>
                            </w:rPr>
                            <m:t>e</m:t>
                          </m:r>
                        </m:e>
                        <m:sup>
                          <m:sSub>
                            <m:sSubPr>
                              <m:ctrlPr>
                                <w:ins w:id="82" w:author="Unknown" w:date="2014-08-25T19:51:00Z">
                                  <w:rPr>
                                    <w:rFonts w:ascii="Cambria Math" w:hAnsi="Cambria Math"/>
                                  </w:rPr>
                                </w:ins>
                              </m:ctrlPr>
                            </m:sSubPr>
                            <m:e>
                              <m:sSub>
                                <m:sSubPr>
                                  <m:ctrlPr>
                                    <w:ins w:id="83" w:author="Unknown" w:date="2014-08-25T19:51:00Z">
                                      <w:rPr>
                                        <w:rFonts w:ascii="Cambria Math" w:hAnsi="Cambria Math"/>
                                      </w:rPr>
                                    </w:ins>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r>
                            <w:rPr>
                              <w:rFonts w:ascii="Cambria Math" w:hAnsi="Cambria Math"/>
                            </w:rPr>
                            <m:t>)t</m:t>
                          </m:r>
                        </m:sup>
                      </m:sSup>
                    </m:e>
                  </m:nary>
                </m:e>
              </m:nary>
            </m:e>
          </m:d>
        </m:oMath>
      </m:oMathPara>
    </w:p>
    <w:p w:rsidR="008D4C18" w:rsidRPr="008D4C18" w:rsidRDefault="002F03DE" w:rsidP="008D4C18">
      <w:pPr>
        <w:pStyle w:val="Corpsdetexte"/>
      </w:pPr>
      <m:oMathPara>
        <m:oMath>
          <m:sSub>
            <m:sSubPr>
              <m:ctrlPr>
                <w:ins w:id="84" w:author="Unknown" w:date="2014-08-25T19:51:00Z">
                  <w:rPr>
                    <w:rFonts w:ascii="Cambria Math" w:hAnsi="Cambria Math"/>
                  </w:rPr>
                </w:ins>
              </m:ctrlPr>
            </m:sSubPr>
            <m:e>
              <m:r>
                <m:rPr>
                  <m:sty m:val="p"/>
                </m:rPr>
                <w:rPr>
                  <w:rFonts w:ascii="Cambria Math" w:hAnsi="Cambria Math"/>
                </w:rPr>
                <m:t>N</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sSup>
            <m:sSupPr>
              <m:ctrlPr>
                <w:ins w:id="85" w:author="Unknown" w:date="2014-08-25T19:51:00Z">
                  <w:rPr>
                    <w:rFonts w:ascii="Cambria Math" w:hAnsi="Cambria Math"/>
                  </w:rPr>
                </w:ins>
              </m:ctrlPr>
            </m:sSupPr>
            <m:e>
              <m:r>
                <m:rPr>
                  <m:sty m:val="p"/>
                </m:rPr>
                <w:rPr>
                  <w:rFonts w:ascii="Cambria Math" w:hAnsi="Cambria Math"/>
                </w:rPr>
                <m:t>e</m:t>
              </m:r>
            </m:e>
            <m:sup>
              <m:sSub>
                <m:sSubPr>
                  <m:ctrlPr>
                    <w:ins w:id="86" w:author="Unknown" w:date="2014-08-25T19:51:00Z">
                      <w:rPr>
                        <w:rFonts w:ascii="Cambria Math" w:hAnsi="Cambria Math"/>
                      </w:rPr>
                    </w:ins>
                  </m:ctrlPr>
                </m:sSubPr>
                <m:e>
                  <m:r>
                    <m:rPr>
                      <m:sty m:val="p"/>
                    </m:rPr>
                    <w:rPr>
                      <w:rFonts w:ascii="Cambria Math" w:hAnsi="Cambria Math"/>
                    </w:rPr>
                    <m:t>α</m:t>
                  </m:r>
                </m:e>
                <m:sub>
                  <m:r>
                    <w:rPr>
                      <w:rFonts w:ascii="Cambria Math" w:hAnsi="Cambria Math"/>
                    </w:rPr>
                    <m:t>i</m:t>
                  </m:r>
                </m:sub>
              </m:sSub>
              <m:r>
                <w:rPr>
                  <w:rFonts w:ascii="Cambria Math" w:hAnsi="Cambria Math"/>
                </w:rPr>
                <m:t>t</m:t>
              </m:r>
            </m:sup>
          </m:sSup>
          <m:r>
            <w:rPr>
              <w:rFonts w:ascii="Cambria Math" w:hAnsi="Cambria Math"/>
            </w:rPr>
            <m:t>+</m:t>
          </m:r>
          <m:d>
            <m:dPr>
              <m:ctrlPr>
                <w:rPr>
                  <w:rFonts w:ascii="Cambria Math" w:hAnsi="Cambria Math"/>
                  <w:i/>
                </w:rPr>
              </m:ctrlPr>
            </m:dPr>
            <m:e>
              <m:nary>
                <m:naryPr>
                  <m:chr m:val="∑"/>
                  <m:limLoc m:val="undOvr"/>
                  <m:supHide m:val="1"/>
                  <m:ctrlPr>
                    <w:ins w:id="87" w:author="Unknown" w:date="2014-08-25T19:56:00Z">
                      <w:rPr>
                        <w:rFonts w:ascii="Cambria Math" w:hAnsi="Cambria Math"/>
                        <w:i/>
                      </w:rPr>
                    </w:ins>
                  </m:ctrlPr>
                </m:naryPr>
                <m:sub>
                  <m:r>
                    <w:rPr>
                      <w:rFonts w:ascii="Cambria Math" w:hAnsi="Cambria Math"/>
                    </w:rPr>
                    <m:t>j</m:t>
                  </m:r>
                </m:sub>
                <m:sup/>
                <m:e>
                  <m:nary>
                    <m:naryPr>
                      <m:chr m:val="∑"/>
                      <m:limLoc m:val="undOvr"/>
                      <m:supHide m:val="1"/>
                      <m:ctrlPr>
                        <w:ins w:id="88" w:author="Unknown" w:date="2014-08-25T19:56:00Z">
                          <w:rPr>
                            <w:rFonts w:ascii="Cambria Math" w:hAnsi="Cambria Math"/>
                            <w:i/>
                          </w:rPr>
                        </w:ins>
                      </m:ctrlPr>
                    </m:naryPr>
                    <m:sub>
                      <m:r>
                        <w:rPr>
                          <w:rFonts w:ascii="Cambria Math" w:hAnsi="Cambria Math"/>
                        </w:rPr>
                        <m:t>k</m:t>
                      </m:r>
                    </m:sub>
                    <m:sup/>
                    <m:e>
                      <m:f>
                        <m:fPr>
                          <m:ctrlPr>
                            <w:ins w:id="89" w:author="Unknown" w:date="2014-08-25T19:53:00Z">
                              <w:rPr>
                                <w:rFonts w:ascii="Cambria Math" w:hAnsi="Cambria Math"/>
                                <w:i/>
                              </w:rPr>
                            </w:ins>
                          </m:ctrlPr>
                        </m:fPr>
                        <m:num>
                          <m:sSub>
                            <m:sSubPr>
                              <m:ctrlPr>
                                <w:ins w:id="90" w:author="Unknown" w:date="2014-08-25T19:51:00Z">
                                  <w:rPr>
                                    <w:rFonts w:ascii="Cambria Math" w:hAnsi="Cambria Math"/>
                                    <w:i/>
                                  </w:rPr>
                                </w:ins>
                              </m:ctrlPr>
                            </m:sSubPr>
                            <m:e>
                              <m:r>
                                <w:rPr>
                                  <w:rFonts w:ascii="Cambria Math" w:hAnsi="Cambria Math"/>
                                </w:rPr>
                                <m:t>Prod</m:t>
                              </m:r>
                            </m:e>
                            <m:sub>
                              <m:r>
                                <w:rPr>
                                  <w:rFonts w:ascii="Cambria Math" w:hAnsi="Cambria Math"/>
                                </w:rPr>
                                <m:t>j→i</m:t>
                              </m:r>
                            </m:sub>
                          </m:sSub>
                          <m:sSub>
                            <m:sSubPr>
                              <m:ctrlPr>
                                <w:ins w:id="91" w:author="Unknown" w:date="2014-08-25T19:51:00Z">
                                  <w:rPr>
                                    <w:rFonts w:ascii="Cambria Math" w:hAnsi="Cambria Math"/>
                                    <w:i/>
                                  </w:rPr>
                                </w:ins>
                              </m:ctrlPr>
                            </m:sSubPr>
                            <m:e>
                              <m:r>
                                <w:rPr>
                                  <w:rFonts w:ascii="Cambria Math" w:hAnsi="Cambria Math"/>
                                </w:rPr>
                                <m:t>Y</m:t>
                              </m:r>
                            </m:e>
                            <m:sub>
                              <m:r>
                                <w:rPr>
                                  <w:rFonts w:ascii="Cambria Math" w:hAnsi="Cambria Math"/>
                                </w:rPr>
                                <m:t>j,k</m:t>
                              </m:r>
                            </m:sub>
                          </m:sSub>
                        </m:num>
                        <m:den>
                          <m:sSub>
                            <m:sSubPr>
                              <m:ctrlPr>
                                <w:ins w:id="92" w:author="Unknown" w:date="2014-08-25T19:51:00Z">
                                  <w:rPr>
                                    <w:rFonts w:ascii="Cambria Math" w:hAnsi="Cambria Math"/>
                                  </w:rPr>
                                </w:ins>
                              </m:ctrlPr>
                            </m:sSubPr>
                            <m:e>
                              <m:sSub>
                                <m:sSubPr>
                                  <m:ctrlPr>
                                    <w:ins w:id="93" w:author="Unknown" w:date="2014-08-25T19:51:00Z">
                                      <w:rPr>
                                        <w:rFonts w:ascii="Cambria Math" w:hAnsi="Cambria Math"/>
                                      </w:rPr>
                                    </w:ins>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ins w:id="94" w:author="Unknown" w:date="2014-08-25T19:51:00Z">
                              <w:rPr>
                                <w:rFonts w:ascii="Cambria Math" w:hAnsi="Cambria Math"/>
                              </w:rPr>
                            </w:ins>
                          </m:ctrlPr>
                        </m:sSupPr>
                        <m:e>
                          <m:r>
                            <m:rPr>
                              <m:sty m:val="p"/>
                            </m:rPr>
                            <w:rPr>
                              <w:rFonts w:ascii="Cambria Math" w:hAnsi="Cambria Math"/>
                            </w:rPr>
                            <m:t>e</m:t>
                          </m:r>
                        </m:e>
                        <m:sup>
                          <m:sSub>
                            <m:sSubPr>
                              <m:ctrlPr>
                                <w:ins w:id="95" w:author="Unknown" w:date="2014-08-25T19:51:00Z">
                                  <w:rPr>
                                    <w:rFonts w:ascii="Cambria Math" w:hAnsi="Cambria Math"/>
                                  </w:rPr>
                                </w:ins>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oMath>
      </m:oMathPara>
    </w:p>
    <w:p w:rsidR="008D4C18" w:rsidRPr="008D4C18" w:rsidRDefault="008D4C18" w:rsidP="008D4C18">
      <w:pPr>
        <w:pStyle w:val="Corpsdetexte"/>
      </w:pPr>
      <w:r>
        <w:t>Enfin on remarquera toutefois que ce chapitre ne constitue pas une validation mathématique rigoureuse de l’hypothèse</w:t>
      </w:r>
      <w:r w:rsidR="00090577">
        <w:t xml:space="preserve"> </w:t>
      </w:r>
      <w:r w:rsidR="00090577">
        <w:fldChar w:fldCharType="begin"/>
      </w:r>
      <w:r w:rsidR="00090577">
        <w:instrText xml:space="preserve"> REF _Ref396786375 \h </w:instrText>
      </w:r>
      <w:r w:rsidR="00090577">
        <w:fldChar w:fldCharType="separate"/>
      </w:r>
      <w:proofErr w:type="spellStart"/>
      <w:r w:rsidR="00EF220E">
        <w:t>Eq</w:t>
      </w:r>
      <w:proofErr w:type="spellEnd"/>
      <w:r w:rsidR="00EF220E">
        <w:t xml:space="preserve">. </w:t>
      </w:r>
      <w:r w:rsidR="00EF220E">
        <w:rPr>
          <w:noProof/>
        </w:rPr>
        <w:t>2</w:t>
      </w:r>
      <w:r w:rsidR="00090577">
        <w:fldChar w:fldCharType="end"/>
      </w:r>
      <w:r w:rsidR="00090577">
        <w:t>.</w:t>
      </w:r>
    </w:p>
    <w:p w:rsidR="00C23503" w:rsidRPr="002230EA" w:rsidRDefault="00C23503" w:rsidP="00EC3102">
      <w:pPr>
        <w:pStyle w:val="Titre3"/>
        <w:rPr>
          <w:shd w:val="clear" w:color="auto" w:fill="FFFFFF"/>
        </w:rPr>
      </w:pPr>
      <w:bookmarkStart w:id="96" w:name="_Toc396934333"/>
      <w:r>
        <w:rPr>
          <w:shd w:val="clear" w:color="auto" w:fill="FFFFFF"/>
        </w:rPr>
        <w:t>resolution d’un probleme a valeur propre</w:t>
      </w:r>
      <w:bookmarkEnd w:id="96"/>
    </w:p>
    <w:p w:rsidR="00090577" w:rsidRDefault="008D4C18" w:rsidP="001E7737">
      <w:pPr>
        <w:pStyle w:val="Corpsdetexte"/>
      </w:pPr>
      <w:r>
        <w:t>Les constatations</w:t>
      </w:r>
      <w:r w:rsidR="00090577">
        <w:t xml:space="preserve"> du chapitre précédent permettent d’aborder le système d’équation couplées de Bateman comme un problème d’algèbre linéaire. En effet, en injectant la forme de l’</w:t>
      </w:r>
      <w:proofErr w:type="spellStart"/>
      <w:r w:rsidR="00090577">
        <w:fldChar w:fldCharType="begin"/>
      </w:r>
      <w:r w:rsidR="00090577">
        <w:instrText xml:space="preserve"> REF _Ref396786375 \h </w:instrText>
      </w:r>
      <w:r w:rsidR="00090577">
        <w:fldChar w:fldCharType="separate"/>
      </w:r>
      <w:r w:rsidR="00EF220E">
        <w:t>Eq</w:t>
      </w:r>
      <w:proofErr w:type="spellEnd"/>
      <w:r w:rsidR="00EF220E">
        <w:t xml:space="preserve">. </w:t>
      </w:r>
      <w:r w:rsidR="00EF220E">
        <w:rPr>
          <w:noProof/>
        </w:rPr>
        <w:t>2</w:t>
      </w:r>
      <w:r w:rsidR="00090577">
        <w:fldChar w:fldCharType="end"/>
      </w:r>
      <w:r w:rsidR="00090577">
        <w:t xml:space="preserve"> dans l’équation générale </w:t>
      </w:r>
      <w:r w:rsidR="00090577">
        <w:fldChar w:fldCharType="begin"/>
      </w:r>
      <w:r w:rsidR="00090577">
        <w:instrText xml:space="preserve"> REF _Ref396786519 \h </w:instrText>
      </w:r>
      <w:r w:rsidR="00090577">
        <w:fldChar w:fldCharType="separate"/>
      </w:r>
      <w:proofErr w:type="spellStart"/>
      <w:r w:rsidR="00EF220E">
        <w:t>Eq</w:t>
      </w:r>
      <w:proofErr w:type="spellEnd"/>
      <w:r w:rsidR="00EF220E">
        <w:t xml:space="preserve">. </w:t>
      </w:r>
      <w:r w:rsidR="00EF220E">
        <w:rPr>
          <w:noProof/>
        </w:rPr>
        <w:t>1</w:t>
      </w:r>
      <w:r w:rsidR="00090577">
        <w:fldChar w:fldCharType="end"/>
      </w:r>
      <w:r w:rsidR="00090577">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090577" w:rsidRPr="00090577" w:rsidRDefault="00E704F9" w:rsidP="00AA11F1">
            <w:pPr>
              <w:pStyle w:val="Corpsdetexte"/>
            </w:pPr>
            <m:oMathPara>
              <m:oMath>
                <m:r>
                  <w:rPr>
                    <w:rFonts w:ascii="Cambria Math" w:hAnsi="Cambria Math"/>
                  </w:rPr>
                  <m:t>∀i :</m:t>
                </m:r>
                <m:f>
                  <m:fPr>
                    <m:ctrlPr>
                      <w:rPr>
                        <w:rFonts w:ascii="Cambria Math" w:hAnsi="Cambria Math"/>
                      </w:rPr>
                    </m:ctrlPr>
                  </m:fPr>
                  <m:num>
                    <m:r>
                      <w:rPr>
                        <w:rFonts w:ascii="Cambria Math" w:hAnsi="Cambria Math"/>
                      </w:rPr>
                      <m:t>d</m:t>
                    </m:r>
                    <m:sSub>
                      <m:sSubPr>
                        <m:ctrlPr>
                          <w:ins w:id="97" w:author="Unknown" w:date="2014-08-25T19:51:00Z">
                            <w:rPr>
                              <w:rFonts w:ascii="Cambria Math" w:hAnsi="Cambria Math"/>
                            </w:rPr>
                          </w:ins>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limLoc m:val="undOvr"/>
                    <m:supHide m:val="1"/>
                    <m:ctrlPr>
                      <w:ins w:id="98" w:author="Unknown" w:date="2014-08-25T19:56:00Z">
                        <w:rPr>
                          <w:rFonts w:ascii="Cambria Math" w:hAnsi="Cambria Math"/>
                          <w:i/>
                        </w:rPr>
                      </w:ins>
                    </m:ctrlPr>
                  </m:naryPr>
                  <m:sub>
                    <m:r>
                      <w:rPr>
                        <w:rFonts w:ascii="Cambria Math" w:hAnsi="Cambria Math"/>
                      </w:rPr>
                      <m:t>k</m:t>
                    </m:r>
                  </m:sub>
                  <m:sup/>
                  <m:e>
                    <m:sSub>
                      <m:sSubPr>
                        <m:ctrlPr>
                          <w:ins w:id="99" w:author="Unknown" w:date="2014-08-25T19:51:00Z">
                            <w:rPr>
                              <w:rFonts w:ascii="Cambria Math" w:hAnsi="Cambria Math"/>
                            </w:rPr>
                          </w:ins>
                        </m:ctrlPr>
                      </m:sSubPr>
                      <m:e>
                        <m:r>
                          <m:rPr>
                            <m:sty m:val="p"/>
                          </m:rPr>
                          <w:rPr>
                            <w:rFonts w:ascii="Cambria Math" w:hAnsi="Cambria Math"/>
                          </w:rPr>
                          <m:t>α</m:t>
                        </m:r>
                      </m:e>
                      <m:sub>
                        <m:r>
                          <w:rPr>
                            <w:rFonts w:ascii="Cambria Math" w:hAnsi="Cambria Math"/>
                          </w:rPr>
                          <m:t>k</m:t>
                        </m:r>
                      </m:sub>
                    </m:sSub>
                    <m:sSub>
                      <m:sSubPr>
                        <m:ctrlPr>
                          <w:ins w:id="100" w:author="Unknown" w:date="2014-08-25T19:51:00Z">
                            <w:rPr>
                              <w:rFonts w:ascii="Cambria Math" w:hAnsi="Cambria Math"/>
                              <w:i/>
                            </w:rPr>
                          </w:ins>
                        </m:ctrlPr>
                      </m:sSubPr>
                      <m:e>
                        <m:r>
                          <w:rPr>
                            <w:rFonts w:ascii="Cambria Math" w:hAnsi="Cambria Math"/>
                          </w:rPr>
                          <m:t>Y</m:t>
                        </m:r>
                      </m:e>
                      <m:sub>
                        <m:r>
                          <w:rPr>
                            <w:rFonts w:ascii="Cambria Math" w:hAnsi="Cambria Math"/>
                          </w:rPr>
                          <m:t>i,k</m:t>
                        </m:r>
                      </m:sub>
                    </m:sSub>
                    <m:sSup>
                      <m:sSupPr>
                        <m:ctrlPr>
                          <w:ins w:id="101" w:author="Unknown" w:date="2014-08-25T19:51:00Z">
                            <w:rPr>
                              <w:rFonts w:ascii="Cambria Math" w:hAnsi="Cambria Math"/>
                            </w:rPr>
                          </w:ins>
                        </m:ctrlPr>
                      </m:sSupPr>
                      <m:e>
                        <m:r>
                          <m:rPr>
                            <m:sty m:val="p"/>
                          </m:rPr>
                          <w:rPr>
                            <w:rFonts w:ascii="Cambria Math" w:hAnsi="Cambria Math"/>
                          </w:rPr>
                          <m:t>e</m:t>
                        </m:r>
                      </m:e>
                      <m:sup>
                        <m:sSub>
                          <m:sSubPr>
                            <m:ctrlPr>
                              <w:ins w:id="102" w:author="Unknown" w:date="2014-08-25T19:51:00Z">
                                <w:rPr>
                                  <w:rFonts w:ascii="Cambria Math" w:hAnsi="Cambria Math"/>
                                </w:rPr>
                              </w:ins>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w:rPr>
                    <w:rFonts w:ascii="Cambria Math" w:hAnsi="Cambria Math"/>
                  </w:rPr>
                  <m:t>=</m:t>
                </m:r>
                <m:sSub>
                  <m:sSubPr>
                    <m:ctrlPr>
                      <w:ins w:id="103" w:author="Unknown" w:date="2014-08-25T19:51:00Z">
                        <w:rPr>
                          <w:rFonts w:ascii="Cambria Math" w:hAnsi="Cambria Math"/>
                        </w:rPr>
                      </w:ins>
                    </m:ctrlPr>
                  </m:sSubPr>
                  <m:e>
                    <m:r>
                      <m:rPr>
                        <m:sty m:val="p"/>
                      </m:rPr>
                      <w:rPr>
                        <w:rFonts w:ascii="Cambria Math" w:hAnsi="Cambria Math"/>
                      </w:rPr>
                      <m:t>α</m:t>
                    </m:r>
                  </m:e>
                  <m:sub>
                    <m:r>
                      <w:rPr>
                        <w:rFonts w:ascii="Cambria Math" w:hAnsi="Cambria Math"/>
                      </w:rPr>
                      <m:t>i</m:t>
                    </m:r>
                  </m:sub>
                </m:sSub>
                <m:nary>
                  <m:naryPr>
                    <m:chr m:val="∑"/>
                    <m:limLoc m:val="undOvr"/>
                    <m:supHide m:val="1"/>
                    <m:ctrlPr>
                      <w:ins w:id="104" w:author="Unknown" w:date="2014-08-25T19:56:00Z">
                        <w:rPr>
                          <w:rFonts w:ascii="Cambria Math" w:hAnsi="Cambria Math"/>
                          <w:i/>
                        </w:rPr>
                      </w:ins>
                    </m:ctrlPr>
                  </m:naryPr>
                  <m:sub>
                    <m:r>
                      <w:rPr>
                        <w:rFonts w:ascii="Cambria Math" w:hAnsi="Cambria Math"/>
                      </w:rPr>
                      <m:t>k</m:t>
                    </m:r>
                  </m:sub>
                  <m:sup/>
                  <m:e>
                    <m:sSub>
                      <m:sSubPr>
                        <m:ctrlPr>
                          <w:ins w:id="105" w:author="Unknown" w:date="2014-08-25T19:51:00Z">
                            <w:rPr>
                              <w:rFonts w:ascii="Cambria Math" w:hAnsi="Cambria Math"/>
                              <w:i/>
                            </w:rPr>
                          </w:ins>
                        </m:ctrlPr>
                      </m:sSubPr>
                      <m:e>
                        <m:r>
                          <w:rPr>
                            <w:rFonts w:ascii="Cambria Math" w:hAnsi="Cambria Math"/>
                          </w:rPr>
                          <m:t>Y</m:t>
                        </m:r>
                      </m:e>
                      <m:sub>
                        <m:r>
                          <w:rPr>
                            <w:rFonts w:ascii="Cambria Math" w:hAnsi="Cambria Math"/>
                          </w:rPr>
                          <m:t>i,k</m:t>
                        </m:r>
                      </m:sub>
                    </m:sSub>
                    <m:sSup>
                      <m:sSupPr>
                        <m:ctrlPr>
                          <w:ins w:id="106" w:author="Unknown" w:date="2014-08-25T19:51:00Z">
                            <w:rPr>
                              <w:rFonts w:ascii="Cambria Math" w:hAnsi="Cambria Math"/>
                            </w:rPr>
                          </w:ins>
                        </m:ctrlPr>
                      </m:sSupPr>
                      <m:e>
                        <m:r>
                          <m:rPr>
                            <m:sty m:val="p"/>
                          </m:rPr>
                          <w:rPr>
                            <w:rFonts w:ascii="Cambria Math" w:hAnsi="Cambria Math"/>
                          </w:rPr>
                          <m:t>e</m:t>
                        </m:r>
                      </m:e>
                      <m:sup>
                        <m:sSub>
                          <m:sSubPr>
                            <m:ctrlPr>
                              <w:ins w:id="107" w:author="Unknown" w:date="2014-08-25T19:51:00Z">
                                <w:rPr>
                                  <w:rFonts w:ascii="Cambria Math" w:hAnsi="Cambria Math"/>
                                </w:rPr>
                              </w:ins>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m:rPr>
                    <m:sty m:val="p"/>
                  </m:rPr>
                  <w:rPr>
                    <w:rFonts w:ascii="Cambria Math" w:hAnsi="Cambria Math"/>
                  </w:rPr>
                  <m:t>+</m:t>
                </m:r>
                <m:nary>
                  <m:naryPr>
                    <m:chr m:val="∑"/>
                    <m:limLoc m:val="undOvr"/>
                    <m:supHide m:val="1"/>
                    <m:ctrlPr>
                      <w:ins w:id="108" w:author="Unknown" w:date="2014-08-25T19:56:00Z">
                        <w:rPr>
                          <w:rFonts w:ascii="Cambria Math" w:hAnsi="Cambria Math"/>
                          <w:i/>
                        </w:rPr>
                      </w:ins>
                    </m:ctrlPr>
                  </m:naryPr>
                  <m:sub>
                    <m:r>
                      <w:rPr>
                        <w:rFonts w:ascii="Cambria Math" w:hAnsi="Cambria Math"/>
                      </w:rPr>
                      <m:t>j</m:t>
                    </m:r>
                  </m:sub>
                  <m:sup/>
                  <m:e>
                    <m:sSub>
                      <m:sSubPr>
                        <m:ctrlPr>
                          <w:ins w:id="109" w:author="Unknown" w:date="2014-08-25T19:51:00Z">
                            <w:rPr>
                              <w:rFonts w:ascii="Cambria Math" w:hAnsi="Cambria Math"/>
                              <w:i/>
                            </w:rPr>
                          </w:ins>
                        </m:ctrlPr>
                      </m:sSubPr>
                      <m:e>
                        <m:r>
                          <w:rPr>
                            <w:rFonts w:ascii="Cambria Math" w:hAnsi="Cambria Math"/>
                          </w:rPr>
                          <m:t>Prod</m:t>
                        </m:r>
                      </m:e>
                      <m:sub>
                        <m:r>
                          <w:rPr>
                            <w:rFonts w:ascii="Cambria Math" w:hAnsi="Cambria Math"/>
                          </w:rPr>
                          <m:t>j→i</m:t>
                        </m:r>
                      </m:sub>
                    </m:sSub>
                    <m:nary>
                      <m:naryPr>
                        <m:chr m:val="∑"/>
                        <m:limLoc m:val="undOvr"/>
                        <m:supHide m:val="1"/>
                        <m:ctrlPr>
                          <w:ins w:id="110" w:author="Unknown" w:date="2014-08-25T19:56:00Z">
                            <w:rPr>
                              <w:rFonts w:ascii="Cambria Math" w:hAnsi="Cambria Math"/>
                              <w:i/>
                            </w:rPr>
                          </w:ins>
                        </m:ctrlPr>
                      </m:naryPr>
                      <m:sub>
                        <m:r>
                          <w:rPr>
                            <w:rFonts w:ascii="Cambria Math" w:hAnsi="Cambria Math"/>
                          </w:rPr>
                          <m:t>k</m:t>
                        </m:r>
                      </m:sub>
                      <m:sup/>
                      <m:e>
                        <m:sSub>
                          <m:sSubPr>
                            <m:ctrlPr>
                              <w:ins w:id="111" w:author="Unknown" w:date="2014-08-25T19:51:00Z">
                                <w:rPr>
                                  <w:rFonts w:ascii="Cambria Math" w:hAnsi="Cambria Math"/>
                                  <w:i/>
                                </w:rPr>
                              </w:ins>
                            </m:ctrlPr>
                          </m:sSubPr>
                          <m:e>
                            <m:r>
                              <w:rPr>
                                <w:rFonts w:ascii="Cambria Math" w:hAnsi="Cambria Math"/>
                              </w:rPr>
                              <m:t>Y</m:t>
                            </m:r>
                          </m:e>
                          <m:sub>
                            <m:r>
                              <w:rPr>
                                <w:rFonts w:ascii="Cambria Math" w:hAnsi="Cambria Math"/>
                              </w:rPr>
                              <m:t>j,k</m:t>
                            </m:r>
                          </m:sub>
                        </m:sSub>
                        <m:sSup>
                          <m:sSupPr>
                            <m:ctrlPr>
                              <w:ins w:id="112" w:author="Unknown" w:date="2014-08-25T19:51:00Z">
                                <w:rPr>
                                  <w:rFonts w:ascii="Cambria Math" w:hAnsi="Cambria Math"/>
                                </w:rPr>
                              </w:ins>
                            </m:ctrlPr>
                          </m:sSupPr>
                          <m:e>
                            <m:r>
                              <m:rPr>
                                <m:sty m:val="p"/>
                              </m:rPr>
                              <w:rPr>
                                <w:rFonts w:ascii="Cambria Math" w:hAnsi="Cambria Math"/>
                              </w:rPr>
                              <m:t>e</m:t>
                            </m:r>
                          </m:e>
                          <m:sup>
                            <m:sSub>
                              <m:sSubPr>
                                <m:ctrlPr>
                                  <w:ins w:id="113" w:author="Unknown" w:date="2014-08-25T19:51:00Z">
                                    <w:rPr>
                                      <w:rFonts w:ascii="Cambria Math" w:hAnsi="Cambria Math"/>
                                    </w:rPr>
                                  </w:ins>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oMath>
            </m:oMathPara>
          </w:p>
        </w:tc>
        <w:tc>
          <w:tcPr>
            <w:tcW w:w="1024" w:type="dxa"/>
          </w:tcPr>
          <w:p w:rsidR="00090577" w:rsidRDefault="00090577" w:rsidP="0023742C">
            <w:pPr>
              <w:pStyle w:val="Lgende"/>
              <w:ind w:firstLine="0"/>
            </w:pPr>
            <w:proofErr w:type="spellStart"/>
            <w:r>
              <w:t>Eq</w:t>
            </w:r>
            <w:proofErr w:type="spellEnd"/>
            <w:r>
              <w:t xml:space="preserve">. </w:t>
            </w:r>
            <w:r w:rsidR="00A96A54">
              <w:fldChar w:fldCharType="begin"/>
            </w:r>
            <w:r w:rsidR="00A96A54">
              <w:instrText xml:space="preserve"> SEQ Eq. \* ARABIC </w:instrText>
            </w:r>
            <w:r w:rsidR="00A96A54">
              <w:fldChar w:fldCharType="separate"/>
            </w:r>
            <w:r w:rsidR="00EF220E">
              <w:rPr>
                <w:noProof/>
              </w:rPr>
              <w:t>3</w:t>
            </w:r>
            <w:r w:rsidR="00A96A54">
              <w:rPr>
                <w:noProof/>
              </w:rPr>
              <w:fldChar w:fldCharType="end"/>
            </w:r>
          </w:p>
        </w:tc>
      </w:tr>
    </w:tbl>
    <w:p w:rsidR="00E6302A" w:rsidRDefault="00090577" w:rsidP="00CF723D">
      <w:pPr>
        <w:pStyle w:val="Corpsdetexte"/>
      </w:pPr>
      <w:r>
        <w:t xml:space="preserve">Vérifiée pour tous les </w:t>
      </w:r>
      <w:proofErr w:type="gramStart"/>
      <w:r>
        <w:t xml:space="preserve">instants </w:t>
      </w:r>
      <w:proofErr w:type="gramEnd"/>
      <m:oMath>
        <m:r>
          <w:rPr>
            <w:rFonts w:ascii="Cambria Math" w:hAnsi="Cambria Math"/>
          </w:rPr>
          <m:t>t</m:t>
        </m:r>
      </m:oMath>
      <w:r>
        <w:t>, le système d’équation</w:t>
      </w:r>
      <w:r w:rsidR="002A7B0A">
        <w:t>s</w:t>
      </w:r>
      <w:r>
        <w:t xml:space="preserve"> s’écrit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AA11F1" w:rsidRPr="00090577" w:rsidRDefault="00AA11F1" w:rsidP="00EA3414">
            <w:pPr>
              <w:pStyle w:val="Corpsdetexte"/>
            </w:pPr>
            <m:oMathPara>
              <m:oMath>
                <m:r>
                  <w:rPr>
                    <w:rFonts w:ascii="Cambria Math" w:hAnsi="Cambria Math"/>
                  </w:rPr>
                  <m:t xml:space="preserve">∀i,k : </m:t>
                </m:r>
                <m:sSub>
                  <m:sSubPr>
                    <m:ctrlPr>
                      <w:ins w:id="114" w:author="Unknown" w:date="2014-08-25T19:51:00Z">
                        <w:rPr>
                          <w:rFonts w:ascii="Cambria Math" w:hAnsi="Cambria Math"/>
                          <w:i/>
                        </w:rPr>
                      </w:ins>
                    </m:ctrlPr>
                  </m:sSubPr>
                  <m:e>
                    <m:sSub>
                      <m:sSubPr>
                        <m:ctrlPr>
                          <w:ins w:id="115" w:author="Unknown" w:date="2014-08-25T19:51:00Z">
                            <w:rPr>
                              <w:rFonts w:ascii="Cambria Math" w:hAnsi="Cambria Math"/>
                            </w:rPr>
                          </w:ins>
                        </m:ctrlPr>
                      </m:sSubPr>
                      <m:e>
                        <m:r>
                          <m:rPr>
                            <m:sty m:val="p"/>
                          </m:rPr>
                          <w:rPr>
                            <w:rFonts w:ascii="Cambria Math" w:hAnsi="Cambria Math"/>
                          </w:rPr>
                          <m:t>α</m:t>
                        </m:r>
                      </m:e>
                      <m:sub>
                        <m:r>
                          <w:rPr>
                            <w:rFonts w:ascii="Cambria Math" w:hAnsi="Cambria Math"/>
                          </w:rPr>
                          <m:t>k</m:t>
                        </m:r>
                      </m:sub>
                    </m:sSub>
                    <m:r>
                      <w:rPr>
                        <w:rFonts w:ascii="Cambria Math" w:hAnsi="Cambria Math"/>
                      </w:rPr>
                      <m:t>Y</m:t>
                    </m:r>
                  </m:e>
                  <m:sub>
                    <m:r>
                      <w:rPr>
                        <w:rFonts w:ascii="Cambria Math" w:hAnsi="Cambria Math"/>
                      </w:rPr>
                      <m:t>i,k</m:t>
                    </m:r>
                  </m:sub>
                </m:sSub>
                <m:r>
                  <w:rPr>
                    <w:rFonts w:ascii="Cambria Math" w:hAnsi="Cambria Math"/>
                  </w:rPr>
                  <m:t>=</m:t>
                </m:r>
                <m:sSub>
                  <m:sSubPr>
                    <m:ctrlPr>
                      <w:ins w:id="116" w:author="Unknown" w:date="2014-08-25T19:51:00Z">
                        <w:rPr>
                          <w:rFonts w:ascii="Cambria Math" w:hAnsi="Cambria Math"/>
                          <w:i/>
                        </w:rPr>
                      </w:ins>
                    </m:ctrlPr>
                  </m:sSubPr>
                  <m:e>
                    <m:sSub>
                      <m:sSubPr>
                        <m:ctrlPr>
                          <w:ins w:id="117" w:author="Unknown" w:date="2014-08-25T19:51:00Z">
                            <w:rPr>
                              <w:rFonts w:ascii="Cambria Math" w:hAnsi="Cambria Math"/>
                            </w:rPr>
                          </w:ins>
                        </m:ctrlPr>
                      </m:sSubPr>
                      <m:e>
                        <m:r>
                          <m:rPr>
                            <m:sty m:val="p"/>
                          </m:rPr>
                          <w:rPr>
                            <w:rFonts w:ascii="Cambria Math" w:hAnsi="Cambria Math"/>
                          </w:rPr>
                          <m:t>α</m:t>
                        </m:r>
                      </m:e>
                      <m:sub>
                        <m:r>
                          <w:rPr>
                            <w:rFonts w:ascii="Cambria Math" w:hAnsi="Cambria Math"/>
                          </w:rPr>
                          <m:t>i</m:t>
                        </m:r>
                      </m:sub>
                    </m:sSub>
                    <m:r>
                      <w:rPr>
                        <w:rFonts w:ascii="Cambria Math" w:hAnsi="Cambria Math"/>
                      </w:rPr>
                      <m:t>Y</m:t>
                    </m:r>
                  </m:e>
                  <m:sub>
                    <m:r>
                      <w:rPr>
                        <w:rFonts w:ascii="Cambria Math" w:hAnsi="Cambria Math"/>
                      </w:rPr>
                      <m:t>i,k</m:t>
                    </m:r>
                  </m:sub>
                </m:sSub>
                <m:r>
                  <w:rPr>
                    <w:rFonts w:ascii="Cambria Math" w:hAnsi="Cambria Math"/>
                  </w:rPr>
                  <m:t>+</m:t>
                </m:r>
                <m:nary>
                  <m:naryPr>
                    <m:chr m:val="∑"/>
                    <m:limLoc m:val="undOvr"/>
                    <m:supHide m:val="1"/>
                    <m:ctrlPr>
                      <w:ins w:id="118" w:author="Unknown" w:date="2014-08-25T19:56:00Z">
                        <w:rPr>
                          <w:rFonts w:ascii="Cambria Math" w:hAnsi="Cambria Math"/>
                          <w:i/>
                        </w:rPr>
                      </w:ins>
                    </m:ctrlPr>
                  </m:naryPr>
                  <m:sub>
                    <m:r>
                      <w:rPr>
                        <w:rFonts w:ascii="Cambria Math" w:hAnsi="Cambria Math"/>
                      </w:rPr>
                      <m:t>j</m:t>
                    </m:r>
                  </m:sub>
                  <m:sup/>
                  <m:e>
                    <m:sSub>
                      <m:sSubPr>
                        <m:ctrlPr>
                          <w:ins w:id="119" w:author="Unknown" w:date="2014-08-25T19:51:00Z">
                            <w:rPr>
                              <w:rFonts w:ascii="Cambria Math" w:hAnsi="Cambria Math"/>
                              <w:i/>
                            </w:rPr>
                          </w:ins>
                        </m:ctrlPr>
                      </m:sSubPr>
                      <m:e>
                        <m:r>
                          <w:rPr>
                            <w:rFonts w:ascii="Cambria Math" w:hAnsi="Cambria Math"/>
                          </w:rPr>
                          <m:t>Prod</m:t>
                        </m:r>
                      </m:e>
                      <m:sub>
                        <m:r>
                          <w:rPr>
                            <w:rFonts w:ascii="Cambria Math" w:hAnsi="Cambria Math"/>
                          </w:rPr>
                          <m:t>j→i</m:t>
                        </m:r>
                      </m:sub>
                    </m:sSub>
                    <m:sSub>
                      <m:sSubPr>
                        <m:ctrlPr>
                          <w:ins w:id="120" w:author="Unknown" w:date="2014-08-25T19:51:00Z">
                            <w:rPr>
                              <w:rFonts w:ascii="Cambria Math" w:hAnsi="Cambria Math"/>
                              <w:i/>
                            </w:rPr>
                          </w:ins>
                        </m:ctrlPr>
                      </m:sSubPr>
                      <m:e>
                        <m:r>
                          <w:rPr>
                            <w:rFonts w:ascii="Cambria Math" w:hAnsi="Cambria Math"/>
                          </w:rPr>
                          <m:t>Y</m:t>
                        </m:r>
                      </m:e>
                      <m:sub>
                        <m:r>
                          <w:rPr>
                            <w:rFonts w:ascii="Cambria Math" w:hAnsi="Cambria Math"/>
                          </w:rPr>
                          <m:t>j,k</m:t>
                        </m:r>
                      </m:sub>
                    </m:sSub>
                  </m:e>
                </m:nary>
              </m:oMath>
            </m:oMathPara>
          </w:p>
        </w:tc>
        <w:tc>
          <w:tcPr>
            <w:tcW w:w="1024" w:type="dxa"/>
          </w:tcPr>
          <w:p w:rsidR="00090577" w:rsidRDefault="00090577" w:rsidP="0023742C">
            <w:pPr>
              <w:pStyle w:val="Lgende"/>
              <w:ind w:firstLine="0"/>
            </w:pPr>
            <w:bookmarkStart w:id="121" w:name="_Ref396807861"/>
            <w:proofErr w:type="spellStart"/>
            <w:r>
              <w:t>Eq</w:t>
            </w:r>
            <w:proofErr w:type="spellEnd"/>
            <w:r>
              <w:t xml:space="preserve">. </w:t>
            </w:r>
            <w:r w:rsidR="00A96A54">
              <w:fldChar w:fldCharType="begin"/>
            </w:r>
            <w:r w:rsidR="00A96A54">
              <w:instrText xml:space="preserve"> SEQ Eq. \* ARABIC </w:instrText>
            </w:r>
            <w:r w:rsidR="00A96A54">
              <w:fldChar w:fldCharType="separate"/>
            </w:r>
            <w:r w:rsidR="00EF220E">
              <w:rPr>
                <w:noProof/>
              </w:rPr>
              <w:t>4</w:t>
            </w:r>
            <w:r w:rsidR="00A96A54">
              <w:rPr>
                <w:noProof/>
              </w:rPr>
              <w:fldChar w:fldCharType="end"/>
            </w:r>
            <w:bookmarkEnd w:id="121"/>
          </w:p>
        </w:tc>
      </w:tr>
    </w:tbl>
    <w:p w:rsidR="00090577" w:rsidRDefault="00EA3414" w:rsidP="00CF723D">
      <w:pPr>
        <w:pStyle w:val="Corpsdetexte"/>
      </w:pPr>
      <w:r>
        <w:t>Il s’agit d’un problème à valeurs propres très classique.</w:t>
      </w:r>
    </w:p>
    <w:p w:rsidR="00EA3414" w:rsidRDefault="00EA3414" w:rsidP="00CF723D">
      <w:pPr>
        <w:pStyle w:val="Corpsdetexte"/>
      </w:pPr>
    </w:p>
    <w:p w:rsidR="00EA3414" w:rsidRDefault="00EA3414" w:rsidP="00CF723D">
      <w:pPr>
        <w:pStyle w:val="Corpsdetexte"/>
      </w:pPr>
      <w:r>
        <w:lastRenderedPageBreak/>
        <w:t>Une façon simple pour établir ce problème est d’écrire le système d’équations sous forme matricielle : on recherche les vecteurs Y solution</w:t>
      </w:r>
      <w:r w:rsidR="009802C0">
        <w:t>s</w:t>
      </w:r>
      <w:r>
        <w:t xml:space="preserve">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EA3414" w:rsidTr="0023742C">
        <w:tc>
          <w:tcPr>
            <w:tcW w:w="675" w:type="dxa"/>
          </w:tcPr>
          <w:p w:rsidR="00EA3414" w:rsidRDefault="00EA3414" w:rsidP="0023742C">
            <w:pPr>
              <w:pStyle w:val="Corpsdetexte"/>
            </w:pPr>
          </w:p>
        </w:tc>
        <w:tc>
          <w:tcPr>
            <w:tcW w:w="7513" w:type="dxa"/>
          </w:tcPr>
          <w:p w:rsidR="00EA3414" w:rsidRPr="00EA3414" w:rsidRDefault="002F03DE" w:rsidP="00EA3414">
            <w:pPr>
              <w:pStyle w:val="Corpsdetexte"/>
            </w:pPr>
            <m:oMathPara>
              <m:oMath>
                <m:f>
                  <m:fPr>
                    <m:ctrlPr>
                      <w:ins w:id="122" w:author="Unknown" w:date="2014-08-25T19:53:00Z">
                        <w:rPr>
                          <w:rFonts w:ascii="Cambria Math" w:hAnsi="Cambria Math"/>
                          <w:i/>
                        </w:rPr>
                      </w:ins>
                    </m:ctrlPr>
                  </m:fPr>
                  <m:num>
                    <m:r>
                      <w:rPr>
                        <w:rFonts w:ascii="Cambria Math" w:hAnsi="Cambria Math"/>
                      </w:rPr>
                      <m:t>dY</m:t>
                    </m:r>
                  </m:num>
                  <m:den>
                    <m:r>
                      <w:rPr>
                        <w:rFonts w:ascii="Cambria Math" w:hAnsi="Cambria Math"/>
                      </w:rPr>
                      <m:t>dt</m:t>
                    </m:r>
                  </m:den>
                </m:f>
                <m:r>
                  <w:rPr>
                    <w:rFonts w:ascii="Cambria Math" w:hAnsi="Cambria Math"/>
                  </w:rPr>
                  <m:t>=MY</m:t>
                </m:r>
              </m:oMath>
            </m:oMathPara>
          </w:p>
          <w:p w:rsidR="00EA3414" w:rsidRDefault="00EA3414" w:rsidP="00EA3414">
            <w:pPr>
              <w:pStyle w:val="Corpsdetexte"/>
            </w:pPr>
            <w:r>
              <w:t xml:space="preserve">Avec : </w:t>
            </w:r>
          </w:p>
          <w:p w:rsidR="00EA3414" w:rsidRPr="00B20A81" w:rsidRDefault="00EA3414" w:rsidP="00EA3414">
            <w:pPr>
              <w:pStyle w:val="NormalWeb"/>
              <w:spacing w:before="0" w:beforeAutospacing="0" w:after="0" w:afterAutospacing="0"/>
              <w:textAlignment w:val="baseline"/>
              <w:rPr>
                <w:sz w:val="22"/>
              </w:rPr>
            </w:pPr>
            <m:oMath>
              <m:r>
                <w:rPr>
                  <w:rFonts w:ascii="Cambria Math" w:hAnsi="Cambria Math" w:cs="Arial"/>
                  <w:color w:val="000000" w:themeColor="text1"/>
                  <w:kern w:val="24"/>
                  <w:sz w:val="22"/>
                  <w:szCs w:val="28"/>
                </w:rPr>
                <m:t>Y(t)=</m:t>
              </m:r>
              <m:sSub>
                <m:sSubPr>
                  <m:ctrlPr>
                    <w:rPr>
                      <w:rFonts w:ascii="Cambria Math" w:hAnsi="Cambria Math" w:cs="Arial"/>
                      <w:i/>
                      <w:iCs/>
                      <w:color w:val="000000" w:themeColor="text1"/>
                      <w:kern w:val="24"/>
                      <w:sz w:val="22"/>
                      <w:szCs w:val="28"/>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ub>
              </m:sSub>
            </m:oMath>
            <w:r>
              <w:rPr>
                <w:iCs/>
                <w:color w:val="000000" w:themeColor="text1"/>
                <w:kern w:val="24"/>
                <w:sz w:val="22"/>
                <w:szCs w:val="28"/>
              </w:rPr>
              <w:t xml:space="preserve"> et </w:t>
            </w:r>
            <m:oMath>
              <m:r>
                <w:rPr>
                  <w:rFonts w:ascii="Cambria Math" w:hAnsi="Cambria Math" w:cs="Arial"/>
                  <w:color w:val="000000" w:themeColor="text1"/>
                  <w:kern w:val="24"/>
                  <w:sz w:val="22"/>
                  <w:szCs w:val="22"/>
                </w:rPr>
                <m:t>M=</m:t>
              </m:r>
              <m:d>
                <m:dPr>
                  <m:begChr m:val="["/>
                  <m:endChr m:val="]"/>
                  <m:ctrlPr>
                    <w:rPr>
                      <w:rFonts w:ascii="Cambria Math" w:hAnsi="Cambria Math" w:cs="Arial"/>
                      <w:i/>
                      <w:color w:val="000000" w:themeColor="text1"/>
                      <w:kern w:val="24"/>
                      <w:sz w:val="22"/>
                      <w:szCs w:val="22"/>
                    </w:rPr>
                  </m:ctrlPr>
                </m:dPr>
                <m:e>
                  <m:m>
                    <m:mPr>
                      <m:mcs>
                        <m:mc>
                          <m:mcPr>
                            <m:count m:val="3"/>
                            <m:mcJc m:val="center"/>
                          </m:mcPr>
                        </m:mc>
                      </m:mcs>
                      <m:ctrlPr>
                        <w:rPr>
                          <w:rFonts w:ascii="Cambria Math" w:hAnsi="Cambria Math" w:cs="Arial"/>
                          <w:i/>
                          <w:color w:val="000000" w:themeColor="text1"/>
                          <w:kern w:val="24"/>
                          <w:sz w:val="22"/>
                          <w:szCs w:val="22"/>
                        </w:rPr>
                      </m:ctrlPr>
                    </m:mPr>
                    <m:mr>
                      <m:e>
                        <m:sSub>
                          <m:sSubPr>
                            <m:ctrlPr>
                              <w:ins w:id="123" w:author="Unknown" w:date="2014-08-25T19:51:00Z">
                                <w:rPr>
                                  <w:rFonts w:ascii="Cambria Math" w:hAnsi="Cambria Math"/>
                                  <w:i/>
                                  <w:color w:val="000000" w:themeColor="text1"/>
                                  <w:kern w:val="24"/>
                                  <w:sz w:val="22"/>
                                  <w:szCs w:val="22"/>
                                </w:rPr>
                              </w:ins>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11</m:t>
                            </m:r>
                          </m:sub>
                        </m:sSub>
                      </m:e>
                      <m:e>
                        <m:r>
                          <w:rPr>
                            <w:rFonts w:ascii="Cambria Math" w:hAnsi="Cambria Math" w:cs="Arial"/>
                            <w:color w:val="000000" w:themeColor="text1"/>
                            <w:kern w:val="24"/>
                          </w:rPr>
                          <m:t>⋯</m:t>
                        </m:r>
                      </m:e>
                      <m:e>
                        <m:sSub>
                          <m:sSubPr>
                            <m:ctrlPr>
                              <w:ins w:id="124" w:author="Unknown" w:date="2014-08-25T19:51:00Z">
                                <w:rPr>
                                  <w:rFonts w:ascii="Cambria Math" w:hAnsi="Cambria Math"/>
                                  <w:i/>
                                  <w:color w:val="000000" w:themeColor="text1"/>
                                  <w:kern w:val="24"/>
                                  <w:sz w:val="22"/>
                                  <w:szCs w:val="22"/>
                                </w:rPr>
                              </w:ins>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18</m:t>
                            </m:r>
                          </m:sub>
                        </m:sSub>
                      </m:e>
                    </m:mr>
                    <m:mr>
                      <m:e>
                        <m:r>
                          <w:rPr>
                            <w:rFonts w:ascii="Cambria Math" w:hAnsi="Cambria Math" w:cs="Arial"/>
                            <w:color w:val="000000" w:themeColor="text1"/>
                            <w:kern w:val="24"/>
                          </w:rPr>
                          <m:t>⋮</m:t>
                        </m:r>
                      </m:e>
                      <m:e>
                        <m:sSub>
                          <m:sSubPr>
                            <m:ctrlPr>
                              <w:ins w:id="125" w:author="Unknown" w:date="2014-08-25T19:51:00Z">
                                <w:rPr>
                                  <w:rFonts w:ascii="Cambria Math" w:hAnsi="Cambria Math"/>
                                  <w:i/>
                                  <w:color w:val="000000" w:themeColor="text1"/>
                                  <w:kern w:val="24"/>
                                  <w:sz w:val="22"/>
                                  <w:szCs w:val="22"/>
                                </w:rPr>
                              </w:ins>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e>
                      <m:e>
                        <m:r>
                          <w:rPr>
                            <w:rFonts w:ascii="Cambria Math" w:hAnsi="Cambria Math" w:cs="Arial"/>
                            <w:color w:val="000000" w:themeColor="text1"/>
                            <w:kern w:val="24"/>
                          </w:rPr>
                          <m:t>⋮</m:t>
                        </m:r>
                      </m:e>
                    </m:mr>
                    <m:mr>
                      <m:e>
                        <m:sSub>
                          <m:sSubPr>
                            <m:ctrlPr>
                              <w:ins w:id="126" w:author="Unknown" w:date="2014-08-25T19:51:00Z">
                                <w:rPr>
                                  <w:rFonts w:ascii="Cambria Math" w:hAnsi="Cambria Math"/>
                                  <w:i/>
                                  <w:color w:val="000000" w:themeColor="text1"/>
                                  <w:kern w:val="24"/>
                                  <w:sz w:val="22"/>
                                  <w:szCs w:val="22"/>
                                </w:rPr>
                              </w:ins>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81</m:t>
                            </m:r>
                          </m:sub>
                        </m:sSub>
                      </m:e>
                      <m:e>
                        <m:r>
                          <w:rPr>
                            <w:rFonts w:ascii="Cambria Math" w:hAnsi="Cambria Math" w:cs="Arial"/>
                            <w:color w:val="000000" w:themeColor="text1"/>
                            <w:kern w:val="24"/>
                          </w:rPr>
                          <m:t>⋯</m:t>
                        </m:r>
                      </m:e>
                      <m:e>
                        <m:sSub>
                          <m:sSubPr>
                            <m:ctrlPr>
                              <w:ins w:id="127" w:author="Unknown" w:date="2014-08-25T19:51:00Z">
                                <w:rPr>
                                  <w:rFonts w:ascii="Cambria Math" w:hAnsi="Cambria Math"/>
                                  <w:i/>
                                  <w:color w:val="000000" w:themeColor="text1"/>
                                  <w:kern w:val="24"/>
                                  <w:sz w:val="22"/>
                                  <w:szCs w:val="22"/>
                                </w:rPr>
                              </w:ins>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88</m:t>
                            </m:r>
                          </m:sub>
                        </m:sSub>
                      </m:e>
                    </m:mr>
                  </m:m>
                </m:e>
              </m:d>
              <m:r>
                <w:rPr>
                  <w:rFonts w:ascii="Cambria Math" w:hAnsi="Cambria Math"/>
                  <w:color w:val="000000" w:themeColor="text1"/>
                  <w:kern w:val="24"/>
                  <w:sz w:val="22"/>
                  <w:szCs w:val="22"/>
                </w:rPr>
                <m:t>,</m:t>
              </m:r>
              <m:sSub>
                <m:sSubPr>
                  <m:ctrlPr>
                    <w:ins w:id="128" w:author="Unknown" w:date="2014-08-25T19:51:00Z">
                      <w:rPr>
                        <w:rFonts w:ascii="Cambria Math" w:hAnsi="Cambria Math"/>
                        <w:i/>
                        <w:color w:val="000000" w:themeColor="text1"/>
                        <w:kern w:val="24"/>
                        <w:sz w:val="22"/>
                        <w:szCs w:val="22"/>
                      </w:rPr>
                    </w:ins>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r>
                <w:rPr>
                  <w:rFonts w:ascii="Cambria Math" w:hAnsi="Cambria Math"/>
                  <w:color w:val="000000" w:themeColor="text1"/>
                  <w:kern w:val="24"/>
                  <w:sz w:val="22"/>
                  <w:szCs w:val="22"/>
                </w:rPr>
                <m:t xml:space="preserve">= </m:t>
              </m:r>
              <m:sSub>
                <m:sSubPr>
                  <m:ctrlPr>
                    <w:ins w:id="129" w:author="Unknown" w:date="2014-08-25T19:51:00Z">
                      <w:rPr>
                        <w:rFonts w:ascii="Cambria Math" w:eastAsia="Times New Roman" w:hAnsi="Cambria Math" w:cstheme="minorHAnsi"/>
                        <w:iCs/>
                      </w:rPr>
                    </w:ins>
                  </m:ctrlPr>
                </m:sSubPr>
                <m:e>
                  <m:r>
                    <m:rPr>
                      <m:sty m:val="p"/>
                    </m:rPr>
                    <w:rPr>
                      <w:rFonts w:ascii="Cambria Math" w:hAnsi="Cambria Math"/>
                    </w:rPr>
                    <m:t>α</m:t>
                  </m:r>
                </m:e>
                <m:sub>
                  <m:r>
                    <w:rPr>
                      <w:rFonts w:ascii="Cambria Math" w:hAnsi="Cambria Math"/>
                    </w:rPr>
                    <m:t>i</m:t>
                  </m:r>
                </m:sub>
              </m:sSub>
              <m:r>
                <w:rPr>
                  <w:rFonts w:ascii="Cambria Math" w:hAnsi="Cambria Math"/>
                </w:rPr>
                <m:t>+</m:t>
              </m:r>
              <m:nary>
                <m:naryPr>
                  <m:chr m:val="∑"/>
                  <m:limLoc m:val="undOvr"/>
                  <m:supHide m:val="1"/>
                  <m:ctrlPr>
                    <w:ins w:id="130" w:author="Unknown" w:date="2014-08-25T19:56:00Z">
                      <w:rPr>
                        <w:rFonts w:ascii="Cambria Math" w:eastAsia="Times New Roman" w:hAnsi="Cambria Math" w:cstheme="minorHAnsi"/>
                        <w:i/>
                        <w:iCs/>
                      </w:rPr>
                    </w:ins>
                  </m:ctrlPr>
                </m:naryPr>
                <m:sub>
                  <m:r>
                    <w:rPr>
                      <w:rFonts w:ascii="Cambria Math" w:hAnsi="Cambria Math"/>
                    </w:rPr>
                    <m:t>j</m:t>
                  </m:r>
                </m:sub>
                <m:sup/>
                <m:e>
                  <m:sSub>
                    <m:sSubPr>
                      <m:ctrlPr>
                        <w:ins w:id="131" w:author="Unknown" w:date="2014-08-25T19:51:00Z">
                          <w:rPr>
                            <w:rFonts w:ascii="Cambria Math" w:eastAsia="Times New Roman" w:hAnsi="Cambria Math" w:cstheme="minorHAnsi"/>
                            <w:i/>
                            <w:iCs/>
                          </w:rPr>
                        </w:ins>
                      </m:ctrlPr>
                    </m:sSubPr>
                    <m:e>
                      <m:r>
                        <w:rPr>
                          <w:rFonts w:ascii="Cambria Math" w:hAnsi="Cambria Math"/>
                        </w:rPr>
                        <m:t>Prod</m:t>
                      </m:r>
                    </m:e>
                    <m:sub>
                      <m:r>
                        <w:rPr>
                          <w:rFonts w:ascii="Cambria Math" w:hAnsi="Cambria Math"/>
                        </w:rPr>
                        <m:t>j→i</m:t>
                      </m:r>
                    </m:sub>
                  </m:sSub>
                </m:e>
              </m:nary>
            </m:oMath>
          </w:p>
          <w:p w:rsidR="00EA3414" w:rsidRPr="003F66DC" w:rsidRDefault="003F66DC" w:rsidP="0075174D">
            <w:pPr>
              <w:pStyle w:val="Corpsdetexte"/>
              <w:rPr>
                <w:i/>
              </w:rPr>
            </w:pPr>
            <w:r w:rsidRPr="003F66DC">
              <w:rPr>
                <w:i/>
              </w:rPr>
              <w:t>L</w:t>
            </w:r>
            <w:r>
              <w:rPr>
                <w:i/>
              </w:rPr>
              <w:t>e</w:t>
            </w:r>
            <w:r w:rsidRPr="003F66DC">
              <w:rPr>
                <w:i/>
              </w:rPr>
              <w:t xml:space="preserve">  </w:t>
            </w:r>
            <w:r w:rsidR="0075174D">
              <w:rPr>
                <w:i/>
              </w:rPr>
              <w:fldChar w:fldCharType="begin"/>
            </w:r>
            <w:r w:rsidR="0075174D">
              <w:rPr>
                <w:i/>
              </w:rPr>
              <w:instrText xml:space="preserve"> REF _Ref396794186 \h </w:instrText>
            </w:r>
            <w:r w:rsidR="0075174D">
              <w:rPr>
                <w:i/>
              </w:rPr>
            </w:r>
            <w:r w:rsidR="0075174D">
              <w:rPr>
                <w:i/>
              </w:rPr>
              <w:fldChar w:fldCharType="separate"/>
            </w:r>
            <w:r w:rsidR="00EF220E" w:rsidRPr="002C43EB">
              <w:t xml:space="preserve">Tableau </w:t>
            </w:r>
            <w:r w:rsidR="00EF220E">
              <w:rPr>
                <w:noProof/>
              </w:rPr>
              <w:t>3</w:t>
            </w:r>
            <w:r w:rsidR="0075174D">
              <w:rPr>
                <w:i/>
              </w:rPr>
              <w:fldChar w:fldCharType="end"/>
            </w:r>
            <w:r w:rsidR="0075174D">
              <w:rPr>
                <w:i/>
              </w:rPr>
              <w:t xml:space="preserve"> </w:t>
            </w:r>
            <w:r w:rsidRPr="003F66DC">
              <w:rPr>
                <w:i/>
              </w:rPr>
              <w:t xml:space="preserve">explicite les termes de la matrice </w:t>
            </w:r>
            <m:oMath>
              <m:r>
                <w:rPr>
                  <w:rFonts w:ascii="Cambria Math" w:hAnsi="Cambria Math"/>
                </w:rPr>
                <m:t>M</m:t>
              </m:r>
            </m:oMath>
          </w:p>
        </w:tc>
        <w:tc>
          <w:tcPr>
            <w:tcW w:w="1024" w:type="dxa"/>
          </w:tcPr>
          <w:p w:rsidR="00EA3414" w:rsidRDefault="00EA3414" w:rsidP="0023742C">
            <w:pPr>
              <w:pStyle w:val="Lgende"/>
              <w:ind w:firstLine="0"/>
            </w:pPr>
            <w:proofErr w:type="spellStart"/>
            <w:r>
              <w:t>Eq</w:t>
            </w:r>
            <w:proofErr w:type="spellEnd"/>
            <w:r>
              <w:t xml:space="preserve">. </w:t>
            </w:r>
            <w:r w:rsidR="00A96A54">
              <w:fldChar w:fldCharType="begin"/>
            </w:r>
            <w:r w:rsidR="00A96A54">
              <w:instrText xml:space="preserve"> SEQ Eq. \* ARABIC </w:instrText>
            </w:r>
            <w:r w:rsidR="00A96A54">
              <w:fldChar w:fldCharType="separate"/>
            </w:r>
            <w:r w:rsidR="00EF220E">
              <w:rPr>
                <w:noProof/>
              </w:rPr>
              <w:t>5</w:t>
            </w:r>
            <w:r w:rsidR="00A96A54">
              <w:rPr>
                <w:noProof/>
              </w:rPr>
              <w:fldChar w:fldCharType="end"/>
            </w:r>
          </w:p>
        </w:tc>
      </w:tr>
    </w:tbl>
    <w:p w:rsidR="00090577" w:rsidRDefault="009802C0" w:rsidP="009E7A53">
      <w:pPr>
        <w:pStyle w:val="Corpsdetexte"/>
      </w:pPr>
      <w:r>
        <w:t xml:space="preserve">En supposant que </w:t>
      </w:r>
      <m:oMath>
        <m:r>
          <w:rPr>
            <w:rFonts w:ascii="Cambria Math" w:hAnsi="Cambria Math" w:cs="Arial"/>
            <w:color w:val="000000" w:themeColor="text1"/>
            <w:kern w:val="24"/>
            <w:sz w:val="22"/>
            <w:szCs w:val="28"/>
          </w:rPr>
          <m:t>Y</m:t>
        </m:r>
      </m:oMath>
      <w:r w:rsidR="00600BE7">
        <w:t xml:space="preserve"> peut s’écrire sous la forme de fonctions </w:t>
      </w:r>
      <w:r>
        <w:t>exponentiel</w:t>
      </w:r>
      <w:r w:rsidR="00600BE7">
        <w:t>les</w:t>
      </w:r>
      <w:r w:rsidR="009E7A53">
        <w:t xml:space="preserve"> (</w:t>
      </w:r>
      <w:proofErr w:type="spellStart"/>
      <w:r w:rsidR="009E7A53">
        <w:fldChar w:fldCharType="begin"/>
      </w:r>
      <w:r w:rsidR="009E7A53">
        <w:instrText xml:space="preserve"> REF _Ref396786375 \h  \* MERGEFORMAT </w:instrText>
      </w:r>
      <w:r w:rsidR="009E7A53">
        <w:fldChar w:fldCharType="separate"/>
      </w:r>
      <w:r w:rsidR="00EF220E">
        <w:t>Eq</w:t>
      </w:r>
      <w:proofErr w:type="spellEnd"/>
      <w:r w:rsidR="00EF220E">
        <w:t xml:space="preserve">. </w:t>
      </w:r>
      <w:r w:rsidR="00EF220E">
        <w:rPr>
          <w:noProof/>
        </w:rPr>
        <w:t>2</w:t>
      </w:r>
      <w:r w:rsidR="009E7A53">
        <w:fldChar w:fldCharType="end"/>
      </w:r>
      <w:r w:rsidR="009E7A53">
        <w:t>)</w:t>
      </w:r>
      <w:r>
        <w:t>, et en considérant que l’équation est valable en tout t </w:t>
      </w:r>
      <w:r w:rsidR="009E7A53">
        <w:t xml:space="preserve"> (raisonnement identique à </w:t>
      </w:r>
      <w:r w:rsidR="009E7A53">
        <w:fldChar w:fldCharType="begin"/>
      </w:r>
      <w:r w:rsidR="009E7A53">
        <w:instrText xml:space="preserve"> REF _Ref396807861 \h </w:instrText>
      </w:r>
      <w:r w:rsidR="009E7A53">
        <w:fldChar w:fldCharType="separate"/>
      </w:r>
      <w:proofErr w:type="spellStart"/>
      <w:r w:rsidR="00EF220E">
        <w:t>Eq</w:t>
      </w:r>
      <w:proofErr w:type="spellEnd"/>
      <w:r w:rsidR="00EF220E">
        <w:t xml:space="preserve">. </w:t>
      </w:r>
      <w:r w:rsidR="00EF220E">
        <w:rPr>
          <w:noProof/>
        </w:rPr>
        <w:t>4</w:t>
      </w:r>
      <w:r w:rsidR="009E7A53">
        <w:fldChar w:fldCharType="end"/>
      </w:r>
      <w:r w:rsidR="009E7A53">
        <w:t>)</w:t>
      </w:r>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9802C0" w:rsidTr="0023742C">
        <w:tc>
          <w:tcPr>
            <w:tcW w:w="675" w:type="dxa"/>
          </w:tcPr>
          <w:p w:rsidR="009802C0" w:rsidRDefault="009802C0" w:rsidP="0023742C">
            <w:pPr>
              <w:pStyle w:val="Corpsdetexte"/>
            </w:pPr>
          </w:p>
        </w:tc>
        <w:tc>
          <w:tcPr>
            <w:tcW w:w="7513" w:type="dxa"/>
          </w:tcPr>
          <w:p w:rsidR="009802C0" w:rsidRPr="009802C0" w:rsidRDefault="009802C0" w:rsidP="0023742C">
            <w:pPr>
              <w:pStyle w:val="Corpsdetexte"/>
            </w:pPr>
            <m:oMathPara>
              <m:oMath>
                <m:r>
                  <w:rPr>
                    <w:rFonts w:ascii="Cambria Math" w:hAnsi="Cambria Math"/>
                  </w:rPr>
                  <m:t xml:space="preserve">∀t : </m:t>
                </m:r>
                <m:f>
                  <m:fPr>
                    <m:ctrlPr>
                      <w:ins w:id="132" w:author="Unknown" w:date="2014-08-25T19:53:00Z">
                        <w:rPr>
                          <w:rFonts w:ascii="Cambria Math" w:hAnsi="Cambria Math"/>
                          <w:i/>
                        </w:rPr>
                      </w:ins>
                    </m:ctrlPr>
                  </m:fPr>
                  <m:num>
                    <m:r>
                      <w:rPr>
                        <w:rFonts w:ascii="Cambria Math" w:hAnsi="Cambria Math"/>
                      </w:rPr>
                      <m:t>d</m:t>
                    </m:r>
                    <m:nary>
                      <m:naryPr>
                        <m:chr m:val="∑"/>
                        <m:limLoc m:val="undOvr"/>
                        <m:supHide m:val="1"/>
                        <m:ctrlPr>
                          <w:ins w:id="133" w:author="Unknown" w:date="2014-08-25T19:56:00Z">
                            <w:rPr>
                              <w:rFonts w:ascii="Cambria Math" w:hAnsi="Cambria Math"/>
                              <w:i/>
                            </w:rPr>
                          </w:ins>
                        </m:ctrlPr>
                      </m:naryPr>
                      <m:sub>
                        <m:r>
                          <w:rPr>
                            <w:rFonts w:ascii="Cambria Math" w:hAnsi="Cambria Math"/>
                          </w:rPr>
                          <m:t>k</m:t>
                        </m:r>
                      </m:sub>
                      <m:sup/>
                      <m:e>
                        <m:sSub>
                          <m:sSubPr>
                            <m:ctrlPr>
                              <w:ins w:id="134" w:author="Unknown" w:date="2014-08-25T19:51:00Z">
                                <w:rPr>
                                  <w:rFonts w:ascii="Cambria Math" w:hAnsi="Cambria Math"/>
                                  <w:i/>
                                </w:rPr>
                              </w:ins>
                            </m:ctrlPr>
                          </m:sSubPr>
                          <m:e>
                            <m:r>
                              <w:rPr>
                                <w:rFonts w:ascii="Cambria Math" w:hAnsi="Cambria Math"/>
                              </w:rPr>
                              <m:t>Y</m:t>
                            </m:r>
                          </m:e>
                          <m:sub>
                            <m:r>
                              <w:rPr>
                                <w:rFonts w:ascii="Cambria Math" w:hAnsi="Cambria Math"/>
                              </w:rPr>
                              <m:t>k</m:t>
                            </m:r>
                          </m:sub>
                        </m:sSub>
                        <m:sSup>
                          <m:sSupPr>
                            <m:ctrlPr>
                              <w:ins w:id="135" w:author="Unknown" w:date="2014-08-25T19:51:00Z">
                                <w:rPr>
                                  <w:rFonts w:ascii="Cambria Math" w:hAnsi="Cambria Math"/>
                                </w:rPr>
                              </w:ins>
                            </m:ctrlPr>
                          </m:sSupPr>
                          <m:e>
                            <m:r>
                              <m:rPr>
                                <m:sty m:val="p"/>
                              </m:rPr>
                              <w:rPr>
                                <w:rFonts w:ascii="Cambria Math" w:hAnsi="Cambria Math"/>
                              </w:rPr>
                              <m:t>e</m:t>
                            </m:r>
                          </m:e>
                          <m:sup>
                            <m:sSub>
                              <m:sSubPr>
                                <m:ctrlPr>
                                  <w:ins w:id="136" w:author="Unknown" w:date="2014-08-25T19:51:00Z">
                                    <w:rPr>
                                      <w:rFonts w:ascii="Cambria Math" w:hAnsi="Cambria Math"/>
                                    </w:rPr>
                                  </w:ins>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num>
                  <m:den>
                    <m:r>
                      <w:rPr>
                        <w:rFonts w:ascii="Cambria Math" w:hAnsi="Cambria Math"/>
                      </w:rPr>
                      <m:t>dt</m:t>
                    </m:r>
                  </m:den>
                </m:f>
                <m:r>
                  <w:rPr>
                    <w:rFonts w:ascii="Cambria Math" w:hAnsi="Cambria Math"/>
                  </w:rPr>
                  <m:t>=M</m:t>
                </m:r>
                <m:nary>
                  <m:naryPr>
                    <m:chr m:val="∑"/>
                    <m:limLoc m:val="undOvr"/>
                    <m:supHide m:val="1"/>
                    <m:ctrlPr>
                      <w:ins w:id="137" w:author="Unknown" w:date="2014-08-25T19:56:00Z">
                        <w:rPr>
                          <w:rFonts w:ascii="Cambria Math" w:hAnsi="Cambria Math"/>
                          <w:i/>
                        </w:rPr>
                      </w:ins>
                    </m:ctrlPr>
                  </m:naryPr>
                  <m:sub>
                    <m:r>
                      <w:rPr>
                        <w:rFonts w:ascii="Cambria Math" w:hAnsi="Cambria Math"/>
                      </w:rPr>
                      <m:t>k</m:t>
                    </m:r>
                  </m:sub>
                  <m:sup/>
                  <m:e>
                    <m:sSub>
                      <m:sSubPr>
                        <m:ctrlPr>
                          <w:ins w:id="138" w:author="Unknown" w:date="2014-08-25T19:51:00Z">
                            <w:rPr>
                              <w:rFonts w:ascii="Cambria Math" w:hAnsi="Cambria Math"/>
                              <w:i/>
                            </w:rPr>
                          </w:ins>
                        </m:ctrlPr>
                      </m:sSubPr>
                      <m:e>
                        <m:r>
                          <w:rPr>
                            <w:rFonts w:ascii="Cambria Math" w:hAnsi="Cambria Math"/>
                          </w:rPr>
                          <m:t>Y</m:t>
                        </m:r>
                      </m:e>
                      <m:sub>
                        <m:r>
                          <w:rPr>
                            <w:rFonts w:ascii="Cambria Math" w:hAnsi="Cambria Math"/>
                          </w:rPr>
                          <m:t>k</m:t>
                        </m:r>
                      </m:sub>
                    </m:sSub>
                    <m:sSup>
                      <m:sSupPr>
                        <m:ctrlPr>
                          <w:ins w:id="139" w:author="Unknown" w:date="2014-08-25T19:51:00Z">
                            <w:rPr>
                              <w:rFonts w:ascii="Cambria Math" w:hAnsi="Cambria Math"/>
                            </w:rPr>
                          </w:ins>
                        </m:ctrlPr>
                      </m:sSupPr>
                      <m:e>
                        <m:r>
                          <m:rPr>
                            <m:sty m:val="p"/>
                          </m:rPr>
                          <w:rPr>
                            <w:rFonts w:ascii="Cambria Math" w:hAnsi="Cambria Math"/>
                          </w:rPr>
                          <m:t>e</m:t>
                        </m:r>
                      </m:e>
                      <m:sup>
                        <m:sSub>
                          <m:sSubPr>
                            <m:ctrlPr>
                              <w:ins w:id="140" w:author="Unknown" w:date="2014-08-25T19:51:00Z">
                                <w:rPr>
                                  <w:rFonts w:ascii="Cambria Math" w:hAnsi="Cambria Math"/>
                                </w:rPr>
                              </w:ins>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p w:rsidR="009802C0" w:rsidRPr="009802C0" w:rsidRDefault="009802C0" w:rsidP="0023742C">
            <w:pPr>
              <w:pStyle w:val="Corpsdetexte"/>
            </w:pPr>
            <m:oMathPara>
              <m:oMath>
                <m:r>
                  <w:rPr>
                    <w:rFonts w:ascii="Cambria Math" w:hAnsi="Cambria Math"/>
                  </w:rPr>
                  <m:t>∀k :</m:t>
                </m:r>
                <m:sSub>
                  <m:sSubPr>
                    <m:ctrlPr>
                      <w:ins w:id="141" w:author="Unknown" w:date="2014-08-25T19:51:00Z">
                        <w:rPr>
                          <w:rFonts w:ascii="Cambria Math" w:hAnsi="Cambria Math"/>
                        </w:rPr>
                      </w:ins>
                    </m:ctrlPr>
                  </m:sSubPr>
                  <m:e>
                    <m:r>
                      <m:rPr>
                        <m:sty m:val="p"/>
                      </m:rPr>
                      <w:rPr>
                        <w:rFonts w:ascii="Cambria Math" w:hAnsi="Cambria Math"/>
                      </w:rPr>
                      <m:t>α</m:t>
                    </m:r>
                  </m:e>
                  <m:sub>
                    <m:r>
                      <w:rPr>
                        <w:rFonts w:ascii="Cambria Math" w:hAnsi="Cambria Math"/>
                      </w:rPr>
                      <m:t>k</m:t>
                    </m:r>
                  </m:sub>
                </m:sSub>
                <m:sSub>
                  <m:sSubPr>
                    <m:ctrlPr>
                      <w:ins w:id="142" w:author="Unknown" w:date="2014-08-25T19:51:00Z">
                        <w:rPr>
                          <w:rFonts w:ascii="Cambria Math" w:hAnsi="Cambria Math"/>
                          <w:i/>
                        </w:rPr>
                      </w:ins>
                    </m:ctrlPr>
                  </m:sSubPr>
                  <m:e>
                    <m:r>
                      <w:rPr>
                        <w:rFonts w:ascii="Cambria Math" w:hAnsi="Cambria Math"/>
                      </w:rPr>
                      <m:t>Y</m:t>
                    </m:r>
                  </m:e>
                  <m:sub>
                    <m:r>
                      <w:rPr>
                        <w:rFonts w:ascii="Cambria Math" w:hAnsi="Cambria Math"/>
                      </w:rPr>
                      <m:t>k</m:t>
                    </m:r>
                  </m:sub>
                </m:sSub>
                <m:r>
                  <w:rPr>
                    <w:rFonts w:ascii="Cambria Math" w:hAnsi="Cambria Math"/>
                  </w:rPr>
                  <m:t>=M</m:t>
                </m:r>
                <m:sSub>
                  <m:sSubPr>
                    <m:ctrlPr>
                      <w:ins w:id="143" w:author="Unknown" w:date="2014-08-25T19:51:00Z">
                        <w:rPr>
                          <w:rFonts w:ascii="Cambria Math" w:hAnsi="Cambria Math"/>
                          <w:i/>
                        </w:rPr>
                      </w:ins>
                    </m:ctrlPr>
                  </m:sSubPr>
                  <m:e>
                    <m:r>
                      <w:rPr>
                        <w:rFonts w:ascii="Cambria Math" w:hAnsi="Cambria Math"/>
                      </w:rPr>
                      <m:t>Y</m:t>
                    </m:r>
                  </m:e>
                  <m:sub>
                    <m:r>
                      <w:rPr>
                        <w:rFonts w:ascii="Cambria Math" w:hAnsi="Cambria Math"/>
                      </w:rPr>
                      <m:t>k</m:t>
                    </m:r>
                  </m:sub>
                </m:sSub>
              </m:oMath>
            </m:oMathPara>
          </w:p>
        </w:tc>
        <w:tc>
          <w:tcPr>
            <w:tcW w:w="1024" w:type="dxa"/>
          </w:tcPr>
          <w:p w:rsidR="009802C0" w:rsidRDefault="009802C0" w:rsidP="0023742C">
            <w:pPr>
              <w:pStyle w:val="Lgende"/>
              <w:ind w:firstLine="0"/>
            </w:pPr>
            <w:proofErr w:type="spellStart"/>
            <w:r>
              <w:t>Eq</w:t>
            </w:r>
            <w:proofErr w:type="spellEnd"/>
            <w:r>
              <w:t xml:space="preserve">. </w:t>
            </w:r>
            <w:r w:rsidR="00A96A54">
              <w:fldChar w:fldCharType="begin"/>
            </w:r>
            <w:r w:rsidR="00A96A54">
              <w:instrText xml:space="preserve"> SEQ Eq. \* ARABIC </w:instrText>
            </w:r>
            <w:r w:rsidR="00A96A54">
              <w:fldChar w:fldCharType="separate"/>
            </w:r>
            <w:r w:rsidR="00EF220E">
              <w:rPr>
                <w:noProof/>
              </w:rPr>
              <w:t>6</w:t>
            </w:r>
            <w:r w:rsidR="00A96A54">
              <w:rPr>
                <w:noProof/>
              </w:rPr>
              <w:fldChar w:fldCharType="end"/>
            </w:r>
          </w:p>
        </w:tc>
      </w:tr>
    </w:tbl>
    <w:p w:rsidR="009802C0" w:rsidRDefault="009802C0" w:rsidP="00CF723D">
      <w:pPr>
        <w:pStyle w:val="Corpsdetexte"/>
      </w:pPr>
      <w:r>
        <w:t xml:space="preserve">Ainsi, </w:t>
      </w:r>
      <m:oMath>
        <m:sSub>
          <m:sSubPr>
            <m:ctrlPr>
              <w:ins w:id="144" w:author="Unknown" w:date="2014-08-25T19:51:00Z">
                <w:rPr>
                  <w:rFonts w:ascii="Cambria Math" w:hAnsi="Cambria Math"/>
                  <w:i/>
                </w:rPr>
              </w:ins>
            </m:ctrlPr>
          </m:sSubPr>
          <m:e>
            <m:r>
              <w:rPr>
                <w:rFonts w:ascii="Cambria Math" w:hAnsi="Cambria Math"/>
              </w:rPr>
              <m:t>Y</m:t>
            </m:r>
          </m:e>
          <m:sub>
            <m:r>
              <w:rPr>
                <w:rFonts w:ascii="Cambria Math" w:hAnsi="Cambria Math"/>
              </w:rPr>
              <m:t>k</m:t>
            </m:r>
          </m:sub>
        </m:sSub>
      </m:oMath>
      <w:r>
        <w:t xml:space="preserve"> sont </w:t>
      </w:r>
      <w:r w:rsidR="00600BE7">
        <w:t>d</w:t>
      </w:r>
      <w:r>
        <w:t xml:space="preserve">es vecteurs propres de la matrice </w:t>
      </w:r>
      <m:oMath>
        <m:r>
          <w:rPr>
            <w:rFonts w:ascii="Cambria Math" w:hAnsi="Cambria Math"/>
          </w:rPr>
          <m:t>M</m:t>
        </m:r>
      </m:oMath>
      <w:r>
        <w:t xml:space="preserve"> du problème, et l’on connait déjà ses valeurs propres : ce sont ses termes diagonaux. Le problème se résume donc à un s</w:t>
      </w:r>
      <w:proofErr w:type="spellStart"/>
      <w:r>
        <w:t>ystème</w:t>
      </w:r>
      <w:proofErr w:type="spellEnd"/>
      <w:r>
        <w:t xml:space="preserve"> linéaire : trouver les noyaux de</w:t>
      </w:r>
      <w:r w:rsidR="00600BE7">
        <w:t xml:space="preserve">s </w:t>
      </w:r>
      <w:proofErr w:type="gramStart"/>
      <w:r w:rsidR="00600BE7">
        <w:t>matrices</w:t>
      </w:r>
      <w:r>
        <w:t xml:space="preserve">  </w:t>
      </w:r>
      <w:proofErr w:type="gramEnd"/>
      <m:oMath>
        <m:d>
          <m:dPr>
            <m:ctrlPr>
              <w:rPr>
                <w:rFonts w:ascii="Cambria Math" w:hAnsi="Cambria Math"/>
                <w:i/>
              </w:rPr>
            </m:ctrlPr>
          </m:dPr>
          <m:e>
            <m:r>
              <w:rPr>
                <w:rFonts w:ascii="Cambria Math" w:hAnsi="Cambria Math"/>
              </w:rPr>
              <m:t>M-</m:t>
            </m:r>
            <m:sSub>
              <m:sSubPr>
                <m:ctrlPr>
                  <w:ins w:id="145" w:author="Unknown" w:date="2014-08-25T19:51:00Z">
                    <w:rPr>
                      <w:rFonts w:ascii="Cambria Math" w:hAnsi="Cambria Math"/>
                    </w:rPr>
                  </w:ins>
                </m:ctrlPr>
              </m:sSubPr>
              <m:e>
                <m:r>
                  <m:rPr>
                    <m:sty m:val="p"/>
                  </m:rPr>
                  <w:rPr>
                    <w:rFonts w:ascii="Cambria Math" w:hAnsi="Cambria Math"/>
                  </w:rPr>
                  <m:t>α</m:t>
                </m:r>
              </m:e>
              <m:sub>
                <m:r>
                  <w:rPr>
                    <w:rFonts w:ascii="Cambria Math" w:hAnsi="Cambria Math"/>
                  </w:rPr>
                  <m:t>k</m:t>
                </m:r>
              </m:sub>
            </m:sSub>
            <m:r>
              <w:rPr>
                <w:rFonts w:ascii="Cambria Math" w:hAnsi="Cambria Math"/>
              </w:rPr>
              <m:t>I</m:t>
            </m:r>
          </m:e>
        </m:d>
      </m:oMath>
      <w:r w:rsidR="00600BE7">
        <w:t xml:space="preserve">, pour chaque </w:t>
      </w:r>
      <w:r w:rsidR="00600BE7" w:rsidRPr="00600BE7">
        <w:rPr>
          <w:i/>
        </w:rPr>
        <w:t>k</w:t>
      </w:r>
      <w:r w:rsidR="00600BE7">
        <w:t>.</w:t>
      </w:r>
    </w:p>
    <w:p w:rsidR="000138A0" w:rsidRDefault="000138A0" w:rsidP="00CF723D">
      <w:pPr>
        <w:pStyle w:val="Corpsdetexte"/>
      </w:pPr>
    </w:p>
    <w:tbl>
      <w:tblPr>
        <w:tblStyle w:val="Grilledutableau"/>
        <w:tblW w:w="0" w:type="auto"/>
        <w:tblLook w:val="04A0" w:firstRow="1" w:lastRow="0" w:firstColumn="1" w:lastColumn="0" w:noHBand="0" w:noVBand="1"/>
      </w:tblPr>
      <w:tblGrid>
        <w:gridCol w:w="1144"/>
        <w:gridCol w:w="1144"/>
        <w:gridCol w:w="1144"/>
        <w:gridCol w:w="1144"/>
        <w:gridCol w:w="1144"/>
        <w:gridCol w:w="1426"/>
        <w:gridCol w:w="1071"/>
        <w:gridCol w:w="1071"/>
      </w:tblGrid>
      <w:tr w:rsidR="009802C0" w:rsidRPr="00976C0B" w:rsidTr="0023742C">
        <w:tc>
          <w:tcPr>
            <w:tcW w:w="1144" w:type="dxa"/>
          </w:tcPr>
          <w:p w:rsidR="009802C0" w:rsidRPr="00976C0B" w:rsidRDefault="009802C0" w:rsidP="0023742C">
            <w:pPr>
              <w:pStyle w:val="Corpsdetexte"/>
              <w:jc w:val="center"/>
              <w:rPr>
                <w:sz w:val="18"/>
                <w:szCs w:val="18"/>
              </w:rPr>
            </w:pPr>
            <w:bookmarkStart w:id="146" w:name="_Ref396793307"/>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9802C0" w:rsidP="0023742C">
            <w:pPr>
              <w:jc w:val="center"/>
              <w:rPr>
                <w:sz w:val="18"/>
                <w:szCs w:val="18"/>
              </w:rPr>
            </w:pPr>
            <w:r w:rsidRPr="00976C0B">
              <w:rPr>
                <w:sz w:val="18"/>
                <w:szCs w:val="18"/>
              </w:rPr>
              <w:t>0</w:t>
            </w:r>
          </w:p>
        </w:tc>
        <w:tc>
          <w:tcPr>
            <w:tcW w:w="1426" w:type="dxa"/>
          </w:tcPr>
          <w:p w:rsidR="009802C0" w:rsidRPr="00976C0B" w:rsidRDefault="009802C0" w:rsidP="0023742C">
            <w:pPr>
              <w:pStyle w:val="Corpsdetexte"/>
              <w:jc w:val="center"/>
              <w:rPr>
                <w:sz w:val="18"/>
                <w:szCs w:val="18"/>
              </w:rPr>
            </w:pPr>
            <m:oMathPara>
              <m:oMath>
                <m:r>
                  <w:rPr>
                    <w:rFonts w:ascii="Cambria Math" w:hAnsi="Cambria Math"/>
                    <w:sz w:val="18"/>
                    <w:szCs w:val="18"/>
                  </w:rPr>
                  <m:t xml:space="preserve">0.71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71" w:type="dxa"/>
          </w:tcPr>
          <w:p w:rsidR="009802C0" w:rsidRPr="00976C0B" w:rsidRDefault="002F03DE"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71" w:type="dxa"/>
          </w:tcPr>
          <w:p w:rsidR="009802C0" w:rsidRPr="00976C0B" w:rsidRDefault="009802C0" w:rsidP="0023742C">
            <w:pPr>
              <w:pStyle w:val="Corpsdetexte"/>
              <w:jc w:val="center"/>
              <w:rPr>
                <w:sz w:val="18"/>
                <w:szCs w:val="18"/>
              </w:rPr>
            </w:pPr>
            <w:r w:rsidRPr="00976C0B">
              <w:rPr>
                <w:sz w:val="18"/>
                <w:szCs w:val="18"/>
              </w:rPr>
              <w:t>0</w:t>
            </w:r>
          </w:p>
        </w:tc>
      </w:tr>
      <w:tr w:rsidR="009802C0" w:rsidRPr="00976C0B" w:rsidTr="0023742C">
        <w:tc>
          <w:tcPr>
            <w:tcW w:w="1144" w:type="dxa"/>
          </w:tcPr>
          <w:p w:rsidR="009802C0" w:rsidRPr="00976C0B" w:rsidRDefault="002F03DE"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44" w:type="dxa"/>
          </w:tcPr>
          <w:p w:rsidR="009802C0" w:rsidRPr="00976C0B" w:rsidRDefault="009802C0"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44" w:type="dxa"/>
          </w:tcPr>
          <w:p w:rsidR="009802C0" w:rsidRPr="00976C0B" w:rsidRDefault="009802C0" w:rsidP="0023742C">
            <w:pPr>
              <w:pStyle w:val="Corpsdetexte"/>
              <w:jc w:val="center"/>
              <w:rPr>
                <w:sz w:val="18"/>
                <w:szCs w:val="18"/>
              </w:rPr>
            </w:pPr>
            <w:r w:rsidRPr="00976C0B">
              <w:rPr>
                <w:sz w:val="18"/>
                <w:szCs w:val="18"/>
              </w:rPr>
              <w:t>0</w:t>
            </w:r>
          </w:p>
        </w:t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9802C0" w:rsidP="0023742C">
            <w:pPr>
              <w:jc w:val="center"/>
              <w:rPr>
                <w:sz w:val="18"/>
                <w:szCs w:val="18"/>
              </w:rPr>
            </w:pPr>
            <w:r w:rsidRPr="00976C0B">
              <w:rPr>
                <w:sz w:val="18"/>
                <w:szCs w:val="18"/>
              </w:rPr>
              <w:t>0</w:t>
            </w:r>
          </w:p>
        </w:tc>
        <w:tc>
          <w:tcPr>
            <w:tcW w:w="1426" w:type="dxa"/>
          </w:tcPr>
          <w:p w:rsidR="009802C0" w:rsidRPr="00976C0B" w:rsidRDefault="009802C0" w:rsidP="0023742C">
            <w:pPr>
              <w:jc w:val="center"/>
              <w:rPr>
                <w:sz w:val="18"/>
                <w:szCs w:val="18"/>
              </w:rPr>
            </w:pPr>
            <w:r w:rsidRPr="00976C0B">
              <w:rPr>
                <w:sz w:val="18"/>
                <w:szCs w:val="18"/>
              </w:rPr>
              <w:t>0</w:t>
            </w:r>
          </w:p>
        </w:tc>
        <w:tc>
          <w:tcPr>
            <w:tcW w:w="1071" w:type="dxa"/>
          </w:tcPr>
          <w:p w:rsidR="009802C0" w:rsidRPr="00976C0B" w:rsidRDefault="009802C0" w:rsidP="0023742C">
            <w:pPr>
              <w:jc w:val="center"/>
              <w:rPr>
                <w:sz w:val="18"/>
                <w:szCs w:val="18"/>
              </w:rPr>
            </w:pPr>
            <w:r w:rsidRPr="00976C0B">
              <w:rPr>
                <w:sz w:val="18"/>
                <w:szCs w:val="18"/>
              </w:rPr>
              <w:t>0</w:t>
            </w:r>
          </w:p>
        </w:tc>
        <w:tc>
          <w:tcPr>
            <w:tcW w:w="1071" w:type="dxa"/>
          </w:tcPr>
          <w:p w:rsidR="009802C0" w:rsidRPr="00976C0B" w:rsidRDefault="002F03DE"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802C0" w:rsidRPr="00976C0B" w:rsidTr="0023742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2F03DE"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44" w:type="dxa"/>
          </w:tcPr>
          <w:p w:rsidR="009802C0" w:rsidRPr="00976C0B" w:rsidRDefault="009802C0"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9802C0" w:rsidP="0023742C">
            <w:pPr>
              <w:jc w:val="center"/>
              <w:rPr>
                <w:sz w:val="18"/>
                <w:szCs w:val="18"/>
              </w:rPr>
            </w:pPr>
            <w:r w:rsidRPr="00976C0B">
              <w:rPr>
                <w:sz w:val="18"/>
                <w:szCs w:val="18"/>
              </w:rPr>
              <w:t>0</w:t>
            </w:r>
          </w:p>
        </w:tc>
        <w:tc>
          <w:tcPr>
            <w:tcW w:w="1426" w:type="dxa"/>
          </w:tcPr>
          <w:p w:rsidR="009802C0" w:rsidRPr="00976C0B" w:rsidRDefault="009802C0" w:rsidP="0023742C">
            <w:pPr>
              <w:jc w:val="center"/>
              <w:rPr>
                <w:sz w:val="18"/>
                <w:szCs w:val="18"/>
              </w:rPr>
            </w:pPr>
            <w:r w:rsidRPr="00976C0B">
              <w:rPr>
                <w:sz w:val="18"/>
                <w:szCs w:val="18"/>
              </w:rPr>
              <w:t>0</w:t>
            </w:r>
          </w:p>
        </w:tc>
        <w:tc>
          <w:tcPr>
            <w:tcW w:w="1071" w:type="dxa"/>
          </w:tcPr>
          <w:p w:rsidR="009802C0" w:rsidRPr="00976C0B" w:rsidRDefault="009802C0" w:rsidP="0023742C">
            <w:pPr>
              <w:jc w:val="center"/>
              <w:rPr>
                <w:sz w:val="18"/>
                <w:szCs w:val="18"/>
              </w:rPr>
            </w:pPr>
            <w:r w:rsidRPr="00976C0B">
              <w:rPr>
                <w:sz w:val="18"/>
                <w:szCs w:val="18"/>
              </w:rPr>
              <w:t>0</w:t>
            </w:r>
          </w:p>
        </w:tc>
        <w:tc>
          <w:tcPr>
            <w:tcW w:w="1071" w:type="dxa"/>
          </w:tcPr>
          <w:p w:rsidR="009802C0" w:rsidRPr="00976C0B" w:rsidRDefault="009802C0" w:rsidP="0023742C">
            <w:pPr>
              <w:pStyle w:val="Corpsdetexte"/>
              <w:jc w:val="center"/>
              <w:rPr>
                <w:sz w:val="18"/>
                <w:szCs w:val="18"/>
              </w:rPr>
            </w:pPr>
            <w:r w:rsidRPr="00976C0B">
              <w:rPr>
                <w:sz w:val="18"/>
                <w:szCs w:val="18"/>
              </w:rPr>
              <w:t>0</w:t>
            </w:r>
          </w:p>
        </w:tc>
      </w:tr>
      <w:tr w:rsidR="009802C0" w:rsidRPr="00976C0B" w:rsidTr="0023742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2F03DE"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44" w:type="dxa"/>
          </w:tcPr>
          <w:p w:rsidR="009802C0" w:rsidRPr="00976C0B" w:rsidRDefault="009802C0"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44" w:type="dxa"/>
          </w:tcPr>
          <w:p w:rsidR="009802C0" w:rsidRPr="00976C0B" w:rsidRDefault="009802C0" w:rsidP="0023742C">
            <w:pPr>
              <w:jc w:val="center"/>
              <w:rPr>
                <w:sz w:val="18"/>
                <w:szCs w:val="18"/>
              </w:rPr>
            </w:pPr>
            <w:r w:rsidRPr="00976C0B">
              <w:rPr>
                <w:sz w:val="18"/>
                <w:szCs w:val="18"/>
              </w:rPr>
              <w:t>0</w:t>
            </w:r>
          </w:p>
        </w:tc>
        <w:tc>
          <w:tcPr>
            <w:tcW w:w="1426" w:type="dxa"/>
          </w:tcPr>
          <w:p w:rsidR="009802C0" w:rsidRPr="00976C0B" w:rsidRDefault="009802C0" w:rsidP="0023742C">
            <w:pPr>
              <w:jc w:val="center"/>
              <w:rPr>
                <w:sz w:val="18"/>
                <w:szCs w:val="18"/>
              </w:rPr>
            </w:pPr>
            <w:r w:rsidRPr="00976C0B">
              <w:rPr>
                <w:sz w:val="18"/>
                <w:szCs w:val="18"/>
              </w:rPr>
              <w:t>0</w:t>
            </w:r>
          </w:p>
        </w:tc>
        <w:tc>
          <w:tcPr>
            <w:tcW w:w="1071" w:type="dxa"/>
          </w:tcPr>
          <w:p w:rsidR="009802C0" w:rsidRPr="00976C0B" w:rsidRDefault="009802C0" w:rsidP="0023742C">
            <w:pPr>
              <w:jc w:val="center"/>
              <w:rPr>
                <w:sz w:val="18"/>
                <w:szCs w:val="18"/>
              </w:rPr>
            </w:pPr>
            <w:r w:rsidRPr="00976C0B">
              <w:rPr>
                <w:sz w:val="18"/>
                <w:szCs w:val="18"/>
              </w:rPr>
              <w:t>0</w:t>
            </w:r>
          </w:p>
        </w:tc>
        <w:tc>
          <w:tcPr>
            <w:tcW w:w="1071" w:type="dxa"/>
          </w:tcPr>
          <w:p w:rsidR="009802C0" w:rsidRPr="00976C0B" w:rsidRDefault="009802C0" w:rsidP="0023742C">
            <w:pPr>
              <w:jc w:val="center"/>
              <w:rPr>
                <w:sz w:val="18"/>
                <w:szCs w:val="18"/>
              </w:rPr>
            </w:pPr>
            <w:r w:rsidRPr="00976C0B">
              <w:rPr>
                <w:sz w:val="18"/>
                <w:szCs w:val="18"/>
              </w:rPr>
              <w:t>0</w:t>
            </w:r>
          </w:p>
        </w:tc>
      </w:tr>
      <w:tr w:rsidR="009802C0" w:rsidRPr="00976C0B" w:rsidTr="0023742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2F03DE"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44" w:type="dxa"/>
          </w:tcPr>
          <w:p w:rsidR="009802C0" w:rsidRPr="00976C0B" w:rsidRDefault="009802C0"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426" w:type="dxa"/>
          </w:tcPr>
          <w:p w:rsidR="009802C0" w:rsidRPr="00976C0B" w:rsidRDefault="009802C0" w:rsidP="0023742C">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71" w:type="dxa"/>
          </w:tcPr>
          <w:p w:rsidR="009802C0" w:rsidRPr="00976C0B" w:rsidRDefault="009802C0" w:rsidP="0023742C">
            <w:pPr>
              <w:jc w:val="center"/>
              <w:rPr>
                <w:sz w:val="18"/>
                <w:szCs w:val="18"/>
              </w:rPr>
            </w:pPr>
            <w:r w:rsidRPr="00976C0B">
              <w:rPr>
                <w:sz w:val="18"/>
                <w:szCs w:val="18"/>
              </w:rPr>
              <w:t>0</w:t>
            </w:r>
          </w:p>
        </w:tc>
        <w:tc>
          <w:tcPr>
            <w:tcW w:w="1071" w:type="dxa"/>
          </w:tcPr>
          <w:p w:rsidR="009802C0" w:rsidRPr="00976C0B" w:rsidRDefault="009802C0" w:rsidP="0023742C">
            <w:pPr>
              <w:jc w:val="center"/>
              <w:rPr>
                <w:sz w:val="18"/>
                <w:szCs w:val="18"/>
              </w:rPr>
            </w:pPr>
            <w:r w:rsidRPr="00976C0B">
              <w:rPr>
                <w:sz w:val="18"/>
                <w:szCs w:val="18"/>
              </w:rPr>
              <w:t>0</w:t>
            </w:r>
          </w:p>
        </w:tc>
      </w:tr>
      <w:tr w:rsidR="009802C0" w:rsidRPr="00976C0B" w:rsidTr="0023742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2F03DE"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44" w:type="dxa"/>
          </w:tcPr>
          <w:p w:rsidR="009802C0" w:rsidRPr="00976C0B" w:rsidRDefault="009802C0" w:rsidP="0023742C">
            <w:pPr>
              <w:pStyle w:val="Corpsdetexte"/>
              <w:jc w:val="center"/>
              <w:rPr>
                <w:sz w:val="18"/>
                <w:szCs w:val="18"/>
              </w:rPr>
            </w:pPr>
          </w:p>
        </w:tc>
        <w:tc>
          <w:tcPr>
            <w:tcW w:w="1426" w:type="dxa"/>
          </w:tcPr>
          <w:p w:rsidR="009802C0" w:rsidRPr="00976C0B" w:rsidRDefault="009802C0"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71" w:type="dxa"/>
          </w:tcPr>
          <w:p w:rsidR="009802C0" w:rsidRPr="00976C0B" w:rsidRDefault="009802C0" w:rsidP="0023742C">
            <w:pPr>
              <w:jc w:val="center"/>
              <w:rPr>
                <w:sz w:val="18"/>
                <w:szCs w:val="18"/>
              </w:rPr>
            </w:pPr>
            <w:r w:rsidRPr="00976C0B">
              <w:rPr>
                <w:sz w:val="18"/>
                <w:szCs w:val="18"/>
              </w:rPr>
              <w:t>0</w:t>
            </w:r>
          </w:p>
        </w:tc>
        <w:tc>
          <w:tcPr>
            <w:tcW w:w="1071" w:type="dxa"/>
          </w:tcPr>
          <w:p w:rsidR="009802C0" w:rsidRPr="00976C0B" w:rsidRDefault="009802C0" w:rsidP="0023742C">
            <w:pPr>
              <w:jc w:val="center"/>
              <w:rPr>
                <w:sz w:val="18"/>
                <w:szCs w:val="18"/>
              </w:rPr>
            </w:pPr>
            <w:r w:rsidRPr="00976C0B">
              <w:rPr>
                <w:sz w:val="18"/>
                <w:szCs w:val="18"/>
              </w:rPr>
              <w:t>0</w:t>
            </w:r>
          </w:p>
        </w:tc>
      </w:tr>
      <w:tr w:rsidR="009802C0" w:rsidRPr="00976C0B" w:rsidTr="0023742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2F03DE"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oMath>
            </m:oMathPara>
          </w:p>
        </w:t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9802C0" w:rsidP="0023742C">
            <w:pPr>
              <w:jc w:val="center"/>
              <w:rPr>
                <w:sz w:val="18"/>
                <w:szCs w:val="18"/>
              </w:rPr>
            </w:pPr>
            <w:r w:rsidRPr="00976C0B">
              <w:rPr>
                <w:sz w:val="18"/>
                <w:szCs w:val="18"/>
              </w:rPr>
              <w:t>0</w:t>
            </w:r>
          </w:p>
        </w:tc>
        <w:tc>
          <w:tcPr>
            <w:tcW w:w="1426" w:type="dxa"/>
          </w:tcPr>
          <w:p w:rsidR="009802C0" w:rsidRPr="00976C0B" w:rsidRDefault="009802C0" w:rsidP="0023742C">
            <w:pPr>
              <w:jc w:val="center"/>
              <w:rPr>
                <w:sz w:val="18"/>
                <w:szCs w:val="18"/>
              </w:rPr>
            </w:pPr>
            <w:r w:rsidRPr="00976C0B">
              <w:rPr>
                <w:sz w:val="18"/>
                <w:szCs w:val="18"/>
              </w:rPr>
              <w:t>0</w:t>
            </w:r>
          </w:p>
        </w:tc>
        <w:tc>
          <w:tcPr>
            <w:tcW w:w="1071" w:type="dxa"/>
          </w:tcPr>
          <w:p w:rsidR="009802C0" w:rsidRPr="00976C0B" w:rsidRDefault="009802C0"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71" w:type="dxa"/>
          </w:tcPr>
          <w:p w:rsidR="009802C0" w:rsidRPr="00976C0B" w:rsidRDefault="009802C0" w:rsidP="0023742C">
            <w:pPr>
              <w:pStyle w:val="Corpsdetexte"/>
              <w:jc w:val="center"/>
              <w:rPr>
                <w:sz w:val="18"/>
                <w:szCs w:val="18"/>
              </w:rPr>
            </w:pPr>
            <w:r w:rsidRPr="00976C0B">
              <w:rPr>
                <w:sz w:val="18"/>
                <w:szCs w:val="18"/>
              </w:rPr>
              <w:t>0</w:t>
            </w:r>
          </w:p>
        </w:tc>
      </w:tr>
      <w:tr w:rsidR="009802C0" w:rsidRPr="00976C0B" w:rsidTr="0023742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9802C0" w:rsidP="0023742C">
            <w:pPr>
              <w:jc w:val="center"/>
              <w:rPr>
                <w:sz w:val="18"/>
                <w:szCs w:val="18"/>
              </w:rPr>
            </w:pPr>
            <w:r w:rsidRPr="00976C0B">
              <w:rPr>
                <w:sz w:val="18"/>
                <w:szCs w:val="18"/>
              </w:rPr>
              <w:t>0</w:t>
            </w:r>
          </w:p>
        </w:tc>
        <w:tc>
          <w:tcPr>
            <w:tcW w:w="1144" w:type="dxa"/>
          </w:tcPr>
          <w:p w:rsidR="009802C0" w:rsidRPr="00976C0B" w:rsidRDefault="002F03DE"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oMath>
            </m:oMathPara>
          </w:p>
        </w:tc>
        <w:tc>
          <w:tcPr>
            <w:tcW w:w="1426" w:type="dxa"/>
          </w:tcPr>
          <w:p w:rsidR="009802C0" w:rsidRPr="00976C0B" w:rsidRDefault="009802C0" w:rsidP="0023742C">
            <w:pPr>
              <w:jc w:val="center"/>
              <w:rPr>
                <w:sz w:val="18"/>
                <w:szCs w:val="18"/>
              </w:rPr>
            </w:pPr>
            <w:r w:rsidRPr="00976C0B">
              <w:rPr>
                <w:sz w:val="18"/>
                <w:szCs w:val="18"/>
              </w:rPr>
              <w:t>0</w:t>
            </w:r>
          </w:p>
        </w:tc>
        <w:tc>
          <w:tcPr>
            <w:tcW w:w="1071" w:type="dxa"/>
          </w:tcPr>
          <w:p w:rsidR="009802C0" w:rsidRPr="00976C0B" w:rsidRDefault="009802C0" w:rsidP="0023742C">
            <w:pPr>
              <w:jc w:val="center"/>
              <w:rPr>
                <w:sz w:val="18"/>
                <w:szCs w:val="18"/>
              </w:rPr>
            </w:pPr>
            <w:r w:rsidRPr="00976C0B">
              <w:rPr>
                <w:sz w:val="18"/>
                <w:szCs w:val="18"/>
              </w:rPr>
              <w:t>0</w:t>
            </w:r>
          </w:p>
        </w:tc>
        <w:tc>
          <w:tcPr>
            <w:tcW w:w="1071" w:type="dxa"/>
          </w:tcPr>
          <w:p w:rsidR="009802C0" w:rsidRPr="00976C0B" w:rsidRDefault="009802C0"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3F66DC" w:rsidRDefault="003F66DC" w:rsidP="003F66DC">
      <w:pPr>
        <w:pStyle w:val="Lgende"/>
      </w:pPr>
      <w:bookmarkStart w:id="147" w:name="_Ref396794186"/>
      <w:bookmarkStart w:id="148" w:name="_Toc396794113"/>
      <w:r w:rsidRPr="002C43EB">
        <w:t xml:space="preserve">Tableau </w:t>
      </w:r>
      <w:r w:rsidR="00A96A54">
        <w:fldChar w:fldCharType="begin"/>
      </w:r>
      <w:r w:rsidR="00A96A54">
        <w:instrText xml:space="preserve"> SEQ Tableau \* ARABIC </w:instrText>
      </w:r>
      <w:r w:rsidR="00A96A54">
        <w:fldChar w:fldCharType="separate"/>
      </w:r>
      <w:r w:rsidR="00EF220E">
        <w:rPr>
          <w:noProof/>
        </w:rPr>
        <w:t>3</w:t>
      </w:r>
      <w:r w:rsidR="00A96A54">
        <w:rPr>
          <w:noProof/>
        </w:rPr>
        <w:fldChar w:fldCharType="end"/>
      </w:r>
      <w:bookmarkEnd w:id="146"/>
      <w:bookmarkEnd w:id="147"/>
      <w:r w:rsidRPr="002C43EB">
        <w:t xml:space="preserve"> : </w:t>
      </w:r>
      <w:r>
        <w:t>Expression de la matrice d’évolution</w:t>
      </w:r>
      <w:bookmarkEnd w:id="148"/>
      <w:r w:rsidR="00E260A7">
        <w:t xml:space="preserve"> de la chaine restreinte</w:t>
      </w:r>
    </w:p>
    <w:p w:rsidR="006B6C9B" w:rsidRPr="002230EA" w:rsidRDefault="006B6C9B" w:rsidP="006B6C9B">
      <w:pPr>
        <w:pStyle w:val="Titre3"/>
        <w:rPr>
          <w:shd w:val="clear" w:color="auto" w:fill="FFFFFF"/>
        </w:rPr>
      </w:pPr>
      <w:bookmarkStart w:id="149" w:name="_Toc396934334"/>
      <w:r>
        <w:rPr>
          <w:shd w:val="clear" w:color="auto" w:fill="FFFFFF"/>
        </w:rPr>
        <w:lastRenderedPageBreak/>
        <w:t>Expression des conditions limites</w:t>
      </w:r>
      <w:bookmarkEnd w:id="149"/>
    </w:p>
    <w:p w:rsidR="006B6C9B" w:rsidRDefault="00600BE7" w:rsidP="006B6C9B">
      <w:pPr>
        <w:pStyle w:val="Corpsdetexte"/>
      </w:pPr>
      <w:r>
        <w:t xml:space="preserve">La seule connaissance des valeurs propres de la matrice </w:t>
      </w:r>
      <m:oMath>
        <m:r>
          <w:rPr>
            <w:rFonts w:ascii="Cambria Math" w:hAnsi="Cambria Math"/>
          </w:rPr>
          <m:t>M</m:t>
        </m:r>
      </m:oMath>
      <w:r>
        <w:t xml:space="preserve"> ne permet pas de connaitre les solutions des équations de Bateman. En effet, si </w:t>
      </w:r>
      <m:oMath>
        <m:r>
          <w:rPr>
            <w:rFonts w:ascii="Cambria Math" w:hAnsi="Cambria Math"/>
          </w:rPr>
          <m:t>A</m:t>
        </m:r>
      </m:oMath>
      <w:r>
        <w:t xml:space="preserve"> constitue la matrice de vecteurs propres</w:t>
      </w:r>
      <w:r w:rsidR="0017604A">
        <w:rPr>
          <w:rStyle w:val="Appelnotedebasdep"/>
        </w:rPr>
        <w:footnoteReference w:id="12"/>
      </w:r>
      <w:r>
        <w:t xml:space="preserve"> obtenue par une méthode de résolution de système linéaire, leur norme est  arbitraire.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8918A8" w:rsidTr="00E62118">
        <w:tc>
          <w:tcPr>
            <w:tcW w:w="675" w:type="dxa"/>
          </w:tcPr>
          <w:p w:rsidR="008918A8" w:rsidRDefault="008918A8" w:rsidP="00E62118">
            <w:pPr>
              <w:pStyle w:val="Corpsdetexte"/>
            </w:pPr>
          </w:p>
        </w:tc>
        <w:tc>
          <w:tcPr>
            <w:tcW w:w="7513" w:type="dxa"/>
          </w:tcPr>
          <w:p w:rsidR="008918A8" w:rsidRPr="009802C0" w:rsidRDefault="008918A8" w:rsidP="00E62118">
            <w:pPr>
              <w:pStyle w:val="Corpsdetexte"/>
            </w:pPr>
            <m:oMathPara>
              <m:oMath>
                <m:r>
                  <w:rPr>
                    <w:rFonts w:ascii="Cambria Math" w:hAnsi="Cambria Math"/>
                  </w:rPr>
                  <m:t>MA=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ins w:id="150" w:author="Unknown" w:date="2014-08-25T19:51:00Z">
                                  <w:rPr>
                                    <w:rFonts w:ascii="Cambria Math" w:hAnsi="Cambria Math"/>
                                  </w:rPr>
                                </w:ins>
                              </m:ctrlPr>
                            </m:sSubPr>
                            <m:e>
                              <m:r>
                                <m:rPr>
                                  <m:sty m:val="p"/>
                                </m:rPr>
                                <w:rPr>
                                  <w:rFonts w:ascii="Cambria Math" w:hAnsi="Cambria Math"/>
                                </w:rPr>
                                <m:t>α</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ins w:id="151" w:author="Unknown" w:date="2014-08-25T19:51:00Z">
                                  <w:rPr>
                                    <w:rFonts w:ascii="Cambria Math" w:hAnsi="Cambria Math"/>
                                  </w:rPr>
                                </w:ins>
                              </m:ctrlPr>
                            </m:sSubPr>
                            <m:e>
                              <m:r>
                                <m:rPr>
                                  <m:sty m:val="p"/>
                                </m:rPr>
                                <w:rPr>
                                  <w:rFonts w:ascii="Cambria Math" w:hAnsi="Cambria Math"/>
                                </w:rPr>
                                <m:t>α</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ins w:id="152" w:author="Unknown" w:date="2014-08-25T19:51:00Z">
                                  <w:rPr>
                                    <w:rFonts w:ascii="Cambria Math" w:hAnsi="Cambria Math"/>
                                  </w:rPr>
                                </w:ins>
                              </m:ctrlPr>
                            </m:sSubPr>
                            <m:e>
                              <m:r>
                                <m:rPr>
                                  <m:sty m:val="p"/>
                                </m:rPr>
                                <w:rPr>
                                  <w:rFonts w:ascii="Cambria Math" w:hAnsi="Cambria Math"/>
                                </w:rPr>
                                <m:t>α</m:t>
                              </m:r>
                            </m:e>
                            <m:sub>
                              <m:r>
                                <w:rPr>
                                  <w:rFonts w:ascii="Cambria Math" w:hAnsi="Cambria Math"/>
                                </w:rPr>
                                <m:t>8</m:t>
                              </m:r>
                            </m:sub>
                          </m:sSub>
                        </m:e>
                      </m:mr>
                    </m:m>
                  </m:e>
                </m:d>
                <m:r>
                  <w:rPr>
                    <w:rFonts w:ascii="Cambria Math" w:hAnsi="Cambria Math"/>
                  </w:rPr>
                  <m:t>A</m:t>
                </m:r>
              </m:oMath>
            </m:oMathPara>
          </w:p>
        </w:tc>
        <w:tc>
          <w:tcPr>
            <w:tcW w:w="1024" w:type="dxa"/>
          </w:tcPr>
          <w:p w:rsidR="008918A8" w:rsidRDefault="008918A8" w:rsidP="00E62118">
            <w:pPr>
              <w:pStyle w:val="Lgende"/>
              <w:ind w:firstLine="0"/>
            </w:pPr>
            <w:proofErr w:type="spellStart"/>
            <w:r>
              <w:t>Eq</w:t>
            </w:r>
            <w:proofErr w:type="spellEnd"/>
            <w:r>
              <w:t xml:space="preserve">. </w:t>
            </w:r>
            <w:r w:rsidR="00A96A54">
              <w:fldChar w:fldCharType="begin"/>
            </w:r>
            <w:r w:rsidR="00A96A54">
              <w:instrText xml:space="preserve"> SEQ Eq. \* ARABIC </w:instrText>
            </w:r>
            <w:r w:rsidR="00A96A54">
              <w:fldChar w:fldCharType="separate"/>
            </w:r>
            <w:r w:rsidR="00EF220E">
              <w:rPr>
                <w:noProof/>
              </w:rPr>
              <w:t>7</w:t>
            </w:r>
            <w:r w:rsidR="00A96A54">
              <w:rPr>
                <w:noProof/>
              </w:rPr>
              <w:fldChar w:fldCharType="end"/>
            </w:r>
          </w:p>
        </w:tc>
      </w:tr>
    </w:tbl>
    <w:p w:rsidR="00600BE7" w:rsidRDefault="00600BE7" w:rsidP="006B6C9B">
      <w:pPr>
        <w:pStyle w:val="Corpsdetexte"/>
      </w:pPr>
      <w:r>
        <w:t>La considération des valeurs des concentration</w:t>
      </w:r>
      <w:r w:rsidR="008918A8">
        <w:t>s</w:t>
      </w:r>
      <w:r>
        <w:t xml:space="preserve"> de noyaux à l’instant initial permet de fixer une norme, et d’obtenir</w:t>
      </w:r>
      <w:r w:rsidR="008918A8">
        <w:t xml:space="preserve"> la matrice </w:t>
      </w:r>
      <m:oMath>
        <m:r>
          <w:rPr>
            <w:rFonts w:ascii="Cambria Math" w:hAnsi="Cambria Math"/>
          </w:rPr>
          <m:t>B</m:t>
        </m:r>
      </m:oMath>
      <w:r w:rsidR="008918A8">
        <w:t xml:space="preserve"> solution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3B5769" w:rsidTr="00E62118">
        <w:tc>
          <w:tcPr>
            <w:tcW w:w="675" w:type="dxa"/>
          </w:tcPr>
          <w:p w:rsidR="003B5769" w:rsidRDefault="003B5769" w:rsidP="00E62118">
            <w:pPr>
              <w:pStyle w:val="Corpsdetexte"/>
            </w:pPr>
          </w:p>
        </w:tc>
        <w:tc>
          <w:tcPr>
            <w:tcW w:w="7513" w:type="dxa"/>
          </w:tcPr>
          <w:p w:rsidR="00E435D6" w:rsidRDefault="00E435D6" w:rsidP="009E7A53">
            <w:pPr>
              <w:pStyle w:val="Corpsdetexte"/>
            </w:pPr>
            <w:r>
              <w:t>Sachant que :</w:t>
            </w:r>
          </w:p>
          <w:p w:rsidR="003B5769" w:rsidRDefault="009E7A53" w:rsidP="009E7A53">
            <w:pPr>
              <w:pStyle w:val="Corpsdetexte"/>
              <w:rPr>
                <w:iCs w:val="0"/>
                <w:color w:val="000000" w:themeColor="text1"/>
                <w:kern w:val="24"/>
                <w:sz w:val="22"/>
                <w:szCs w:val="28"/>
              </w:rPr>
            </w:pPr>
            <m:oMath>
              <m:r>
                <w:rPr>
                  <w:rFonts w:ascii="Cambria Math" w:hAnsi="Cambria Math"/>
                </w:rPr>
                <m:t>Y</m:t>
              </m:r>
              <m:d>
                <m:dPr>
                  <m:ctrlPr>
                    <w:rPr>
                      <w:rFonts w:ascii="Cambria Math" w:hAnsi="Cambria Math"/>
                      <w:i/>
                    </w:rPr>
                  </m:ctrlPr>
                </m:dPr>
                <m:e>
                  <m:r>
                    <w:rPr>
                      <w:rFonts w:ascii="Cambria Math" w:hAnsi="Cambria Math"/>
                    </w:rPr>
                    <m:t>t=0</m:t>
                  </m:r>
                </m:e>
              </m:d>
              <m:r>
                <w:rPr>
                  <w:rFonts w:ascii="Cambria Math" w:hAnsi="Cambria Math"/>
                </w:rPr>
                <m:t>=</m:t>
              </m:r>
              <m:nary>
                <m:naryPr>
                  <m:chr m:val="∑"/>
                  <m:limLoc m:val="undOvr"/>
                  <m:supHide m:val="1"/>
                  <m:ctrlPr>
                    <w:ins w:id="153" w:author="Unknown" w:date="2014-08-25T19:56:00Z">
                      <w:rPr>
                        <w:rFonts w:ascii="Cambria Math" w:hAnsi="Cambria Math"/>
                        <w:i/>
                      </w:rPr>
                    </w:ins>
                  </m:ctrlPr>
                </m:naryPr>
                <m:sub>
                  <m:r>
                    <w:rPr>
                      <w:rFonts w:ascii="Cambria Math" w:hAnsi="Cambria Math"/>
                    </w:rPr>
                    <m:t>k</m:t>
                  </m:r>
                </m:sub>
                <m:sup/>
                <m:e>
                  <m:sSub>
                    <m:sSubPr>
                      <m:ctrlPr>
                        <w:ins w:id="154" w:author="Unknown" w:date="2014-08-25T19:51:00Z">
                          <w:rPr>
                            <w:rFonts w:ascii="Cambria Math" w:hAnsi="Cambria Math"/>
                            <w:i/>
                          </w:rPr>
                        </w:ins>
                      </m:ctrlPr>
                    </m:sSubPr>
                    <m:e>
                      <m:r>
                        <w:rPr>
                          <w:rFonts w:ascii="Cambria Math" w:hAnsi="Cambria Math"/>
                        </w:rPr>
                        <m:t>Y</m:t>
                      </m:r>
                    </m:e>
                    <m:sub>
                      <m:r>
                        <w:rPr>
                          <w:rFonts w:ascii="Cambria Math" w:hAnsi="Cambria Math"/>
                        </w:rPr>
                        <m:t>k</m:t>
                      </m:r>
                    </m:sub>
                  </m:sSub>
                </m:e>
              </m:nary>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w:r>
              <w:rPr>
                <w:iCs w:val="0"/>
                <w:color w:val="000000" w:themeColor="text1"/>
                <w:kern w:val="24"/>
                <w:sz w:val="22"/>
                <w:szCs w:val="28"/>
              </w:rPr>
              <w:t xml:space="preserve"> </w:t>
            </w:r>
          </w:p>
          <w:p w:rsidR="00E435D6" w:rsidRPr="00E435D6" w:rsidRDefault="00E435D6" w:rsidP="009E7A53">
            <w:pPr>
              <w:pStyle w:val="Corpsdetexte"/>
            </w:pPr>
            <w:r>
              <w:rPr>
                <w:iCs w:val="0"/>
                <w:color w:val="000000" w:themeColor="text1"/>
                <w:kern w:val="24"/>
                <w:sz w:val="22"/>
                <w:szCs w:val="28"/>
              </w:rPr>
              <w:t xml:space="preserve">On cherche </w:t>
            </w:r>
            <m:oMath>
              <m:r>
                <w:rPr>
                  <w:rFonts w:ascii="Cambria Math" w:hAnsi="Cambria Math"/>
                </w:rPr>
                <m:t>B=A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ins w:id="155" w:author="Unknown" w:date="2014-08-25T19:51:00Z">
                                <w:rPr>
                                  <w:rFonts w:ascii="Cambria Math" w:hAnsi="Cambria Math"/>
                                </w:rPr>
                              </w:ins>
                            </m:ctrlPr>
                          </m:sSubPr>
                          <m:e>
                            <m:r>
                              <m:rPr>
                                <m:sty m:val="p"/>
                              </m:rPr>
                              <w:rPr>
                                <w:rFonts w:ascii="Cambria Math" w:hAnsi="Cambria Math"/>
                              </w:rPr>
                              <m:t>K</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ins w:id="156" w:author="Unknown" w:date="2014-08-25T19:51:00Z">
                                <w:rPr>
                                  <w:rFonts w:ascii="Cambria Math" w:hAnsi="Cambria Math"/>
                                </w:rPr>
                              </w:ins>
                            </m:ctrlPr>
                          </m:sSubPr>
                          <m:e>
                            <m:r>
                              <m:rPr>
                                <m:sty m:val="p"/>
                              </m:rPr>
                              <w:rPr>
                                <w:rFonts w:ascii="Cambria Math" w:hAnsi="Cambria Math"/>
                              </w:rPr>
                              <m:t>K</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ins w:id="157" w:author="Unknown" w:date="2014-08-25T19:51:00Z">
                                <w:rPr>
                                  <w:rFonts w:ascii="Cambria Math" w:hAnsi="Cambria Math"/>
                                </w:rPr>
                              </w:ins>
                            </m:ctrlPr>
                          </m:sSubPr>
                          <m:e>
                            <m:r>
                              <w:rPr>
                                <w:rFonts w:ascii="Cambria Math" w:hAnsi="Cambria Math"/>
                              </w:rPr>
                              <m:t>K</m:t>
                            </m:r>
                          </m:e>
                          <m:sub>
                            <m:r>
                              <w:rPr>
                                <w:rFonts w:ascii="Cambria Math" w:hAnsi="Cambria Math"/>
                              </w:rPr>
                              <m:t>8</m:t>
                            </m:r>
                          </m:sub>
                        </m:sSub>
                      </m:e>
                    </m:mr>
                  </m:m>
                </m:e>
              </m:d>
            </m:oMath>
            <w:r>
              <w:t xml:space="preserve"> telle que :</w:t>
            </w:r>
          </w:p>
          <w:p w:rsidR="00E435D6" w:rsidRPr="00E435D6" w:rsidRDefault="00E435D6" w:rsidP="00E435D6">
            <w:pPr>
              <w:pStyle w:val="Corpsdetexte"/>
              <w:rPr>
                <w:iCs w:val="0"/>
                <w:color w:val="000000" w:themeColor="text1"/>
                <w:kern w:val="24"/>
                <w:sz w:val="22"/>
                <w:szCs w:val="28"/>
              </w:rPr>
            </w:pPr>
            <m:oMathPara>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m:t>
                        </m:r>
                        <m:ctrlPr>
                          <w:rPr>
                            <w:rFonts w:ascii="Cambria Math" w:eastAsia="Cambria Math" w:hAnsi="Cambria Math" w:cs="Cambria Math"/>
                            <w:i/>
                            <w:iCs w:val="0"/>
                          </w:rPr>
                        </m:ctrlPr>
                      </m:e>
                      <m:e>
                        <m:r>
                          <w:rPr>
                            <w:rFonts w:ascii="Cambria Math" w:eastAsia="Cambria Math" w:hAnsi="Cambria Math" w:cs="Cambria Math"/>
                          </w:rPr>
                          <m:t>1</m:t>
                        </m:r>
                      </m:e>
                    </m:eqArr>
                  </m:e>
                </m:d>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p w:rsidR="00E435D6" w:rsidRDefault="00E435D6" w:rsidP="00E435D6">
            <w:pPr>
              <w:pStyle w:val="Corpsdetexte"/>
            </w:pPr>
            <w:r>
              <w:t>Trivialement :</w:t>
            </w:r>
          </w:p>
          <w:p w:rsidR="008B5A9F" w:rsidRPr="00664D3D" w:rsidRDefault="002F03DE" w:rsidP="00E435D6">
            <w:pPr>
              <w:pStyle w:val="Corpsdetexte"/>
              <w:rPr>
                <w:iCs w:val="0"/>
                <w:color w:val="000000" w:themeColor="text1"/>
                <w:kern w:val="24"/>
                <w:sz w:val="22"/>
                <w:szCs w:val="28"/>
              </w:rPr>
            </w:pPr>
            <m:oMathPara>
              <m:oMath>
                <m:d>
                  <m:dPr>
                    <m:begChr m:val="["/>
                    <m:endChr m:val="]"/>
                    <m:ctrlPr>
                      <w:rPr>
                        <w:rFonts w:ascii="Cambria Math" w:hAnsi="Cambria Math"/>
                        <w:i/>
                      </w:rPr>
                    </m:ctrlPr>
                  </m:dPr>
                  <m:e>
                    <m:eqArr>
                      <m:eqArrPr>
                        <m:ctrlPr>
                          <w:rPr>
                            <w:rFonts w:ascii="Cambria Math" w:hAnsi="Cambria Math"/>
                            <w:i/>
                          </w:rPr>
                        </m:ctrlPr>
                      </m:eqArrPr>
                      <m:e>
                        <m:sSub>
                          <m:sSubPr>
                            <m:ctrlPr>
                              <w:ins w:id="158" w:author="Unknown" w:date="2014-08-25T19:51:00Z">
                                <w:rPr>
                                  <w:rFonts w:ascii="Cambria Math" w:hAnsi="Cambria Math"/>
                                </w:rPr>
                              </w:ins>
                            </m:ctrlPr>
                          </m:sSubPr>
                          <m:e>
                            <m:r>
                              <m:rPr>
                                <m:sty m:val="p"/>
                              </m:rPr>
                              <w:rPr>
                                <w:rFonts w:ascii="Cambria Math" w:hAnsi="Cambria Math"/>
                              </w:rPr>
                              <m:t>K</m:t>
                            </m:r>
                          </m:e>
                          <m:sub>
                            <m:r>
                              <w:rPr>
                                <w:rFonts w:ascii="Cambria Math" w:hAnsi="Cambria Math"/>
                              </w:rPr>
                              <m:t>1</m:t>
                            </m:r>
                          </m:sub>
                        </m:sSub>
                      </m:e>
                      <m:e>
                        <m:r>
                          <w:rPr>
                            <w:rFonts w:ascii="Cambria Math" w:hAnsi="Cambria Math"/>
                          </w:rPr>
                          <m:t>…</m:t>
                        </m:r>
                        <m:ctrlPr>
                          <w:rPr>
                            <w:rFonts w:ascii="Cambria Math" w:eastAsia="Cambria Math" w:hAnsi="Cambria Math" w:cs="Cambria Math"/>
                            <w:i/>
                            <w:iCs w:val="0"/>
                          </w:rPr>
                        </m:ctrlPr>
                      </m:e>
                      <m:e>
                        <m:sSub>
                          <m:sSubPr>
                            <m:ctrlPr>
                              <w:ins w:id="159" w:author="Unknown" w:date="2014-08-25T19:51:00Z">
                                <w:rPr>
                                  <w:rFonts w:ascii="Cambria Math" w:hAnsi="Cambria Math"/>
                                </w:rPr>
                              </w:ins>
                            </m:ctrlPr>
                          </m:sSubPr>
                          <m:e>
                            <m:r>
                              <w:rPr>
                                <w:rFonts w:ascii="Cambria Math" w:hAnsi="Cambria Math"/>
                              </w:rPr>
                              <m:t>K</m:t>
                            </m:r>
                          </m:e>
                          <m:sub>
                            <m:r>
                              <w:rPr>
                                <w:rFonts w:ascii="Cambria Math" w:hAnsi="Cambria Math"/>
                              </w:rPr>
                              <m:t>8</m:t>
                            </m:r>
                          </m:sub>
                        </m:sSub>
                      </m:e>
                    </m:eqAr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tc>
        <w:tc>
          <w:tcPr>
            <w:tcW w:w="1024" w:type="dxa"/>
          </w:tcPr>
          <w:p w:rsidR="003B5769" w:rsidRDefault="003B5769" w:rsidP="00E62118">
            <w:pPr>
              <w:pStyle w:val="Lgende"/>
              <w:ind w:firstLine="0"/>
            </w:pPr>
            <w:proofErr w:type="spellStart"/>
            <w:r>
              <w:t>Eq</w:t>
            </w:r>
            <w:proofErr w:type="spellEnd"/>
            <w:r>
              <w:t xml:space="preserve">. </w:t>
            </w:r>
            <w:r w:rsidR="00A96A54">
              <w:fldChar w:fldCharType="begin"/>
            </w:r>
            <w:r w:rsidR="00A96A54">
              <w:instrText xml:space="preserve"> SEQ Eq. \* ARABIC </w:instrText>
            </w:r>
            <w:r w:rsidR="00A96A54">
              <w:fldChar w:fldCharType="separate"/>
            </w:r>
            <w:r w:rsidR="00EF220E">
              <w:rPr>
                <w:noProof/>
              </w:rPr>
              <w:t>8</w:t>
            </w:r>
            <w:r w:rsidR="00A96A54">
              <w:rPr>
                <w:noProof/>
              </w:rPr>
              <w:fldChar w:fldCharType="end"/>
            </w:r>
          </w:p>
        </w:tc>
      </w:tr>
    </w:tbl>
    <w:p w:rsidR="006B6C9B" w:rsidRPr="006B6C9B" w:rsidRDefault="006B6C9B" w:rsidP="006B6C9B">
      <w:pPr>
        <w:pStyle w:val="Corpsdetexte"/>
      </w:pPr>
    </w:p>
    <w:p w:rsidR="008F2CEB" w:rsidRDefault="001D0656" w:rsidP="00104FA7">
      <w:pPr>
        <w:pStyle w:val="Titre2"/>
      </w:pPr>
      <w:bookmarkStart w:id="160" w:name="_Toc396934335"/>
      <w:r>
        <w:lastRenderedPageBreak/>
        <w:t>METHODE</w:t>
      </w:r>
      <w:r w:rsidR="006B6C9B">
        <w:t>S</w:t>
      </w:r>
      <w:r>
        <w:t xml:space="preserve"> ALTERNATIVES</w:t>
      </w:r>
      <w:bookmarkEnd w:id="160"/>
    </w:p>
    <w:p w:rsidR="001D0656" w:rsidRDefault="006B6C9B" w:rsidP="00EC3102">
      <w:pPr>
        <w:pStyle w:val="Titre3"/>
      </w:pPr>
      <w:bookmarkStart w:id="161" w:name="_Toc396934336"/>
      <w:r>
        <w:t xml:space="preserve">Methode EXPLICITE : </w:t>
      </w:r>
      <w:r w:rsidR="001D0656">
        <w:t>Runge kutta</w:t>
      </w:r>
      <w:r>
        <w:t xml:space="preserve"> 1</w:t>
      </w:r>
      <w:bookmarkEnd w:id="161"/>
    </w:p>
    <w:p w:rsidR="003F0AAE" w:rsidRDefault="003F0AAE" w:rsidP="003F0AAE">
      <w:pPr>
        <w:pStyle w:val="Corpsdetexte"/>
      </w:pPr>
      <w:r>
        <w:t>Usuellement l</w:t>
      </w:r>
      <w:r w:rsidR="001D0656" w:rsidRPr="0030404D">
        <w:t xml:space="preserve">a résolution de l’équation de Bateman se fait par une </w:t>
      </w:r>
      <w:r w:rsidR="001D0656">
        <w:t>méthode numérique</w:t>
      </w:r>
      <w:r w:rsidR="001D0656" w:rsidRPr="0030404D">
        <w:t xml:space="preserve"> appelée méthode Runge </w:t>
      </w:r>
      <w:proofErr w:type="spellStart"/>
      <w:r w:rsidR="001D0656" w:rsidRPr="0030404D">
        <w:t>Kutta</w:t>
      </w:r>
      <w:proofErr w:type="spellEnd"/>
      <w:r w:rsidR="001D0656" w:rsidRPr="0030404D">
        <w:t>.</w:t>
      </w:r>
      <w:r w:rsidR="001D0656">
        <w:t xml:space="preserve"> Cette méthode </w:t>
      </w:r>
      <w:r>
        <w:t>se caractérise :</w:t>
      </w:r>
    </w:p>
    <w:p w:rsidR="003F0AAE" w:rsidRDefault="003F0AAE" w:rsidP="003F0AAE">
      <w:pPr>
        <w:pStyle w:val="Listepuces"/>
      </w:pPr>
      <w:r>
        <w:t>par son</w:t>
      </w:r>
      <w:r w:rsidR="001D0656">
        <w:t xml:space="preserve"> ordre,</w:t>
      </w:r>
      <w:r>
        <w:t xml:space="preserve"> on utilise souvent</w:t>
      </w:r>
      <w:r w:rsidR="001D0656">
        <w:t xml:space="preserve"> l’ordre 1 (RK1), l’</w:t>
      </w:r>
      <w:r>
        <w:t>ordre 2 (RK2) et l’ordre 4 (RK4)</w:t>
      </w:r>
    </w:p>
    <w:p w:rsidR="003F0AAE" w:rsidRDefault="003F0AAE" w:rsidP="003F0AAE">
      <w:pPr>
        <w:pStyle w:val="Listepuces"/>
      </w:pPr>
      <w:r>
        <w:t>par son pas de temps </w:t>
      </w:r>
      <m:oMath>
        <m:r>
          <w:rPr>
            <w:rFonts w:ascii="Cambria Math" w:hAnsi="Cambria Math"/>
          </w:rPr>
          <m:t>Δt</m:t>
        </m:r>
      </m:oMath>
      <w:r>
        <w:t>: c’est une méthode explicite qui nécessite le calcul de la solution à tous les instants précédant l’instant d’in</w:t>
      </w:r>
      <w:proofErr w:type="spellStart"/>
      <w:r>
        <w:t>térêt</w:t>
      </w:r>
      <w:proofErr w:type="spellEnd"/>
      <m:oMath>
        <m:r>
          <w:rPr>
            <w:rFonts w:ascii="Cambria Math" w:hAnsi="Cambria Math"/>
          </w:rPr>
          <m:t xml:space="preserve"> t</m:t>
        </m:r>
      </m:oMath>
      <w:r w:rsidR="001D0656">
        <w:t>.</w:t>
      </w:r>
      <w:r>
        <w:t xml:space="preserve"> Il </w:t>
      </w:r>
      <w:r w:rsidR="00E600F8">
        <w:t>est donc nécessaire de réaliser</w:t>
      </w:r>
      <w:r>
        <w:t xml:space="preserve"> </w:t>
      </w:r>
      <m:oMath>
        <m:r>
          <w:rPr>
            <w:rFonts w:ascii="Cambria Math" w:hAnsi="Cambria Math"/>
          </w:rPr>
          <m:t>N=t/Δt</m:t>
        </m:r>
      </m:oMath>
      <w:r w:rsidR="00E600F8">
        <w:t xml:space="preserve"> calculs pour connaitre les concentrations de noyaux à </w:t>
      </w:r>
      <w:proofErr w:type="gramStart"/>
      <w:r w:rsidR="00E600F8">
        <w:t xml:space="preserve">l’instant </w:t>
      </w:r>
      <w:proofErr w:type="gramEnd"/>
      <m:oMath>
        <m:r>
          <w:rPr>
            <w:rFonts w:ascii="Cambria Math" w:hAnsi="Cambria Math"/>
          </w:rPr>
          <m:t>t</m:t>
        </m:r>
      </m:oMath>
      <w:r w:rsidR="00E600F8">
        <w:t>.</w:t>
      </w:r>
    </w:p>
    <w:p w:rsidR="003F0AAE" w:rsidRDefault="003F0AAE" w:rsidP="003D1DF0">
      <w:pPr>
        <w:pStyle w:val="Corpsdetexte"/>
      </w:pPr>
      <w:r>
        <w:t>Un ordre important permet d’améliorer la précision de la solution et d’</w:t>
      </w:r>
      <w:r w:rsidR="00E600F8">
        <w:t>augmenter le pas de temps, et ainsi diminuer le nombre de calculs.</w:t>
      </w:r>
    </w:p>
    <w:p w:rsidR="001D0656" w:rsidRDefault="00E600F8" w:rsidP="003D1DF0">
      <w:pPr>
        <w:pStyle w:val="Corpsdetexte"/>
      </w:pPr>
      <w:r>
        <w:t>Privilégiant la simplicité de la méthode à la réduction du nombre de calculs, l</w:t>
      </w:r>
      <w:r w:rsidR="001D0656">
        <w:t xml:space="preserve">’application </w:t>
      </w:r>
      <w:proofErr w:type="gramStart"/>
      <w:r w:rsidR="001D0656">
        <w:t>du</w:t>
      </w:r>
      <w:proofErr w:type="gramEnd"/>
      <w:r w:rsidR="001D0656">
        <w:t xml:space="preserve"> </w:t>
      </w:r>
      <w:r>
        <w:t xml:space="preserve">méthode RK1 </w:t>
      </w:r>
      <w:r w:rsidR="001D0656">
        <w:t xml:space="preserve">est </w:t>
      </w:r>
      <w:r>
        <w:t>envisagée</w:t>
      </w:r>
      <w:r w:rsidR="001D0656">
        <w:t xml:space="preserve"> dans cette étude.</w:t>
      </w:r>
      <w:r w:rsidR="001D0656" w:rsidRPr="0030404D">
        <w:t xml:space="preserve"> </w:t>
      </w:r>
    </w:p>
    <w:p w:rsidR="003D1DF0" w:rsidRDefault="00E600F8" w:rsidP="003D1DF0">
      <w:pPr>
        <w:pStyle w:val="Corpsdetexte"/>
        <w:rPr>
          <w:color w:val="000000"/>
          <w:shd w:val="clear" w:color="auto" w:fill="FFFFFF"/>
        </w:rPr>
      </w:pPr>
      <w:r>
        <w:rPr>
          <w:color w:val="000000"/>
          <w:shd w:val="clear" w:color="auto" w:fill="FFFFFF"/>
        </w:rPr>
        <w:t>Cette méthode</w:t>
      </w:r>
      <w:r w:rsidR="001D0656" w:rsidRPr="0030404D">
        <w:rPr>
          <w:color w:val="000000"/>
          <w:shd w:val="clear" w:color="auto" w:fill="FFFFFF"/>
        </w:rPr>
        <w:t xml:space="preserve"> </w:t>
      </w:r>
      <w:r w:rsidR="003D1DF0">
        <w:rPr>
          <w:color w:val="000000"/>
          <w:shd w:val="clear" w:color="auto" w:fill="FFFFFF"/>
        </w:rPr>
        <w:t>peut s’expliquer simplement</w:t>
      </w:r>
      <w:r w:rsidR="001D0656" w:rsidRPr="0030404D">
        <w:rPr>
          <w:color w:val="000000"/>
          <w:shd w:val="clear" w:color="auto" w:fill="FFFFFF"/>
        </w:rPr>
        <w:t> : itérati</w:t>
      </w:r>
      <w:r w:rsidR="003D1DF0">
        <w:rPr>
          <w:color w:val="000000"/>
          <w:shd w:val="clear" w:color="auto" w:fill="FFFFFF"/>
        </w:rPr>
        <w:t>vement, la concentration de chaque noyau à l’instant i+1 découle de la concentration et de la dérivée temporelle de cette dernière à l’instant précédent i avec l’hypothèse que cette dérivée est constante.</w:t>
      </w:r>
    </w:p>
    <w:p w:rsidR="00FD42FB" w:rsidRDefault="00FD42FB" w:rsidP="003D1DF0">
      <w:pPr>
        <w:pStyle w:val="Corpsdetexte"/>
        <w:rPr>
          <w:color w:val="000000"/>
          <w:shd w:val="clear" w:color="auto" w:fill="FFFFFF"/>
        </w:rPr>
      </w:pPr>
      <w:r>
        <w:rPr>
          <w:color w:val="000000"/>
          <w:shd w:val="clear" w:color="auto" w:fill="FFFFFF"/>
        </w:rPr>
        <w:t xml:space="preserve">Une illustration des résultats de cette méthode est présentée </w:t>
      </w:r>
      <w:r w:rsidRPr="002C7CEA">
        <w:rPr>
          <w:color w:val="000000"/>
          <w:shd w:val="clear" w:color="auto" w:fill="FFFFFF"/>
        </w:rPr>
        <w:t xml:space="preserve">par la figure </w:t>
      </w:r>
      <w:r w:rsidR="002C7CEA" w:rsidRPr="002C7CEA">
        <w:rPr>
          <w:color w:val="000000"/>
          <w:shd w:val="clear" w:color="auto" w:fill="FFFFFF"/>
        </w:rPr>
        <w:t>4</w:t>
      </w:r>
      <w:r w:rsidRPr="002C7CEA">
        <w:rPr>
          <w:color w:val="000000"/>
          <w:shd w:val="clear" w:color="auto" w:fill="FFFFFF"/>
        </w:rPr>
        <w:t xml:space="preserve">, sur la résolution du problème simple :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y</m:t>
            </m:r>
          </m:e>
          <m:sup>
            <m:r>
              <w:rPr>
                <w:rFonts w:ascii="Cambria Math" w:hAnsi="Cambria Math"/>
                <w:color w:val="000000"/>
                <w:shd w:val="clear" w:color="auto" w:fill="FFFFFF"/>
              </w:rPr>
              <m:t>'</m:t>
            </m:r>
          </m:sup>
        </m:sSup>
        <m:r>
          <w:rPr>
            <w:rFonts w:ascii="Cambria Math" w:hAnsi="Cambria Math"/>
            <w:color w:val="000000"/>
            <w:shd w:val="clear" w:color="auto" w:fill="FFFFFF"/>
          </w:rPr>
          <m:t>=-y</m:t>
        </m:r>
      </m:oMath>
    </w:p>
    <w:p w:rsidR="002C7CEA" w:rsidRDefault="00EF220E" w:rsidP="00EF220E">
      <w:pPr>
        <w:pStyle w:val="Corpsdetexte"/>
        <w:jc w:val="center"/>
        <w:rPr>
          <w:color w:val="000000"/>
          <w:shd w:val="clear" w:color="auto" w:fill="FFFFFF"/>
        </w:rPr>
      </w:pPr>
      <w:r w:rsidRPr="00EF220E">
        <w:rPr>
          <w:noProof/>
        </w:rPr>
        <w:drawing>
          <wp:inline distT="0" distB="0" distL="0" distR="0" wp14:anchorId="3A043E28" wp14:editId="4FD147D1">
            <wp:extent cx="4580255" cy="2751455"/>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255" cy="2751455"/>
                    </a:xfrm>
                    <a:prstGeom prst="rect">
                      <a:avLst/>
                    </a:prstGeom>
                    <a:noFill/>
                    <a:ln>
                      <a:noFill/>
                    </a:ln>
                  </pic:spPr>
                </pic:pic>
              </a:graphicData>
            </a:graphic>
          </wp:inline>
        </w:drawing>
      </w:r>
    </w:p>
    <w:p w:rsidR="002C7CEA" w:rsidRDefault="002C7CEA" w:rsidP="002C7CEA">
      <w:pPr>
        <w:pStyle w:val="Lgende"/>
        <w:rPr>
          <w:color w:val="000000"/>
          <w:shd w:val="clear" w:color="auto" w:fill="FFFFFF"/>
        </w:rPr>
      </w:pPr>
      <w:bookmarkStart w:id="162" w:name="_Ref396948870"/>
      <w:r>
        <w:t xml:space="preserve">Figure </w:t>
      </w:r>
      <w:r w:rsidR="00A96A54">
        <w:fldChar w:fldCharType="begin"/>
      </w:r>
      <w:r w:rsidR="00A96A54">
        <w:instrText xml:space="preserve"> SEQ Figure \* ARABIC </w:instrText>
      </w:r>
      <w:r w:rsidR="00A96A54">
        <w:fldChar w:fldCharType="separate"/>
      </w:r>
      <w:r w:rsidR="00137C42">
        <w:rPr>
          <w:noProof/>
        </w:rPr>
        <w:t>4</w:t>
      </w:r>
      <w:r w:rsidR="00A96A54">
        <w:rPr>
          <w:noProof/>
        </w:rPr>
        <w:fldChar w:fldCharType="end"/>
      </w:r>
      <w:r>
        <w:t xml:space="preserve"> : Illustration de la méthode Runge </w:t>
      </w:r>
      <w:proofErr w:type="spellStart"/>
      <w:r>
        <w:t>Kutta</w:t>
      </w:r>
      <w:proofErr w:type="spellEnd"/>
      <w:r>
        <w:t xml:space="preserve"> 1</w:t>
      </w:r>
      <w:bookmarkEnd w:id="162"/>
    </w:p>
    <w:p w:rsidR="001D0656" w:rsidRPr="0030404D" w:rsidRDefault="001D0656" w:rsidP="001D0656">
      <w:pPr>
        <w:rPr>
          <w:rFonts w:asciiTheme="minorHAnsi" w:hAnsiTheme="minorHAnsi" w:cstheme="minorHAnsi"/>
          <w:color w:val="000000"/>
          <w:sz w:val="24"/>
          <w:szCs w:val="24"/>
          <w:shd w:val="clear" w:color="auto" w:fill="FFFFFF"/>
        </w:rPr>
      </w:pPr>
      <w:r w:rsidRPr="0030404D">
        <w:rPr>
          <w:rFonts w:asciiTheme="minorHAnsi" w:hAnsiTheme="minorHAnsi" w:cstheme="minorHAnsi"/>
          <w:color w:val="000000"/>
          <w:sz w:val="24"/>
          <w:szCs w:val="24"/>
          <w:shd w:val="clear" w:color="auto" w:fill="FFFFFF"/>
        </w:rPr>
        <w:t>L’équa</w:t>
      </w:r>
      <w:r w:rsidR="000138A0">
        <w:rPr>
          <w:rFonts w:asciiTheme="minorHAnsi" w:hAnsiTheme="minorHAnsi" w:cstheme="minorHAnsi"/>
          <w:color w:val="000000"/>
          <w:sz w:val="24"/>
          <w:szCs w:val="24"/>
          <w:shd w:val="clear" w:color="auto" w:fill="FFFFFF"/>
        </w:rPr>
        <w:t>tion utilisée est la suivante :</w:t>
      </w:r>
    </w:p>
    <w:p w:rsidR="001D0656" w:rsidRPr="00084194" w:rsidRDefault="002F03DE" w:rsidP="001D0656">
      <w:pPr>
        <w:jc w:val="center"/>
        <w:rPr>
          <w:rFonts w:asciiTheme="minorHAnsi" w:hAnsiTheme="minorHAnsi" w:cstheme="minorHAnsi"/>
          <w:color w:val="000000"/>
          <w:sz w:val="24"/>
          <w:szCs w:val="24"/>
          <w:shd w:val="clear" w:color="auto" w:fill="FFFFFF"/>
        </w:rPr>
      </w:pPr>
      <m:oMathPara>
        <m:oMath>
          <m:sSub>
            <m:sSubPr>
              <m:ctrlPr>
                <w:rPr>
                  <w:rFonts w:ascii="Cambria Math" w:hAnsi="Cambria Math" w:cstheme="minorHAnsi"/>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(i+1)</m:t>
              </m:r>
            </m:sub>
          </m:sSub>
          <m:r>
            <m:rPr>
              <m:sty m:val="p"/>
            </m:rPr>
            <w:rPr>
              <w:rFonts w:ascii="Cambria Math" w:hAnsi="Cambria Math" w:cstheme="minorHAnsi"/>
              <w:color w:val="000000"/>
              <w:sz w:val="24"/>
              <w:szCs w:val="24"/>
              <w:shd w:val="clear" w:color="auto" w:fill="FFFFFF"/>
            </w:rPr>
            <m:t xml:space="preserve">= </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 xml:space="preserve"> + </m:t>
          </m:r>
          <m:r>
            <w:rPr>
              <w:rFonts w:ascii="Cambria Math" w:hAnsi="Cambria Math"/>
            </w:rPr>
            <m:t>Δt</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oMath>
      </m:oMathPara>
    </w:p>
    <w:p w:rsidR="001D0656" w:rsidRPr="00B20A81" w:rsidRDefault="003F0AAE" w:rsidP="001D0656">
      <w:pPr>
        <w:numPr>
          <w:ilvl w:val="0"/>
          <w:numId w:val="18"/>
        </w:numPr>
        <w:rPr>
          <w:rFonts w:asciiTheme="minorHAnsi" w:hAnsiTheme="minorHAnsi" w:cstheme="minorHAnsi"/>
          <w:color w:val="000000"/>
          <w:sz w:val="24"/>
          <w:szCs w:val="24"/>
          <w:shd w:val="clear" w:color="auto" w:fill="FFFFFF"/>
        </w:rPr>
      </w:pPr>
      <m:oMath>
        <m:r>
          <w:rPr>
            <w:rFonts w:ascii="Cambria Math" w:hAnsi="Cambria Math"/>
          </w:rPr>
          <m:t>Δt</m:t>
        </m:r>
      </m:oMath>
      <w:r w:rsidRPr="00B20A81">
        <w:rPr>
          <w:rFonts w:asciiTheme="minorHAnsi" w:hAnsiTheme="minorHAnsi" w:cstheme="minorHAnsi"/>
          <w:color w:val="000000"/>
          <w:sz w:val="24"/>
          <w:szCs w:val="24"/>
          <w:shd w:val="clear" w:color="auto" w:fill="FFFFFF"/>
        </w:rPr>
        <w:t xml:space="preserve"> </w:t>
      </w:r>
      <w:r w:rsidR="001D0656" w:rsidRPr="00B20A81">
        <w:rPr>
          <w:rFonts w:asciiTheme="minorHAnsi" w:hAnsiTheme="minorHAnsi" w:cstheme="minorHAnsi"/>
          <w:color w:val="000000"/>
          <w:sz w:val="24"/>
          <w:szCs w:val="24"/>
          <w:shd w:val="clear" w:color="auto" w:fill="FFFFFF"/>
        </w:rPr>
        <w:t xml:space="preserve">est le pas </w:t>
      </w:r>
      <w:r w:rsidR="00FD42FB">
        <w:rPr>
          <w:rFonts w:asciiTheme="minorHAnsi" w:hAnsiTheme="minorHAnsi" w:cstheme="minorHAnsi"/>
          <w:color w:val="000000"/>
          <w:sz w:val="24"/>
          <w:szCs w:val="24"/>
          <w:shd w:val="clear" w:color="auto" w:fill="FFFFFF"/>
        </w:rPr>
        <w:t>de temps, qui doit être suffisamment fin vis-à-vis de la cinétique des différents noyaux</w:t>
      </w:r>
      <w:r w:rsidR="00B64270">
        <w:rPr>
          <w:rStyle w:val="Appelnotedebasdep"/>
          <w:rFonts w:asciiTheme="minorHAnsi" w:hAnsiTheme="minorHAnsi" w:cstheme="minorHAnsi"/>
          <w:color w:val="000000"/>
          <w:sz w:val="24"/>
          <w:szCs w:val="24"/>
          <w:shd w:val="clear" w:color="auto" w:fill="FFFFFF"/>
        </w:rPr>
        <w:footnoteReference w:id="13"/>
      </w:r>
      <w:r w:rsidR="00FD42FB">
        <w:rPr>
          <w:rFonts w:asciiTheme="minorHAnsi" w:hAnsiTheme="minorHAnsi" w:cstheme="minorHAnsi"/>
          <w:color w:val="000000"/>
          <w:sz w:val="24"/>
          <w:szCs w:val="24"/>
          <w:shd w:val="clear" w:color="auto" w:fill="FFFFFF"/>
        </w:rPr>
        <w:t> ;</w:t>
      </w:r>
    </w:p>
    <w:p w:rsidR="001D0656" w:rsidRPr="00B20A81" w:rsidRDefault="002F03DE"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oMath>
      <w:r w:rsidR="001D0656" w:rsidRPr="00B20A81">
        <w:rPr>
          <w:rFonts w:asciiTheme="minorHAnsi" w:hAnsiTheme="minorHAnsi" w:cstheme="minorHAnsi"/>
          <w:color w:val="000000"/>
          <w:sz w:val="24"/>
          <w:szCs w:val="24"/>
          <w:shd w:val="clear" w:color="auto" w:fill="FFFFFF"/>
        </w:rPr>
        <w:t xml:space="preserve"> est le vecteur des concentrations de noyaux lourds à l’instant i</w:t>
      </w:r>
      <w:r w:rsidR="00FD42FB">
        <w:rPr>
          <w:rFonts w:asciiTheme="minorHAnsi" w:hAnsiTheme="minorHAnsi" w:cstheme="minorHAnsi"/>
          <w:color w:val="000000"/>
          <w:sz w:val="24"/>
          <w:szCs w:val="24"/>
          <w:shd w:val="clear" w:color="auto" w:fill="FFFFFF"/>
        </w:rPr>
        <w:t> ;</w:t>
      </w:r>
    </w:p>
    <w:p w:rsidR="001D0656" w:rsidRPr="00B20A81" w:rsidRDefault="002F03DE"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sidR="001D0656" w:rsidRPr="00B20A81">
        <w:rPr>
          <w:rFonts w:asciiTheme="minorHAnsi" w:hAnsiTheme="minorHAnsi" w:cstheme="minorHAnsi"/>
          <w:color w:val="000000"/>
          <w:sz w:val="24"/>
          <w:szCs w:val="24"/>
          <w:shd w:val="clear" w:color="auto" w:fill="FFFFFF"/>
        </w:rPr>
        <w:t xml:space="preserve"> la </w:t>
      </w:r>
      <w:proofErr w:type="gramStart"/>
      <w:r w:rsidR="001D0656" w:rsidRPr="00B20A81">
        <w:rPr>
          <w:rFonts w:asciiTheme="minorHAnsi" w:hAnsiTheme="minorHAnsi" w:cstheme="minorHAnsi"/>
          <w:color w:val="000000"/>
          <w:sz w:val="24"/>
          <w:szCs w:val="24"/>
          <w:shd w:val="clear" w:color="auto" w:fill="FFFFFF"/>
        </w:rPr>
        <w:t xml:space="preserve">fonction </w:t>
      </w:r>
      <w:proofErr w:type="gramEnd"/>
      <m:oMath>
        <m:f>
          <m:fPr>
            <m:ctrlPr>
              <w:rPr>
                <w:rFonts w:ascii="Cambria Math" w:hAnsi="Cambria Math" w:cstheme="minorHAnsi"/>
                <w:iCs/>
                <w:color w:val="000000"/>
                <w:sz w:val="24"/>
                <w:szCs w:val="24"/>
                <w:shd w:val="clear" w:color="auto" w:fill="FFFFFF"/>
              </w:rPr>
            </m:ctrlPr>
          </m:fPr>
          <m:num>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dy</m:t>
                </m:r>
              </m:e>
              <m:sub>
                <m:r>
                  <m:rPr>
                    <m:sty m:val="p"/>
                  </m:rPr>
                  <w:rPr>
                    <w:rFonts w:ascii="Cambria Math" w:hAnsi="Cambria Math" w:cstheme="minorHAnsi"/>
                    <w:color w:val="000000"/>
                    <w:sz w:val="24"/>
                    <w:szCs w:val="24"/>
                    <w:shd w:val="clear" w:color="auto" w:fill="FFFFFF"/>
                  </w:rPr>
                  <m:t>(i)</m:t>
                </m:r>
              </m:sub>
            </m:sSub>
          </m:num>
          <m:den>
            <m:r>
              <m:rPr>
                <m:sty m:val="p"/>
              </m:rPr>
              <w:rPr>
                <w:rFonts w:ascii="Cambria Math" w:hAnsi="Cambria Math" w:cstheme="minorHAnsi"/>
                <w:color w:val="000000"/>
                <w:sz w:val="24"/>
                <w:szCs w:val="24"/>
                <w:shd w:val="clear" w:color="auto" w:fill="FFFFFF"/>
              </w:rPr>
              <m:t>dt</m:t>
            </m:r>
          </m:den>
        </m:f>
      </m:oMath>
      <w:r w:rsidR="00FD42FB">
        <w:rPr>
          <w:rFonts w:asciiTheme="minorHAnsi" w:hAnsiTheme="minorHAnsi" w:cstheme="minorHAnsi"/>
          <w:iCs/>
          <w:color w:val="000000"/>
          <w:sz w:val="24"/>
          <w:szCs w:val="24"/>
          <w:shd w:val="clear" w:color="auto" w:fill="FFFFFF"/>
        </w:rPr>
        <w:t>.</w:t>
      </w:r>
    </w:p>
    <w:p w:rsidR="000138A0" w:rsidRDefault="000138A0" w:rsidP="001D0656">
      <w:pPr>
        <w:rPr>
          <w:rFonts w:asciiTheme="minorHAnsi" w:hAnsiTheme="minorHAnsi" w:cstheme="minorHAnsi"/>
          <w:color w:val="000000"/>
          <w:sz w:val="24"/>
          <w:szCs w:val="24"/>
          <w:shd w:val="clear" w:color="auto" w:fill="FFFFFF"/>
        </w:rPr>
      </w:pPr>
    </w:p>
    <w:p w:rsidR="001D0656" w:rsidRDefault="001D0656" w:rsidP="001D0656">
      <w:pPr>
        <w:rPr>
          <w:rFonts w:asciiTheme="minorHAnsi" w:hAnsiTheme="minorHAnsi" w:cstheme="minorHAnsi"/>
          <w:iCs/>
          <w:color w:val="000000"/>
          <w:sz w:val="24"/>
          <w:szCs w:val="24"/>
          <w:shd w:val="clear" w:color="auto" w:fill="FFFFFF"/>
        </w:rPr>
      </w:pPr>
      <w:r>
        <w:rPr>
          <w:rFonts w:asciiTheme="minorHAnsi" w:hAnsiTheme="minorHAnsi" w:cstheme="minorHAnsi"/>
          <w:color w:val="000000"/>
          <w:sz w:val="24"/>
          <w:szCs w:val="24"/>
          <w:shd w:val="clear" w:color="auto" w:fill="FFFFFF"/>
        </w:rPr>
        <w:t xml:space="preserve">Rapportée à l’étude, </w:t>
      </w:r>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oMath>
      <w:r>
        <w:rPr>
          <w:rFonts w:asciiTheme="minorHAnsi" w:hAnsiTheme="minorHAnsi" w:cstheme="minorHAnsi"/>
          <w:iCs/>
          <w:color w:val="000000"/>
          <w:sz w:val="24"/>
          <w:szCs w:val="24"/>
          <w:shd w:val="clear" w:color="auto" w:fill="FFFFFF"/>
        </w:rPr>
        <w:t xml:space="preserve"> et </w:t>
      </w: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Pr>
          <w:rFonts w:asciiTheme="minorHAnsi" w:hAnsiTheme="minorHAnsi" w:cstheme="minorHAnsi"/>
          <w:iCs/>
          <w:color w:val="000000"/>
          <w:sz w:val="24"/>
          <w:szCs w:val="24"/>
          <w:shd w:val="clear" w:color="auto" w:fill="FFFFFF"/>
        </w:rPr>
        <w:t xml:space="preserve"> </w:t>
      </w:r>
      <w:r w:rsidR="00FD42FB">
        <w:rPr>
          <w:rFonts w:asciiTheme="minorHAnsi" w:hAnsiTheme="minorHAnsi" w:cstheme="minorHAnsi"/>
          <w:iCs/>
          <w:color w:val="000000"/>
          <w:sz w:val="24"/>
          <w:szCs w:val="24"/>
          <w:shd w:val="clear" w:color="auto" w:fill="FFFFFF"/>
        </w:rPr>
        <w:t>sont</w:t>
      </w:r>
      <w:r>
        <w:rPr>
          <w:rFonts w:asciiTheme="minorHAnsi" w:hAnsiTheme="minorHAnsi" w:cstheme="minorHAnsi"/>
          <w:iCs/>
          <w:color w:val="000000"/>
          <w:sz w:val="24"/>
          <w:szCs w:val="24"/>
          <w:shd w:val="clear" w:color="auto" w:fill="FFFFFF"/>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D42FB" w:rsidTr="00FD42FB">
        <w:tc>
          <w:tcPr>
            <w:tcW w:w="4606" w:type="dxa"/>
          </w:tcPr>
          <w:p w:rsidR="00FD42FB" w:rsidRPr="003B5769" w:rsidRDefault="00FD42FB" w:rsidP="00FD42FB">
            <w:pPr>
              <w:rPr>
                <w:rFonts w:asciiTheme="minorHAnsi" w:hAnsiTheme="minorHAnsi" w:cstheme="minorHAnsi"/>
                <w:iCs/>
                <w:color w:val="000000" w:themeColor="text1"/>
                <w:kern w:val="24"/>
                <w:szCs w:val="28"/>
              </w:rPr>
            </w:pPr>
            <m:oMathPara>
              <m:oMath>
                <m:r>
                  <w:rPr>
                    <w:rFonts w:ascii="Cambria Math" w:hAnsi="Cambria Math" w:cs="Arial"/>
                    <w:color w:val="000000" w:themeColor="text1"/>
                    <w:kern w:val="24"/>
                    <w:position w:val="-7"/>
                    <w:szCs w:val="28"/>
                    <w:vertAlign w:val="subscript"/>
                  </w:rPr>
                  <m:t>y</m:t>
                </m:r>
                <m:d>
                  <m:dPr>
                    <m:ctrlPr>
                      <w:rPr>
                        <w:rFonts w:ascii="Cambria Math" w:hAnsi="Cambria Math" w:cs="Arial"/>
                        <w:i/>
                        <w:iCs/>
                        <w:color w:val="000000" w:themeColor="text1"/>
                        <w:kern w:val="24"/>
                        <w:position w:val="-7"/>
                        <w:szCs w:val="28"/>
                        <w:vertAlign w:val="subscript"/>
                      </w:rPr>
                    </m:ctrlPr>
                  </m:dPr>
                  <m:e>
                    <m:r>
                      <w:rPr>
                        <w:rFonts w:ascii="Cambria Math" w:hAnsi="Cambria Math" w:cs="Arial"/>
                        <w:color w:val="000000" w:themeColor="text1"/>
                        <w:kern w:val="24"/>
                        <w:szCs w:val="28"/>
                      </w:rPr>
                      <m:t>i</m:t>
                    </m:r>
                  </m:e>
                </m:d>
                <m:r>
                  <w:rPr>
                    <w:rFonts w:ascii="Cambria Math" w:hAnsi="Cambria Math" w:cs="Arial"/>
                    <w:color w:val="000000" w:themeColor="text1"/>
                    <w:kern w:val="24"/>
                    <w:szCs w:val="28"/>
                  </w:rPr>
                  <m:t>=</m:t>
                </m:r>
                <m:sSub>
                  <m:sSubPr>
                    <m:ctrlPr>
                      <w:rPr>
                        <w:rFonts w:ascii="Cambria Math" w:hAnsi="Cambria Math" w:cs="Arial"/>
                        <w:i/>
                        <w:color w:val="000000" w:themeColor="text1"/>
                        <w:kern w:val="24"/>
                        <w:sz w:val="22"/>
                        <w:szCs w:val="28"/>
                        <w:lang w:eastAsia="fr-FR"/>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eastAsia="Cambria Math" w:hAnsi="Cambria Math" w:cs="Cambria Math"/>
                                    <w:i/>
                                    <w:color w:val="000000" w:themeColor="text1"/>
                                    <w:kern w:val="24"/>
                                    <w:szCs w:val="28"/>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eastAsia="Cambria Math" w:hAnsi="Cambria Math" w:cs="Cambria Math"/>
                                    <w:i/>
                                    <w:color w:val="000000" w:themeColor="text1"/>
                                    <w:kern w:val="24"/>
                                    <w:position w:val="-7"/>
                                    <w:szCs w:val="28"/>
                                    <w:vertAlign w:val="subscript"/>
                                  </w:rPr>
                                </m:ctrlPr>
                              </m:e>
                              <m:e>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Sub>
                      <m:sSubPr>
                        <m:ctrlPr>
                          <w:rPr>
                            <w:rFonts w:ascii="Cambria Math" w:hAnsi="Cambria Math" w:cs="Arial"/>
                            <w:i/>
                            <w:iCs/>
                            <w:color w:val="000000" w:themeColor="text1"/>
                            <w:kern w:val="24"/>
                            <w:sz w:val="22"/>
                            <w:szCs w:val="28"/>
                          </w:rPr>
                        </m:ctrlPr>
                      </m:sSubPr>
                      <m:e>
                        <m:r>
                          <w:rPr>
                            <w:rFonts w:ascii="Cambria Math" w:hAnsi="Cambria Math" w:cs="Arial"/>
                            <w:color w:val="000000" w:themeColor="text1"/>
                            <w:kern w:val="24"/>
                            <w:sz w:val="22"/>
                            <w:szCs w:val="28"/>
                          </w:rPr>
                          <m:t>t</m:t>
                        </m:r>
                      </m:e>
                      <m:sub>
                        <m:r>
                          <w:rPr>
                            <w:rFonts w:ascii="Cambria Math" w:hAnsi="Cambria Math" w:cs="Arial"/>
                            <w:color w:val="000000" w:themeColor="text1"/>
                            <w:kern w:val="24"/>
                            <w:sz w:val="22"/>
                            <w:szCs w:val="28"/>
                          </w:rPr>
                          <m:t>i</m:t>
                        </m:r>
                      </m:sub>
                    </m:sSub>
                  </m:sub>
                </m:sSub>
              </m:oMath>
            </m:oMathPara>
          </w:p>
          <w:p w:rsidR="00FD42FB" w:rsidRDefault="00FD42FB" w:rsidP="001D0656">
            <w:pPr>
              <w:rPr>
                <w:rFonts w:asciiTheme="minorHAnsi" w:hAnsiTheme="minorHAnsi" w:cstheme="minorHAnsi"/>
                <w:color w:val="000000"/>
                <w:sz w:val="24"/>
                <w:szCs w:val="24"/>
                <w:shd w:val="clear" w:color="auto" w:fill="FFFFFF"/>
              </w:rPr>
            </w:pPr>
          </w:p>
        </w:tc>
        <w:tc>
          <w:tcPr>
            <w:tcW w:w="4606" w:type="dxa"/>
          </w:tcPr>
          <w:p w:rsidR="00FD42FB" w:rsidRDefault="00FD42FB" w:rsidP="001D0656">
            <w:pPr>
              <w:rPr>
                <w:rFonts w:asciiTheme="minorHAnsi" w:hAnsiTheme="minorHAnsi" w:cstheme="minorHAnsi"/>
                <w:color w:val="000000"/>
                <w:sz w:val="24"/>
                <w:szCs w:val="24"/>
                <w:shd w:val="clear" w:color="auto" w:fill="FFFFFF"/>
              </w:rPr>
            </w:pPr>
            <m:oMathPara>
              <m:oMath>
                <m:r>
                  <w:rPr>
                    <w:rFonts w:ascii="Cambria Math" w:hAnsi="Cambria Math" w:cs="Arial"/>
                    <w:color w:val="000000" w:themeColor="text1"/>
                    <w:kern w:val="24"/>
                  </w:rPr>
                  <m:t>f</m:t>
                </m:r>
                <m:d>
                  <m:dPr>
                    <m:ctrlPr>
                      <w:rPr>
                        <w:rFonts w:ascii="Cambria Math" w:hAnsi="Cambria Math" w:cs="Arial"/>
                        <w:i/>
                        <w:iCs/>
                        <w:color w:val="000000" w:themeColor="text1"/>
                        <w:kern w:val="24"/>
                      </w:rPr>
                    </m:ctrlPr>
                  </m:dPr>
                  <m:e>
                    <m:r>
                      <w:rPr>
                        <w:rFonts w:ascii="Cambria Math" w:hAnsi="Cambria Math" w:cs="Arial"/>
                        <w:color w:val="000000" w:themeColor="text1"/>
                        <w:kern w:val="24"/>
                      </w:rPr>
                      <m:t>t,y(i)</m:t>
                    </m:r>
                  </m:e>
                </m:d>
                <m:r>
                  <w:rPr>
                    <w:rFonts w:ascii="Cambria Math" w:hAnsi="Cambria Math" w:cs="Arial"/>
                    <w:color w:val="000000" w:themeColor="text1"/>
                    <w:kern w:val="24"/>
                  </w:rPr>
                  <m:t>=</m:t>
                </m:r>
                <m:sSub>
                  <m:sSubPr>
                    <m:ctrlPr>
                      <w:rPr>
                        <w:rFonts w:ascii="Cambria Math" w:hAnsi="Cambria Math" w:cs="Arial"/>
                        <w:i/>
                        <w:iCs/>
                        <w:color w:val="000000" w:themeColor="text1"/>
                        <w:kern w:val="24"/>
                      </w:rPr>
                    </m:ctrlPr>
                  </m:sSubPr>
                  <m:e>
                    <m:d>
                      <m:dPr>
                        <m:ctrlPr>
                          <w:rPr>
                            <w:rFonts w:ascii="Cambria Math" w:hAnsi="Cambria Math" w:cs="Arial"/>
                            <w:i/>
                            <w:iCs/>
                            <w:color w:val="000000" w:themeColor="text1"/>
                            <w:kern w:val="24"/>
                          </w:rPr>
                        </m:ctrlPr>
                      </m:dPr>
                      <m:e>
                        <m:eqArr>
                          <m:eqArrPr>
                            <m:ctrlPr>
                              <w:rPr>
                                <w:rFonts w:ascii="Cambria Math" w:hAnsi="Cambria Math" w:cs="Arial"/>
                                <w:i/>
                                <w:iCs/>
                                <w:color w:val="000000" w:themeColor="text1"/>
                                <w:kern w:val="24"/>
                              </w:rPr>
                            </m:ctrlPr>
                          </m:eqArrPr>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Pu239</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Pu240</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Pu242</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Am241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U235</m:t>
                                    </m:r>
                                  </m:sub>
                                </m:sSub>
                              </m:num>
                              <m:den>
                                <m:r>
                                  <w:rPr>
                                    <w:rFonts w:ascii="Cambria Math" w:hAnsi="Cambria Math" w:cs="Arial"/>
                                    <w:color w:val="000000" w:themeColor="text1"/>
                                    <w:kern w:val="24"/>
                                  </w:rPr>
                                  <m:t>dt</m:t>
                                </m:r>
                              </m:den>
                            </m:f>
                          </m:e>
                        </m:eqArr>
                      </m:e>
                    </m:d>
                  </m:e>
                  <m:sub>
                    <m:r>
                      <w:rPr>
                        <w:rFonts w:ascii="Cambria Math" w:hAnsi="Cambria Math" w:cs="Arial"/>
                        <w:color w:val="000000" w:themeColor="text1"/>
                        <w:kern w:val="24"/>
                      </w:rPr>
                      <m:t>t=ti</m:t>
                    </m:r>
                  </m:sub>
                </m:sSub>
              </m:oMath>
            </m:oMathPara>
          </w:p>
        </w:tc>
      </w:tr>
    </w:tbl>
    <w:p w:rsidR="001D0656" w:rsidRDefault="00B64270"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w:t>
      </w:r>
      <w:r w:rsidR="001D0656">
        <w:rPr>
          <w:rFonts w:asciiTheme="minorHAnsi" w:hAnsiTheme="minorHAnsi" w:cstheme="minorHAnsi"/>
          <w:color w:val="000000"/>
          <w:sz w:val="24"/>
          <w:szCs w:val="24"/>
          <w:shd w:val="clear" w:color="auto" w:fill="FFFFFF"/>
        </w:rPr>
        <w:t xml:space="preserve"> </w:t>
      </w:r>
      <w:r w:rsidR="00843069">
        <w:rPr>
          <w:rFonts w:asciiTheme="minorHAnsi" w:hAnsiTheme="minorHAnsi" w:cstheme="minorHAnsi"/>
          <w:color w:val="000000"/>
          <w:sz w:val="24"/>
          <w:szCs w:val="24"/>
          <w:shd w:val="clear" w:color="auto" w:fill="FFFFFF"/>
        </w:rPr>
        <w:t>à</w:t>
      </w:r>
      <w:r>
        <w:rPr>
          <w:rFonts w:asciiTheme="minorHAnsi" w:hAnsiTheme="minorHAnsi" w:cstheme="minorHAnsi"/>
          <w:color w:val="000000"/>
          <w:sz w:val="24"/>
          <w:szCs w:val="24"/>
          <w:shd w:val="clear" w:color="auto" w:fill="FFFFFF"/>
        </w:rPr>
        <w:t xml:space="preserve"> l’épuisement sans flux de</w:t>
      </w:r>
      <w:r w:rsidR="001D0656">
        <w:rPr>
          <w:rFonts w:asciiTheme="minorHAnsi" w:hAnsiTheme="minorHAnsi" w:cstheme="minorHAnsi"/>
          <w:color w:val="000000"/>
          <w:sz w:val="24"/>
          <w:szCs w:val="24"/>
          <w:shd w:val="clear" w:color="auto" w:fill="FFFFFF"/>
        </w:rPr>
        <w:t xml:space="preserve"> l’isotope Pu239 </w:t>
      </w:r>
      <w:r w:rsidR="00843069">
        <w:rPr>
          <w:rFonts w:asciiTheme="minorHAnsi" w:hAnsiTheme="minorHAnsi" w:cstheme="minorHAnsi"/>
          <w:color w:val="000000"/>
          <w:sz w:val="24"/>
          <w:szCs w:val="24"/>
          <w:shd w:val="clear" w:color="auto" w:fill="FFFFFF"/>
        </w:rPr>
        <w:t>conduit à</w:t>
      </w:r>
      <w:r w:rsidR="001D0656">
        <w:rPr>
          <w:rFonts w:asciiTheme="minorHAnsi" w:hAnsiTheme="minorHAnsi" w:cstheme="minorHAnsi"/>
          <w:color w:val="000000"/>
          <w:sz w:val="24"/>
          <w:szCs w:val="24"/>
          <w:shd w:val="clear" w:color="auto" w:fill="FFFFFF"/>
        </w:rPr>
        <w:t>:</w:t>
      </w:r>
    </w:p>
    <w:p w:rsidR="001D0656" w:rsidRPr="00084194" w:rsidRDefault="002F03DE" w:rsidP="001D0656">
      <w:pPr>
        <w:rPr>
          <w:rFonts w:asciiTheme="minorHAnsi" w:hAnsiTheme="minorHAnsi" w:cstheme="minorHAnsi"/>
          <w:iCs/>
          <w:color w:val="000000"/>
          <w:sz w:val="24"/>
          <w:szCs w:val="24"/>
          <w:shd w:val="clear" w:color="auto" w:fill="FFFFFF"/>
        </w:rPr>
      </w:pPr>
      <m:oMathPara>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[Pu239]</m:t>
          </m:r>
        </m:oMath>
      </m:oMathPara>
    </w:p>
    <w:p w:rsidR="001D0656" w:rsidRPr="00084194" w:rsidRDefault="002F03DE"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m:t>
              </m:r>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m:t>
          </m:r>
        </m:oMath>
      </m:oMathPara>
    </w:p>
    <w:p w:rsidR="001D0656" w:rsidRDefault="005E48E3"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U</w:t>
      </w:r>
      <w:r w:rsidR="001D0656">
        <w:rPr>
          <w:rFonts w:asciiTheme="minorHAnsi" w:hAnsiTheme="minorHAnsi" w:cstheme="minorHAnsi"/>
          <w:color w:val="000000"/>
          <w:sz w:val="24"/>
          <w:szCs w:val="24"/>
          <w:shd w:val="clear" w:color="auto" w:fill="FFFFFF"/>
        </w:rPr>
        <w:t xml:space="preserve">n exemple d’équation </w:t>
      </w:r>
      <w:r w:rsidR="00843069">
        <w:rPr>
          <w:rFonts w:asciiTheme="minorHAnsi" w:hAnsiTheme="minorHAnsi" w:cstheme="minorHAnsi"/>
          <w:color w:val="000000"/>
          <w:sz w:val="24"/>
          <w:szCs w:val="24"/>
          <w:shd w:val="clear" w:color="auto" w:fill="FFFFFF"/>
        </w:rPr>
        <w:t xml:space="preserve">d’épuisement sans flux  pour un noyau présentant un terme d’apparition, l’Am241,  </w:t>
      </w:r>
      <w:r>
        <w:rPr>
          <w:rFonts w:asciiTheme="minorHAnsi" w:hAnsiTheme="minorHAnsi" w:cstheme="minorHAnsi"/>
          <w:color w:val="000000"/>
          <w:sz w:val="24"/>
          <w:szCs w:val="24"/>
          <w:shd w:val="clear" w:color="auto" w:fill="FFFFFF"/>
        </w:rPr>
        <w:t>est</w:t>
      </w:r>
      <w:r w:rsidR="001D0656">
        <w:rPr>
          <w:rFonts w:asciiTheme="minorHAnsi" w:hAnsiTheme="minorHAnsi" w:cstheme="minorHAnsi"/>
          <w:color w:val="000000"/>
          <w:sz w:val="24"/>
          <w:szCs w:val="24"/>
          <w:shd w:val="clear" w:color="auto" w:fill="FFFFFF"/>
        </w:rPr>
        <w:t>:</w:t>
      </w:r>
    </w:p>
    <w:p w:rsidR="001D0656" w:rsidRPr="00084194" w:rsidRDefault="002F03DE"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A</m:t>
              </m:r>
              <m:r>
                <w:rPr>
                  <w:rFonts w:ascii="Cambria Math" w:hAnsi="Cambria Math" w:cstheme="minorHAnsi"/>
                  <w:color w:val="000000"/>
                  <w:sz w:val="24"/>
                  <w:szCs w:val="24"/>
                  <w:shd w:val="clear" w:color="auto" w:fill="FFFFFF"/>
                </w:rPr>
                <m:t>m241</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Pu241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Pu241</m:t>
              </m:r>
            </m:sub>
          </m:sSub>
          <m:r>
            <w:rPr>
              <w:rFonts w:ascii="Cambria Math" w:hAnsi="Cambria Math" w:cstheme="minorHAnsi"/>
              <w:color w:val="000000"/>
              <w:sz w:val="24"/>
              <w:szCs w:val="24"/>
              <w:shd w:val="clear" w:color="auto" w:fill="FFFFFF"/>
            </w:rPr>
            <m:t>)</m:t>
          </m:r>
        </m:oMath>
      </m:oMathPara>
    </w:p>
    <w:p w:rsidR="00843069" w:rsidRDefault="00843069" w:rsidP="00843069">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 à l’épuisement avec flux de l’isotope Pu239 conduit à:</w:t>
      </w:r>
    </w:p>
    <w:p w:rsidR="00843069" w:rsidRPr="00084194" w:rsidRDefault="002F03DE" w:rsidP="00843069">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i+1</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r>
            <w:rPr>
              <w:rFonts w:ascii="Cambria Math" w:hAnsi="Cambria Math"/>
              <w:sz w:val="18"/>
            </w:rPr>
            <m:t>Δt</m:t>
          </m:r>
          <m:d>
            <m:dPr>
              <m:ctrlPr>
                <w:rPr>
                  <w:rFonts w:ascii="Cambria Math" w:hAnsi="Cambria Math" w:cstheme="minorHAnsi"/>
                  <w:i/>
                  <w:color w:val="000000"/>
                  <w:sz w:val="22"/>
                  <w:szCs w:val="24"/>
                  <w:shd w:val="clear" w:color="auto" w:fill="FFFFFF"/>
                </w:rPr>
              </m:ctrlPr>
            </m:dPr>
            <m:e>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λ</m:t>
                  </m:r>
                </m:e>
                <m:sub>
                  <m:r>
                    <w:rPr>
                      <w:rFonts w:ascii="Cambria Math" w:hAnsi="Cambria Math" w:cstheme="minorHAnsi"/>
                      <w:color w:val="000000"/>
                      <w:sz w:val="22"/>
                      <w:szCs w:val="24"/>
                      <w:shd w:val="clear" w:color="auto" w:fill="FFFFFF"/>
                    </w:rPr>
                    <m:t>Pu239</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a,Pu239</m:t>
                  </m:r>
                </m:sub>
              </m:sSub>
              <m:r>
                <w:rPr>
                  <w:rFonts w:ascii="Cambria Math" w:hAnsi="Cambria Math" w:cstheme="minorHAnsi"/>
                  <w:color w:val="000000"/>
                  <w:sz w:val="22"/>
                  <w:szCs w:val="24"/>
                  <w:shd w:val="clear" w:color="auto" w:fill="FFFFFF"/>
                </w:rPr>
                <m:t>Φ</m:t>
              </m:r>
            </m:e>
          </m:d>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c,Pu238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Pu238</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e>
            <m:sub>
              <m:r>
                <w:rPr>
                  <w:rFonts w:ascii="Cambria Math" w:hAnsi="Cambria Math" w:cs="Arial"/>
                  <w:color w:val="000000" w:themeColor="text1"/>
                  <w:kern w:val="24"/>
                  <w:szCs w:val="28"/>
                </w:rPr>
                <m:t>U</m:t>
              </m:r>
              <m:r>
                <w:rPr>
                  <w:rFonts w:ascii="Cambria Math" w:hAnsi="Cambria Math" w:cs="Arial"/>
                  <w:color w:val="000000" w:themeColor="text1"/>
                  <w:kern w:val="24"/>
                  <w:position w:val="-7"/>
                  <w:szCs w:val="28"/>
                  <w:vertAlign w:val="subscript"/>
                </w:rPr>
                <m:t>238</m:t>
              </m:r>
              <m:r>
                <w:rPr>
                  <w:rFonts w:ascii="Cambria Math" w:hAnsi="Cambria Math" w:cstheme="minorHAnsi"/>
                  <w:color w:val="000000"/>
                  <w:sz w:val="22"/>
                  <w:szCs w:val="24"/>
                  <w:shd w:val="clear" w:color="auto" w:fill="FFFFFF"/>
                </w:rPr>
                <m:t>i</m:t>
              </m:r>
            </m:sub>
          </m:sSub>
        </m:oMath>
      </m:oMathPara>
    </w:p>
    <w:p w:rsidR="00420D37" w:rsidRDefault="006B6C9B" w:rsidP="009716DE">
      <w:pPr>
        <w:pStyle w:val="Titre3"/>
        <w:spacing w:before="360"/>
      </w:pPr>
      <w:bookmarkStart w:id="163" w:name="_Toc396934337"/>
      <w:r>
        <w:t>Methode EXPLICITE</w:t>
      </w:r>
      <w:r w:rsidR="00AA2488">
        <w:t>-O5</w:t>
      </w:r>
      <w:r>
        <w:t xml:space="preserve"> : Approximation </w:t>
      </w:r>
      <w:r w:rsidR="001D0656">
        <w:t>à l’ordre 5</w:t>
      </w:r>
      <w:bookmarkEnd w:id="163"/>
    </w:p>
    <w:p w:rsidR="00263A8B" w:rsidRDefault="0067453E" w:rsidP="0067453E">
      <w:pPr>
        <w:pStyle w:val="Corpsdetexte"/>
      </w:pPr>
      <w:r>
        <w:t>Afin de disposer d’une méthode explicite simple et minimisant le nombre de calculs</w:t>
      </w:r>
      <w:r w:rsidR="00263A8B">
        <w:t xml:space="preserve">, l’évolution des concentrations </w:t>
      </w:r>
      <w:r w:rsidR="00B35B8A">
        <w:t xml:space="preserve">autour de l’instant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oMath>
      <w:r w:rsidR="00B35B8A">
        <w:t xml:space="preserve"> </w:t>
      </w:r>
      <w:r w:rsidR="001F683A">
        <w:t>peut-être</w:t>
      </w:r>
      <w:r w:rsidR="00263A8B">
        <w:t xml:space="preserve"> approchée à l’ordre N</w:t>
      </w:r>
      <w:r w:rsidR="00CD3C2D">
        <w:t xml:space="preserve"> par une série de Taylor :</w:t>
      </w:r>
    </w:p>
    <w:p w:rsidR="00B63C35" w:rsidRPr="00B63C35" w:rsidRDefault="00B35B8A" w:rsidP="0067453E">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b>
                <m:sSubPr>
                  <m:ctrlPr>
                    <w:rPr>
                      <w:rFonts w:ascii="Cambria Math" w:hAnsi="Cambria Math"/>
                      <w:i/>
                      <w:color w:val="000000"/>
                      <w:shd w:val="clear" w:color="auto" w:fill="FFFFFF"/>
                    </w:rPr>
                  </m:ctrlPr>
                </m:sSubPr>
                <m:e>
                  <m:d>
                    <m:dPr>
                      <m:ctrlPr>
                        <w:rPr>
                          <w:rFonts w:ascii="Cambria Math" w:hAnsi="Cambria Math"/>
                          <w:i/>
                          <w:color w:val="000000"/>
                          <w:shd w:val="clear" w:color="auto" w:fill="FFFFFF"/>
                        </w:rPr>
                      </m:ctrlPr>
                    </m:dPr>
                    <m:e>
                      <m:f>
                        <m:fPr>
                          <m:ctrlPr>
                            <w:rPr>
                              <w:rFonts w:ascii="Cambria Math" w:hAnsi="Cambria Math"/>
                              <w:i/>
                              <w:color w:val="000000"/>
                              <w:shd w:val="clear" w:color="auto" w:fill="FFFFFF"/>
                            </w:rPr>
                          </m:ctrlPr>
                        </m:fPr>
                        <m:num>
                          <m:sSup>
                            <m:sSupPr>
                              <m:ctrlPr>
                                <w:rPr>
                                  <w:rFonts w:ascii="Cambria Math" w:hAnsi="Cambria Math"/>
                                  <w:i/>
                                  <w:color w:val="000000"/>
                                  <w:shd w:val="clear" w:color="auto" w:fill="FFFFFF"/>
                                </w:rPr>
                              </m:ctrlPr>
                            </m:sSupPr>
                            <m:e>
                              <m:r>
                                <w:rPr>
                                  <w:rFonts w:ascii="Cambria Math" w:hAnsi="Cambria Math"/>
                                  <w:color w:val="000000"/>
                                  <w:shd w:val="clear" w:color="auto" w:fill="FFFFFF"/>
                                </w:rPr>
                                <m:t>d</m:t>
                              </m:r>
                            </m:e>
                            <m:sup>
                              <m:r>
                                <w:rPr>
                                  <w:rFonts w:ascii="Cambria Math" w:hAnsi="Cambria Math"/>
                                  <w:color w:val="000000"/>
                                  <w:shd w:val="clear" w:color="auto" w:fill="FFFFFF"/>
                                </w:rPr>
                                <m:t>k</m:t>
                              </m:r>
                            </m:sup>
                          </m:sSup>
                          <m:r>
                            <w:rPr>
                              <w:rFonts w:ascii="Cambria Math" w:hAnsi="Cambria Math"/>
                              <w:color w:val="000000"/>
                              <w:shd w:val="clear" w:color="auto" w:fill="FFFFFF"/>
                            </w:rPr>
                            <m:t>y</m:t>
                          </m:r>
                        </m:num>
                        <m:den>
                          <m:r>
                            <w:rPr>
                              <w:rFonts w:ascii="Cambria Math" w:hAnsi="Cambria Math"/>
                              <w:color w:val="000000"/>
                              <w:shd w:val="clear" w:color="auto" w:fill="FFFFFF"/>
                            </w:rPr>
                            <m:t>d</m:t>
                          </m:r>
                          <m:sSup>
                            <m:sSupPr>
                              <m:ctrlPr>
                                <w:rPr>
                                  <w:rFonts w:ascii="Cambria Math" w:hAnsi="Cambria Math"/>
                                  <w:i/>
                                  <w:color w:val="000000"/>
                                  <w:shd w:val="clear" w:color="auto" w:fill="FFFFFF"/>
                                </w:rPr>
                              </m:ctrlPr>
                            </m:sSupPr>
                            <m:e>
                              <m:r>
                                <w:rPr>
                                  <w:rFonts w:ascii="Cambria Math" w:hAnsi="Cambria Math"/>
                                  <w:color w:val="000000"/>
                                  <w:shd w:val="clear" w:color="auto" w:fill="FFFFFF"/>
                                </w:rPr>
                                <m:t>t</m:t>
                              </m:r>
                            </m:e>
                            <m:sup>
                              <m:r>
                                <w:rPr>
                                  <w:rFonts w:ascii="Cambria Math" w:hAnsi="Cambria Math"/>
                                  <w:color w:val="000000"/>
                                  <w:shd w:val="clear" w:color="auto" w:fill="FFFFFF"/>
                                </w:rPr>
                                <m:t>k</m:t>
                              </m:r>
                            </m:sup>
                          </m:sSup>
                        </m:den>
                      </m:f>
                    </m:e>
                  </m:d>
                </m:e>
                <m:sub>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sub>
              </m:sSub>
              <m:sSup>
                <m:sSupPr>
                  <m:ctrlPr>
                    <w:rPr>
                      <w:rFonts w:ascii="Cambria Math" w:hAnsi="Cambria Math"/>
                      <w:i/>
                      <w:color w:val="000000"/>
                      <w:shd w:val="clear" w:color="auto" w:fill="FFFFFF"/>
                    </w:rPr>
                  </m:ctrlPr>
                </m:sSupPr>
                <m:e>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CD3C2D" w:rsidRDefault="00CD3C2D" w:rsidP="00263A8B">
      <w:pPr>
        <w:pStyle w:val="Corpsdetexte"/>
      </w:pPr>
      <w:r>
        <w:t>Cette méthode est particulièrement simple dans une optique de résolution numérique sous forme matricielle :</w:t>
      </w:r>
    </w:p>
    <w:p w:rsidR="00CD3C2D" w:rsidRPr="00B63C35" w:rsidRDefault="00CD3C2D" w:rsidP="00CD3C2D">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B00F76" w:rsidRDefault="00B00F76" w:rsidP="00263A8B">
      <w:pPr>
        <w:pStyle w:val="Corpsdetexte"/>
      </w:pPr>
      <w:r>
        <w:t>Une méthode itérative explicite simple permet de connaitre l’évolution des concentrations des noyaux</w:t>
      </w:r>
      <w:r w:rsidR="00764034">
        <w:t>, moyennant le choix d’un pas de temps</w:t>
      </w:r>
      <m:oMath>
        <m:r>
          <w:rPr>
            <w:rFonts w:ascii="Cambria Math" w:hAnsi="Cambria Math"/>
          </w:rPr>
          <m:t xml:space="preserve"> Δt</m:t>
        </m:r>
      </m:oMath>
      <w:r w:rsidR="00764034">
        <w:t xml:space="preserve"> </w:t>
      </w:r>
      <w:r w:rsidR="00774B63">
        <w:t>suffisamment</w:t>
      </w:r>
      <w:r w:rsidR="00764034">
        <w:t xml:space="preserve"> fin</w:t>
      </w:r>
      <w:r>
        <w:t> :</w:t>
      </w:r>
    </w:p>
    <w:p w:rsidR="00B00F76" w:rsidRPr="00764034" w:rsidRDefault="002F03DE" w:rsidP="00263A8B">
      <w:pPr>
        <w:pStyle w:val="Corpsdetexte"/>
        <w:rPr>
          <w:color w:val="000000"/>
          <w:shd w:val="clear" w:color="auto" w:fill="FFFFF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Y</m:t>
              </m:r>
            </m:e>
            <m:sub>
              <m:r>
                <w:rPr>
                  <w:rFonts w:ascii="Cambria Math" w:hAnsi="Cambria Math"/>
                  <w:color w:val="000000"/>
                  <w:shd w:val="clear" w:color="auto" w:fill="FFFFFF"/>
                </w:rPr>
                <m:t>(i+1)</m:t>
              </m:r>
            </m:sub>
          </m:sSub>
          <m:r>
            <m:rPr>
              <m:sty m:val="p"/>
            </m:rPr>
            <w:rPr>
              <w:rFonts w:ascii="Cambria Math" w:hAnsi="Cambria Math"/>
              <w:color w:val="000000"/>
              <w:shd w:val="clear" w:color="auto" w:fill="FFFFFF"/>
            </w:rPr>
            <m:t xml:space="preserve">= </m:t>
          </m:r>
          <m:sSub>
            <m:sSubPr>
              <m:ctrlPr>
                <w:rPr>
                  <w:rFonts w:ascii="Cambria Math" w:hAnsi="Cambria Math"/>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(i)</m:t>
              </m:r>
            </m:sub>
          </m:sSub>
          <m:r>
            <m:rPr>
              <m:sty m:val="p"/>
            </m:rPr>
            <w:rPr>
              <w:rFonts w:ascii="Cambria Math" w:hAnsi="Cambria Math"/>
              <w:color w:val="000000"/>
              <w:shd w:val="clear" w:color="auto" w:fill="FFFFFF"/>
            </w:rPr>
            <m:t xml:space="preserve"> + </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1≤k≤N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r>
                    <w:rPr>
                      <w:rFonts w:ascii="Cambria Math" w:hAnsi="Cambria Math"/>
                    </w:rPr>
                    <m:t>Δt</m:t>
                  </m:r>
                </m:e>
                <m:sup>
                  <m:r>
                    <w:rPr>
                      <w:rFonts w:ascii="Cambria Math" w:hAnsi="Cambria Math"/>
                      <w:color w:val="000000"/>
                      <w:shd w:val="clear" w:color="auto" w:fill="FFFFFF"/>
                    </w:rPr>
                    <m:t>k</m:t>
                  </m:r>
                </m:sup>
              </m:sSup>
            </m:e>
          </m:nary>
        </m:oMath>
      </m:oMathPara>
    </w:p>
    <w:p w:rsidR="00764034" w:rsidRDefault="00764034" w:rsidP="00263A8B">
      <w:pPr>
        <w:pStyle w:val="Corpsdetexte"/>
      </w:pPr>
      <w:r>
        <w:t xml:space="preserve">On retiendra N=5 dans le cadre de cette étude, afin de retenir un pas de temps </w:t>
      </w:r>
      <w:r w:rsidR="00AA2488">
        <w:t>de 1 an.</w:t>
      </w:r>
    </w:p>
    <w:p w:rsidR="00745F1D" w:rsidRDefault="00745F1D" w:rsidP="00263A8B">
      <w:pPr>
        <w:pStyle w:val="Corpsdetexte"/>
      </w:pPr>
    </w:p>
    <w:p w:rsidR="00745F1D" w:rsidRDefault="00745F1D" w:rsidP="00263A8B">
      <w:pPr>
        <w:pStyle w:val="Corpsdetexte"/>
      </w:pPr>
    </w:p>
    <w:p w:rsidR="00745F1D" w:rsidRDefault="00745F1D" w:rsidP="00263A8B">
      <w:pPr>
        <w:pStyle w:val="Corpsdetexte"/>
      </w:pPr>
    </w:p>
    <w:p w:rsidR="001D0656" w:rsidRPr="00420D37" w:rsidRDefault="001D0656" w:rsidP="00EC3102">
      <w:pPr>
        <w:pStyle w:val="Titre3"/>
      </w:pPr>
      <w:bookmarkStart w:id="164" w:name="_Toc396934338"/>
      <w:r>
        <w:t xml:space="preserve">simplification du </w:t>
      </w:r>
      <w:r w:rsidR="006B6C9B">
        <w:t xml:space="preserve">Modele </w:t>
      </w:r>
      <w:r w:rsidR="00E47ECB">
        <w:t>‘</w:t>
      </w:r>
      <w:r w:rsidR="006B6C9B">
        <w:t>exact</w:t>
      </w:r>
      <w:r w:rsidR="00E47ECB">
        <w:t>’</w:t>
      </w:r>
      <w:bookmarkEnd w:id="164"/>
    </w:p>
    <w:p w:rsidR="008551DD" w:rsidRDefault="008551DD" w:rsidP="00104FA7">
      <w:pPr>
        <w:pStyle w:val="Corpsdetexte"/>
      </w:pPr>
      <w:r>
        <w:t xml:space="preserve">La méthode exacte présentée dans le chapitre </w:t>
      </w:r>
      <w:r>
        <w:fldChar w:fldCharType="begin"/>
      </w:r>
      <w:r>
        <w:instrText xml:space="preserve"> REF _Ref396819876 \r \h </w:instrText>
      </w:r>
      <w:r>
        <w:fldChar w:fldCharType="separate"/>
      </w:r>
      <w:r w:rsidR="00EF220E">
        <w:t>4.1</w:t>
      </w:r>
      <w:r>
        <w:fldChar w:fldCharType="end"/>
      </w:r>
      <w:r>
        <w:t xml:space="preserve"> souffre d’un manque de robustesse :</w:t>
      </w:r>
    </w:p>
    <w:p w:rsidR="008551DD" w:rsidRPr="00E62118" w:rsidRDefault="00AD3882" w:rsidP="00AD3882">
      <w:pPr>
        <w:pStyle w:val="Listepuces"/>
      </w:pPr>
      <w:r w:rsidRPr="00E62118">
        <w:t>Intrinsèque à</w:t>
      </w:r>
      <w:r w:rsidR="008551DD" w:rsidRPr="00E62118">
        <w:t xml:space="preserve"> </w:t>
      </w:r>
      <w:r w:rsidRPr="00E62118">
        <w:t xml:space="preserve">la méthode : M </w:t>
      </w:r>
      <w:r w:rsidR="00ED6F31" w:rsidRPr="00E62118">
        <w:t>est-elle</w:t>
      </w:r>
      <w:r w:rsidRPr="00E62118">
        <w:t xml:space="preserve"> toujours diagonalisable ?</w:t>
      </w:r>
    </w:p>
    <w:p w:rsidR="00C2316B" w:rsidRPr="00E62118" w:rsidRDefault="008551DD" w:rsidP="00CF723D">
      <w:pPr>
        <w:pStyle w:val="Listepuces"/>
      </w:pPr>
      <w:r w:rsidRPr="00E62118">
        <w:t>Des méthodes numériques nécessaire</w:t>
      </w:r>
      <w:r w:rsidR="00AD3882" w:rsidRPr="00E62118">
        <w:t>s à la résolution du problème</w:t>
      </w:r>
      <w:r w:rsidR="00774B63" w:rsidRPr="00E62118">
        <w:t> : par exemple, la bibliothèque VBA de calculs matriciel « matrix.xla »</w:t>
      </w:r>
      <w:r w:rsidR="00774B63" w:rsidRPr="00E62118">
        <w:rPr>
          <w:rStyle w:val="Appelnotedebasdep"/>
        </w:rPr>
        <w:footnoteReference w:id="14"/>
      </w:r>
      <w:r w:rsidR="00E62118" w:rsidRPr="00E62118">
        <w:t xml:space="preserve"> nécessite plusieurs ajustements pour parvenir à fonctionner sans aberration</w:t>
      </w:r>
      <w:r w:rsidR="00E62118">
        <w:t xml:space="preserve">, mais ne permet pas de résoudre le problème de la chaine restreinte présentée dans le chapitre </w:t>
      </w:r>
      <w:r w:rsidR="00E62118">
        <w:fldChar w:fldCharType="begin"/>
      </w:r>
      <w:r w:rsidR="00E62118">
        <w:instrText xml:space="preserve"> REF _Ref396825930 \r \h </w:instrText>
      </w:r>
      <w:r w:rsidR="00E62118">
        <w:fldChar w:fldCharType="separate"/>
      </w:r>
      <w:r w:rsidR="00EF220E">
        <w:t>3.2.1</w:t>
      </w:r>
      <w:r w:rsidR="00E62118">
        <w:fldChar w:fldCharType="end"/>
      </w:r>
      <w:r w:rsidR="00E62118">
        <w:t>.</w:t>
      </w:r>
    </w:p>
    <w:p w:rsidR="00E62118" w:rsidRDefault="00E62118" w:rsidP="00CF723D">
      <w:pPr>
        <w:pStyle w:val="Corpsdetexte"/>
      </w:pPr>
      <w:r>
        <w:t xml:space="preserve">Afin de renforcer ce point, une solution simple est de simplifier le problème pour rendre la matrice </w:t>
      </w:r>
      <m:oMath>
        <m:r>
          <w:rPr>
            <w:rFonts w:ascii="Cambria Math" w:hAnsi="Cambria Math"/>
          </w:rPr>
          <m:t>M</m:t>
        </m:r>
      </m:oMath>
      <w:r>
        <w:t xml:space="preserve"> plus </w:t>
      </w:r>
      <w:r w:rsidR="00E47ECB">
        <w:t>creuse</w:t>
      </w:r>
      <w:r w:rsidR="00791FF3">
        <w:t>, a</w:t>
      </w:r>
      <w:r>
        <w:t>u détriment de phénomènes physiques dont les effets peuvent être considérés comme anecdotiques. Les simplifications retenues sont les suivantes :</w:t>
      </w:r>
    </w:p>
    <w:p w:rsidR="00774B63" w:rsidRDefault="00E62118" w:rsidP="00E260A7">
      <w:pPr>
        <w:pStyle w:val="Listepuces"/>
      </w:pPr>
      <w:r>
        <w:t xml:space="preserve">Non modélisation de la production de </w:t>
      </w:r>
      <w:r w:rsidR="00E260A7">
        <w:t>Pu238 par capture sur l’Am241 ;</w:t>
      </w:r>
    </w:p>
    <w:p w:rsidR="00E62118" w:rsidRDefault="00E62118" w:rsidP="00E62118">
      <w:pPr>
        <w:pStyle w:val="Listepuces"/>
      </w:pPr>
      <w:r>
        <w:t xml:space="preserve">Non modélisation de la production </w:t>
      </w:r>
      <w:r w:rsidR="001D5080">
        <w:t>d’U235</w:t>
      </w:r>
      <w:r>
        <w:t xml:space="preserve"> par décroissance du Pu239 ;</w:t>
      </w:r>
    </w:p>
    <w:p w:rsidR="00E62118" w:rsidRDefault="00E62118" w:rsidP="00E62118">
      <w:pPr>
        <w:pStyle w:val="Listepuces"/>
      </w:pPr>
      <w:r>
        <w:t xml:space="preserve">Non modélisation de la production </w:t>
      </w:r>
      <w:r w:rsidR="001D5080">
        <w:t>d’U238</w:t>
      </w:r>
      <w:r>
        <w:t xml:space="preserve"> par décroissance du Pu242.</w:t>
      </w:r>
    </w:p>
    <w:p w:rsidR="00E260A7" w:rsidRDefault="00E260A7" w:rsidP="00E260A7">
      <w:pPr>
        <w:pStyle w:val="Corpsdetexte"/>
      </w:pPr>
      <w:r>
        <w:t xml:space="preserve">Le </w:t>
      </w:r>
      <w:r>
        <w:fldChar w:fldCharType="begin"/>
      </w:r>
      <w:r>
        <w:instrText xml:space="preserve"> REF _Ref396826548 \h </w:instrText>
      </w:r>
      <w:r>
        <w:fldChar w:fldCharType="separate"/>
      </w:r>
      <w:r w:rsidR="00EF220E" w:rsidRPr="002C43EB">
        <w:t xml:space="preserve">Tableau </w:t>
      </w:r>
      <w:r w:rsidR="00EF220E">
        <w:rPr>
          <w:noProof/>
        </w:rPr>
        <w:t>4</w:t>
      </w:r>
      <w:r>
        <w:fldChar w:fldCharType="end"/>
      </w:r>
      <w:r>
        <w:t xml:space="preserve"> </w:t>
      </w:r>
      <w:r w:rsidRPr="00E260A7">
        <w:t xml:space="preserve">explicite les termes de la matrice </w:t>
      </w:r>
      <m:oMath>
        <m:r>
          <w:rPr>
            <w:rFonts w:ascii="Cambria Math" w:hAnsi="Cambria Math"/>
          </w:rPr>
          <m:t>M</m:t>
        </m:r>
      </m:oMath>
      <w:r>
        <w:t xml:space="preserve"> ainsi simplifiée.</w:t>
      </w:r>
    </w:p>
    <w:p w:rsidR="00B6718E" w:rsidRDefault="00B6718E" w:rsidP="00E260A7">
      <w:pPr>
        <w:pStyle w:val="Corpsdetexte"/>
      </w:pPr>
    </w:p>
    <w:p w:rsidR="00B6718E" w:rsidRPr="00E260A7" w:rsidRDefault="00B6718E" w:rsidP="00E260A7">
      <w:pPr>
        <w:pStyle w:val="Corpsdetexte"/>
      </w:pPr>
    </w:p>
    <w:p w:rsidR="00E260A7" w:rsidRPr="00E260A7" w:rsidRDefault="00E260A7" w:rsidP="00E260A7">
      <w:pPr>
        <w:pStyle w:val="Corpsdetexte"/>
      </w:pPr>
    </w:p>
    <w:tbl>
      <w:tblPr>
        <w:tblStyle w:val="Grilledutableau"/>
        <w:tblW w:w="0" w:type="auto"/>
        <w:tblLook w:val="04A0" w:firstRow="1" w:lastRow="0" w:firstColumn="1" w:lastColumn="0" w:noHBand="0" w:noVBand="1"/>
      </w:tblPr>
      <w:tblGrid>
        <w:gridCol w:w="1144"/>
        <w:gridCol w:w="1144"/>
        <w:gridCol w:w="1144"/>
        <w:gridCol w:w="1144"/>
        <w:gridCol w:w="1144"/>
        <w:gridCol w:w="1426"/>
        <w:gridCol w:w="1071"/>
        <w:gridCol w:w="1071"/>
      </w:tblGrid>
      <w:tr w:rsidR="00E260A7" w:rsidRPr="00976C0B" w:rsidTr="00CE7281">
        <w:tc>
          <w:tcPr>
            <w:tcW w:w="1144" w:type="dxa"/>
          </w:tcPr>
          <w:p w:rsidR="00E260A7" w:rsidRPr="00976C0B" w:rsidRDefault="00E260A7"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426" w:type="dxa"/>
          </w:tcPr>
          <w:p w:rsidR="00E260A7" w:rsidRPr="00976C0B" w:rsidRDefault="00E260A7" w:rsidP="00CE7281">
            <w:pPr>
              <w:pStyle w:val="Corpsdetexte"/>
              <w:jc w:val="center"/>
              <w:rPr>
                <w:sz w:val="18"/>
                <w:szCs w:val="18"/>
              </w:rPr>
            </w:pPr>
            <w:r>
              <w:rPr>
                <w:sz w:val="18"/>
                <w:szCs w:val="18"/>
              </w:rPr>
              <w:t>0</w:t>
            </w:r>
          </w:p>
        </w:tc>
        <w:tc>
          <w:tcPr>
            <w:tcW w:w="1071" w:type="dxa"/>
          </w:tcPr>
          <w:p w:rsidR="00E260A7" w:rsidRPr="00976C0B" w:rsidRDefault="002F03DE"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71" w:type="dxa"/>
          </w:tcPr>
          <w:p w:rsidR="00E260A7" w:rsidRPr="00976C0B" w:rsidRDefault="00E260A7" w:rsidP="00CE7281">
            <w:pPr>
              <w:pStyle w:val="Corpsdetexte"/>
              <w:jc w:val="center"/>
              <w:rPr>
                <w:sz w:val="18"/>
                <w:szCs w:val="18"/>
              </w:rPr>
            </w:pPr>
            <w:r w:rsidRPr="00976C0B">
              <w:rPr>
                <w:sz w:val="18"/>
                <w:szCs w:val="18"/>
              </w:rPr>
              <w:t>0</w:t>
            </w:r>
          </w:p>
        </w:tc>
      </w:tr>
      <w:tr w:rsidR="00E260A7" w:rsidRPr="00976C0B" w:rsidTr="00CE7281">
        <w:tc>
          <w:tcPr>
            <w:tcW w:w="1144" w:type="dxa"/>
          </w:tcPr>
          <w:p w:rsidR="00E260A7" w:rsidRPr="00976C0B" w:rsidRDefault="002F03DE"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44" w:type="dxa"/>
          </w:tcPr>
          <w:p w:rsidR="00E260A7" w:rsidRPr="00976C0B" w:rsidRDefault="00E260A7"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44" w:type="dxa"/>
          </w:tcPr>
          <w:p w:rsidR="00E260A7" w:rsidRPr="00976C0B" w:rsidRDefault="00E260A7" w:rsidP="00CE7281">
            <w:pPr>
              <w:pStyle w:val="Corpsdetexte"/>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426" w:type="dxa"/>
          </w:tcPr>
          <w:p w:rsidR="00E260A7" w:rsidRPr="00976C0B" w:rsidRDefault="00E260A7" w:rsidP="00CE7281">
            <w:pPr>
              <w:jc w:val="center"/>
              <w:rPr>
                <w:sz w:val="18"/>
                <w:szCs w:val="18"/>
              </w:rPr>
            </w:pPr>
            <w:r w:rsidRPr="00976C0B">
              <w:rPr>
                <w:sz w:val="18"/>
                <w:szCs w:val="18"/>
              </w:rPr>
              <w:t>0</w:t>
            </w:r>
          </w:p>
        </w:tc>
        <w:tc>
          <w:tcPr>
            <w:tcW w:w="1071" w:type="dxa"/>
          </w:tcPr>
          <w:p w:rsidR="00E260A7" w:rsidRPr="00976C0B" w:rsidRDefault="00E260A7" w:rsidP="00CE7281">
            <w:pPr>
              <w:jc w:val="center"/>
              <w:rPr>
                <w:sz w:val="18"/>
                <w:szCs w:val="18"/>
              </w:rPr>
            </w:pPr>
            <w:r w:rsidRPr="00976C0B">
              <w:rPr>
                <w:sz w:val="18"/>
                <w:szCs w:val="18"/>
              </w:rPr>
              <w:t>0</w:t>
            </w:r>
          </w:p>
        </w:tc>
        <w:tc>
          <w:tcPr>
            <w:tcW w:w="1071" w:type="dxa"/>
          </w:tcPr>
          <w:p w:rsidR="00E260A7" w:rsidRPr="00976C0B" w:rsidRDefault="002F03DE"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E260A7" w:rsidRPr="00976C0B" w:rsidTr="00CE7281">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2F03DE"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44" w:type="dxa"/>
          </w:tcPr>
          <w:p w:rsidR="00E260A7" w:rsidRPr="00976C0B" w:rsidRDefault="00E260A7"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426" w:type="dxa"/>
          </w:tcPr>
          <w:p w:rsidR="00E260A7" w:rsidRPr="00976C0B" w:rsidRDefault="00E260A7" w:rsidP="00CE7281">
            <w:pPr>
              <w:jc w:val="center"/>
              <w:rPr>
                <w:sz w:val="18"/>
                <w:szCs w:val="18"/>
              </w:rPr>
            </w:pPr>
            <w:r w:rsidRPr="00976C0B">
              <w:rPr>
                <w:sz w:val="18"/>
                <w:szCs w:val="18"/>
              </w:rPr>
              <w:t>0</w:t>
            </w:r>
          </w:p>
        </w:tc>
        <w:tc>
          <w:tcPr>
            <w:tcW w:w="1071" w:type="dxa"/>
          </w:tcPr>
          <w:p w:rsidR="00E260A7" w:rsidRPr="00976C0B" w:rsidRDefault="00E260A7" w:rsidP="00CE7281">
            <w:pPr>
              <w:jc w:val="center"/>
              <w:rPr>
                <w:sz w:val="18"/>
                <w:szCs w:val="18"/>
              </w:rPr>
            </w:pPr>
            <w:r w:rsidRPr="00976C0B">
              <w:rPr>
                <w:sz w:val="18"/>
                <w:szCs w:val="18"/>
              </w:rPr>
              <w:t>0</w:t>
            </w:r>
          </w:p>
        </w:tc>
        <w:tc>
          <w:tcPr>
            <w:tcW w:w="1071" w:type="dxa"/>
          </w:tcPr>
          <w:p w:rsidR="00E260A7" w:rsidRPr="00976C0B" w:rsidRDefault="00E260A7" w:rsidP="00CE7281">
            <w:pPr>
              <w:pStyle w:val="Corpsdetexte"/>
              <w:jc w:val="center"/>
              <w:rPr>
                <w:sz w:val="18"/>
                <w:szCs w:val="18"/>
              </w:rPr>
            </w:pPr>
            <w:r w:rsidRPr="00976C0B">
              <w:rPr>
                <w:sz w:val="18"/>
                <w:szCs w:val="18"/>
              </w:rPr>
              <w:t>0</w:t>
            </w:r>
          </w:p>
        </w:tc>
      </w:tr>
      <w:tr w:rsidR="00E260A7" w:rsidRPr="00976C0B" w:rsidTr="00CE7281">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2F03DE"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44" w:type="dxa"/>
          </w:tcPr>
          <w:p w:rsidR="00E260A7" w:rsidRPr="00976C0B" w:rsidRDefault="00E260A7"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44" w:type="dxa"/>
          </w:tcPr>
          <w:p w:rsidR="00E260A7" w:rsidRPr="00976C0B" w:rsidRDefault="00E260A7" w:rsidP="00CE7281">
            <w:pPr>
              <w:jc w:val="center"/>
              <w:rPr>
                <w:sz w:val="18"/>
                <w:szCs w:val="18"/>
              </w:rPr>
            </w:pPr>
            <w:r w:rsidRPr="00976C0B">
              <w:rPr>
                <w:sz w:val="18"/>
                <w:szCs w:val="18"/>
              </w:rPr>
              <w:t>0</w:t>
            </w:r>
          </w:p>
        </w:tc>
        <w:tc>
          <w:tcPr>
            <w:tcW w:w="1426" w:type="dxa"/>
          </w:tcPr>
          <w:p w:rsidR="00E260A7" w:rsidRPr="00976C0B" w:rsidRDefault="00E260A7" w:rsidP="00CE7281">
            <w:pPr>
              <w:jc w:val="center"/>
              <w:rPr>
                <w:sz w:val="18"/>
                <w:szCs w:val="18"/>
              </w:rPr>
            </w:pPr>
            <w:r w:rsidRPr="00976C0B">
              <w:rPr>
                <w:sz w:val="18"/>
                <w:szCs w:val="18"/>
              </w:rPr>
              <w:t>0</w:t>
            </w:r>
          </w:p>
        </w:tc>
        <w:tc>
          <w:tcPr>
            <w:tcW w:w="1071" w:type="dxa"/>
          </w:tcPr>
          <w:p w:rsidR="00E260A7" w:rsidRPr="00976C0B" w:rsidRDefault="00E260A7" w:rsidP="00CE7281">
            <w:pPr>
              <w:jc w:val="center"/>
              <w:rPr>
                <w:sz w:val="18"/>
                <w:szCs w:val="18"/>
              </w:rPr>
            </w:pPr>
            <w:r w:rsidRPr="00976C0B">
              <w:rPr>
                <w:sz w:val="18"/>
                <w:szCs w:val="18"/>
              </w:rPr>
              <w:t>0</w:t>
            </w:r>
          </w:p>
        </w:tc>
        <w:tc>
          <w:tcPr>
            <w:tcW w:w="1071" w:type="dxa"/>
          </w:tcPr>
          <w:p w:rsidR="00E260A7" w:rsidRPr="00976C0B" w:rsidRDefault="00E260A7" w:rsidP="00CE7281">
            <w:pPr>
              <w:jc w:val="center"/>
              <w:rPr>
                <w:sz w:val="18"/>
                <w:szCs w:val="18"/>
              </w:rPr>
            </w:pPr>
            <w:r w:rsidRPr="00976C0B">
              <w:rPr>
                <w:sz w:val="18"/>
                <w:szCs w:val="18"/>
              </w:rPr>
              <w:t>0</w:t>
            </w:r>
          </w:p>
        </w:tc>
      </w:tr>
      <w:tr w:rsidR="00E260A7" w:rsidRPr="00976C0B" w:rsidTr="00CE7281">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2F03DE"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44" w:type="dxa"/>
          </w:tcPr>
          <w:p w:rsidR="00E260A7" w:rsidRPr="00976C0B" w:rsidRDefault="00E260A7"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426" w:type="dxa"/>
          </w:tcPr>
          <w:p w:rsidR="00E260A7" w:rsidRPr="00976C0B" w:rsidRDefault="00E260A7" w:rsidP="00CE7281">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71" w:type="dxa"/>
          </w:tcPr>
          <w:p w:rsidR="00E260A7" w:rsidRPr="00976C0B" w:rsidRDefault="00E260A7" w:rsidP="00CE7281">
            <w:pPr>
              <w:jc w:val="center"/>
              <w:rPr>
                <w:sz w:val="18"/>
                <w:szCs w:val="18"/>
              </w:rPr>
            </w:pPr>
            <w:r w:rsidRPr="00976C0B">
              <w:rPr>
                <w:sz w:val="18"/>
                <w:szCs w:val="18"/>
              </w:rPr>
              <w:t>0</w:t>
            </w:r>
          </w:p>
        </w:tc>
        <w:tc>
          <w:tcPr>
            <w:tcW w:w="1071" w:type="dxa"/>
          </w:tcPr>
          <w:p w:rsidR="00E260A7" w:rsidRPr="00976C0B" w:rsidRDefault="00E260A7" w:rsidP="00CE7281">
            <w:pPr>
              <w:jc w:val="center"/>
              <w:rPr>
                <w:sz w:val="18"/>
                <w:szCs w:val="18"/>
              </w:rPr>
            </w:pPr>
            <w:r w:rsidRPr="00976C0B">
              <w:rPr>
                <w:sz w:val="18"/>
                <w:szCs w:val="18"/>
              </w:rPr>
              <w:t>0</w:t>
            </w:r>
          </w:p>
        </w:tc>
      </w:tr>
      <w:tr w:rsidR="00E260A7" w:rsidRPr="00976C0B" w:rsidTr="00CE7281">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2F03DE" w:rsidP="00CE7281">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44" w:type="dxa"/>
          </w:tcPr>
          <w:p w:rsidR="00E260A7" w:rsidRPr="00976C0B" w:rsidRDefault="00E260A7" w:rsidP="00CE7281">
            <w:pPr>
              <w:pStyle w:val="Corpsdetexte"/>
              <w:jc w:val="center"/>
              <w:rPr>
                <w:sz w:val="18"/>
                <w:szCs w:val="18"/>
              </w:rPr>
            </w:pPr>
          </w:p>
        </w:tc>
        <w:tc>
          <w:tcPr>
            <w:tcW w:w="1426" w:type="dxa"/>
          </w:tcPr>
          <w:p w:rsidR="00E260A7" w:rsidRPr="00976C0B" w:rsidRDefault="00E260A7"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71" w:type="dxa"/>
          </w:tcPr>
          <w:p w:rsidR="00E260A7" w:rsidRPr="00976C0B" w:rsidRDefault="00E260A7" w:rsidP="00CE7281">
            <w:pPr>
              <w:jc w:val="center"/>
              <w:rPr>
                <w:sz w:val="18"/>
                <w:szCs w:val="18"/>
              </w:rPr>
            </w:pPr>
            <w:r w:rsidRPr="00976C0B">
              <w:rPr>
                <w:sz w:val="18"/>
                <w:szCs w:val="18"/>
              </w:rPr>
              <w:t>0</w:t>
            </w:r>
          </w:p>
        </w:tc>
        <w:tc>
          <w:tcPr>
            <w:tcW w:w="1071" w:type="dxa"/>
          </w:tcPr>
          <w:p w:rsidR="00E260A7" w:rsidRPr="00976C0B" w:rsidRDefault="00E260A7" w:rsidP="00CE7281">
            <w:pPr>
              <w:jc w:val="center"/>
              <w:rPr>
                <w:sz w:val="18"/>
                <w:szCs w:val="18"/>
              </w:rPr>
            </w:pPr>
            <w:r w:rsidRPr="00976C0B">
              <w:rPr>
                <w:sz w:val="18"/>
                <w:szCs w:val="18"/>
              </w:rPr>
              <w:t>0</w:t>
            </w:r>
          </w:p>
        </w:tc>
      </w:tr>
      <w:tr w:rsidR="00E260A7" w:rsidRPr="00976C0B" w:rsidTr="00E260A7">
        <w:trPr>
          <w:trHeight w:val="603"/>
        </w:trPr>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E260A7">
            <w:pPr>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426" w:type="dxa"/>
          </w:tcPr>
          <w:p w:rsidR="00E260A7" w:rsidRPr="00976C0B" w:rsidRDefault="00E260A7" w:rsidP="00CE7281">
            <w:pPr>
              <w:jc w:val="center"/>
              <w:rPr>
                <w:sz w:val="18"/>
                <w:szCs w:val="18"/>
              </w:rPr>
            </w:pPr>
            <w:r w:rsidRPr="00976C0B">
              <w:rPr>
                <w:sz w:val="18"/>
                <w:szCs w:val="18"/>
              </w:rPr>
              <w:t>0</w:t>
            </w:r>
          </w:p>
        </w:tc>
        <w:tc>
          <w:tcPr>
            <w:tcW w:w="1071" w:type="dxa"/>
          </w:tcPr>
          <w:p w:rsidR="00E260A7" w:rsidRPr="00976C0B" w:rsidRDefault="00E260A7"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71" w:type="dxa"/>
          </w:tcPr>
          <w:p w:rsidR="00E260A7" w:rsidRPr="00976C0B" w:rsidRDefault="00E260A7" w:rsidP="00CE7281">
            <w:pPr>
              <w:pStyle w:val="Corpsdetexte"/>
              <w:jc w:val="center"/>
              <w:rPr>
                <w:sz w:val="18"/>
                <w:szCs w:val="18"/>
              </w:rPr>
            </w:pPr>
            <w:r w:rsidRPr="00976C0B">
              <w:rPr>
                <w:sz w:val="18"/>
                <w:szCs w:val="18"/>
              </w:rPr>
              <w:t>0</w:t>
            </w:r>
          </w:p>
        </w:tc>
      </w:tr>
      <w:tr w:rsidR="00E260A7" w:rsidRPr="00976C0B" w:rsidTr="00CE7281">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CE7281">
            <w:pPr>
              <w:jc w:val="center"/>
              <w:rPr>
                <w:sz w:val="18"/>
                <w:szCs w:val="18"/>
              </w:rPr>
            </w:pPr>
            <w:r w:rsidRPr="00976C0B">
              <w:rPr>
                <w:sz w:val="18"/>
                <w:szCs w:val="18"/>
              </w:rPr>
              <w:t>0</w:t>
            </w:r>
          </w:p>
        </w:tc>
        <w:tc>
          <w:tcPr>
            <w:tcW w:w="1144" w:type="dxa"/>
          </w:tcPr>
          <w:p w:rsidR="00E260A7" w:rsidRPr="00976C0B" w:rsidRDefault="00E260A7" w:rsidP="00CE7281">
            <w:pPr>
              <w:pStyle w:val="Corpsdetexte"/>
              <w:jc w:val="center"/>
              <w:rPr>
                <w:sz w:val="18"/>
                <w:szCs w:val="18"/>
              </w:rPr>
            </w:pPr>
            <w:r w:rsidRPr="00976C0B">
              <w:rPr>
                <w:sz w:val="18"/>
                <w:szCs w:val="18"/>
              </w:rPr>
              <w:t>0</w:t>
            </w:r>
          </w:p>
        </w:tc>
        <w:tc>
          <w:tcPr>
            <w:tcW w:w="1426" w:type="dxa"/>
          </w:tcPr>
          <w:p w:rsidR="00E260A7" w:rsidRPr="00976C0B" w:rsidRDefault="00E260A7" w:rsidP="00CE7281">
            <w:pPr>
              <w:jc w:val="center"/>
              <w:rPr>
                <w:sz w:val="18"/>
                <w:szCs w:val="18"/>
              </w:rPr>
            </w:pPr>
            <w:r w:rsidRPr="00976C0B">
              <w:rPr>
                <w:sz w:val="18"/>
                <w:szCs w:val="18"/>
              </w:rPr>
              <w:t>0</w:t>
            </w:r>
          </w:p>
        </w:tc>
        <w:tc>
          <w:tcPr>
            <w:tcW w:w="1071" w:type="dxa"/>
          </w:tcPr>
          <w:p w:rsidR="00E260A7" w:rsidRPr="00976C0B" w:rsidRDefault="00E260A7" w:rsidP="00CE7281">
            <w:pPr>
              <w:jc w:val="center"/>
              <w:rPr>
                <w:sz w:val="18"/>
                <w:szCs w:val="18"/>
              </w:rPr>
            </w:pPr>
            <w:r w:rsidRPr="00976C0B">
              <w:rPr>
                <w:sz w:val="18"/>
                <w:szCs w:val="18"/>
              </w:rPr>
              <w:t>0</w:t>
            </w:r>
          </w:p>
        </w:tc>
        <w:tc>
          <w:tcPr>
            <w:tcW w:w="1071" w:type="dxa"/>
          </w:tcPr>
          <w:p w:rsidR="00E260A7" w:rsidRPr="00976C0B" w:rsidRDefault="00E260A7"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E260A7" w:rsidRDefault="00E260A7" w:rsidP="00E260A7">
      <w:pPr>
        <w:pStyle w:val="Lgende"/>
      </w:pPr>
      <w:bookmarkStart w:id="165" w:name="_Ref396826548"/>
      <w:bookmarkStart w:id="166" w:name="_Ref396948374"/>
      <w:r w:rsidRPr="002C43EB">
        <w:t xml:space="preserve">Tableau </w:t>
      </w:r>
      <w:r w:rsidR="00A96A54">
        <w:fldChar w:fldCharType="begin"/>
      </w:r>
      <w:r w:rsidR="00A96A54">
        <w:instrText xml:space="preserve"> SEQ Tableau \* ARABIC </w:instrText>
      </w:r>
      <w:r w:rsidR="00A96A54">
        <w:fldChar w:fldCharType="separate"/>
      </w:r>
      <w:r w:rsidR="00EF220E">
        <w:rPr>
          <w:noProof/>
        </w:rPr>
        <w:t>4</w:t>
      </w:r>
      <w:r w:rsidR="00A96A54">
        <w:rPr>
          <w:noProof/>
        </w:rPr>
        <w:fldChar w:fldCharType="end"/>
      </w:r>
      <w:bookmarkEnd w:id="165"/>
      <w:r w:rsidRPr="002C43EB">
        <w:t xml:space="preserve"> : </w:t>
      </w:r>
      <w:r>
        <w:t>Expression de la matrice d’évolution de la chaine simplifiée</w:t>
      </w:r>
      <w:bookmarkEnd w:id="166"/>
    </w:p>
    <w:p w:rsidR="00E62118" w:rsidRPr="00C2316B" w:rsidRDefault="00E260A7" w:rsidP="00E260A7">
      <w:pPr>
        <w:pStyle w:val="Corpsdetexte"/>
        <w:tabs>
          <w:tab w:val="left" w:pos="3600"/>
        </w:tabs>
      </w:pPr>
      <w:r>
        <w:tab/>
      </w:r>
    </w:p>
    <w:p w:rsidR="00D22E5B" w:rsidRPr="00D22E5B" w:rsidRDefault="001D0656" w:rsidP="00104FA7">
      <w:pPr>
        <w:pStyle w:val="Titre2"/>
      </w:pPr>
      <w:bookmarkStart w:id="167" w:name="_Toc396934339"/>
      <w:r>
        <w:lastRenderedPageBreak/>
        <w:t>application</w:t>
      </w:r>
      <w:bookmarkEnd w:id="167"/>
    </w:p>
    <w:p w:rsidR="007D535F" w:rsidRDefault="001D0656" w:rsidP="00EC3102">
      <w:pPr>
        <w:pStyle w:val="Titre3"/>
      </w:pPr>
      <w:bookmarkStart w:id="168" w:name="_Toc396934340"/>
      <w:r>
        <w:t>Présentation d</w:t>
      </w:r>
      <w:r w:rsidR="00B93097">
        <w:t>u cas de cellule</w:t>
      </w:r>
      <w:r>
        <w:t xml:space="preserve"> Superphénix</w:t>
      </w:r>
      <w:bookmarkEnd w:id="168"/>
    </w:p>
    <w:p w:rsidR="00414490" w:rsidRDefault="001436C8" w:rsidP="001E7737">
      <w:pPr>
        <w:pStyle w:val="Corpsdetexte"/>
      </w:pPr>
      <w:r w:rsidRPr="00C23503">
        <w:t xml:space="preserve">Le cas appliqué à cette étude est un combustible </w:t>
      </w:r>
      <w:r w:rsidR="00414490">
        <w:t>enrichi au plutonium utilisé dans le cœur fissile du</w:t>
      </w:r>
      <w:r w:rsidRPr="00C23503">
        <w:t xml:space="preserve"> réacteur à neutrons rapides Superphénix</w:t>
      </w:r>
      <w:r w:rsidR="00414490">
        <w:t>.</w:t>
      </w:r>
    </w:p>
    <w:p w:rsidR="00B6718E" w:rsidRDefault="00A46421" w:rsidP="000D3ACA">
      <w:pPr>
        <w:pStyle w:val="Corpsdetexte"/>
        <w:rPr>
          <w:iCs w:val="0"/>
          <w:color w:val="252525"/>
        </w:rPr>
      </w:pPr>
      <w:r>
        <w:t xml:space="preserve">Une des particularités de </w:t>
      </w:r>
      <w:proofErr w:type="spellStart"/>
      <w:r>
        <w:t>SuperPhénix</w:t>
      </w:r>
      <w:proofErr w:type="spellEnd"/>
      <w:r>
        <w:t xml:space="preserve"> est la surgénération. La surgénération </w:t>
      </w:r>
      <w:r w:rsidR="007D62A5">
        <w:t>était</w:t>
      </w:r>
      <w:r>
        <w:t xml:space="preserve"> </w:t>
      </w:r>
      <w:r w:rsidRPr="00D81C86">
        <w:t>très intéressante et recherché</w:t>
      </w:r>
      <w:r>
        <w:t>e</w:t>
      </w:r>
      <w:r w:rsidRPr="00D81C86">
        <w:t xml:space="preserve"> dans les réacteurs à neutrons rapides. </w:t>
      </w:r>
      <w:r>
        <w:t>C’</w:t>
      </w:r>
      <w:r w:rsidRPr="00D81C86">
        <w:t>est un processus qui permet de produire plus de matières fissiles que d’</w:t>
      </w:r>
      <w:r>
        <w:t xml:space="preserve">en consommer en utilisant l’uranium 238 qui est fertile. En effet, soumis à un flux neutronique rapide, l’uranium </w:t>
      </w:r>
      <w:r w:rsidR="007D62A5">
        <w:t xml:space="preserve">238 </w:t>
      </w:r>
      <w:r>
        <w:t>capture un neutron pour se transformer en plutonium 239 qui est fissile, en émettant deux particules</w:t>
      </w:r>
      <w:r w:rsidR="007D62A5">
        <w:t xml:space="preserve"> β</w:t>
      </w:r>
      <w:r>
        <w:t xml:space="preserve">. </w:t>
      </w:r>
      <w:r w:rsidRPr="00F67FF3">
        <w:rPr>
          <w:color w:val="252525"/>
        </w:rPr>
        <w:t>De plus, une enveloppe d’ur</w:t>
      </w:r>
      <w:r>
        <w:rPr>
          <w:color w:val="252525"/>
        </w:rPr>
        <w:t>anium﻿ 238 est</w:t>
      </w:r>
      <w:r w:rsidRPr="00F67FF3">
        <w:rPr>
          <w:color w:val="252525"/>
        </w:rPr>
        <w:t xml:space="preserve"> placée autour du cœur. C’est cette envelo</w:t>
      </w:r>
      <w:r>
        <w:rPr>
          <w:color w:val="252525"/>
        </w:rPr>
        <w:t>ppe d’uranium﻿ 238 qui permet</w:t>
      </w:r>
      <w:r w:rsidRPr="00F67FF3">
        <w:rPr>
          <w:color w:val="252525"/>
        </w:rPr>
        <w:t xml:space="preserve"> la surgénération.</w:t>
      </w:r>
      <w:r w:rsidR="007D62A5">
        <w:rPr>
          <w:color w:val="252525"/>
        </w:rPr>
        <w:t xml:space="preserve"> </w:t>
      </w:r>
      <w:r>
        <w:rPr>
          <w:color w:val="252525"/>
        </w:rPr>
        <w:t xml:space="preserve">Ce travail est axé </w:t>
      </w:r>
      <w:r w:rsidR="007D62A5">
        <w:rPr>
          <w:color w:val="252525"/>
        </w:rPr>
        <w:t xml:space="preserve">uniquement </w:t>
      </w:r>
      <w:r>
        <w:rPr>
          <w:color w:val="252525"/>
        </w:rPr>
        <w:t>sur l’étude du</w:t>
      </w:r>
      <w:r w:rsidR="007D62A5">
        <w:rPr>
          <w:color w:val="252525"/>
        </w:rPr>
        <w:t xml:space="preserve"> combustible du</w:t>
      </w:r>
      <w:r>
        <w:rPr>
          <w:color w:val="252525"/>
        </w:rPr>
        <w:t xml:space="preserve"> cœur</w:t>
      </w:r>
      <w:r w:rsidR="007D62A5">
        <w:rPr>
          <w:color w:val="252525"/>
        </w:rPr>
        <w:t xml:space="preserve"> fissile</w:t>
      </w:r>
      <w:r>
        <w:rPr>
          <w:color w:val="252525"/>
        </w:rPr>
        <w:t>.</w:t>
      </w:r>
    </w:p>
    <w:p w:rsidR="00A46421" w:rsidRDefault="00A46421" w:rsidP="00CF723D">
      <w:pPr>
        <w:pStyle w:val="Corpsdetexte"/>
      </w:pPr>
      <w:r>
        <w:t xml:space="preserve">Le réacteur </w:t>
      </w:r>
      <w:proofErr w:type="spellStart"/>
      <w:r>
        <w:t>SuperPhénix</w:t>
      </w:r>
      <w:proofErr w:type="spellEnd"/>
      <w:r>
        <w:t xml:space="preserve"> </w:t>
      </w:r>
      <w:r w:rsidR="00B6718E">
        <w:t>produit</w:t>
      </w:r>
      <w:r>
        <w:t xml:space="preserve"> une puissance thermique nominale de 3000 MW </w:t>
      </w:r>
      <w:r w:rsidR="00B6718E">
        <w:t>avec</w:t>
      </w:r>
      <w:r>
        <w:t xml:space="preserve"> une disponibilité de 75%. La puissance thermique effective du réacteur est :</w:t>
      </w:r>
    </w:p>
    <w:p w:rsidR="00A46421" w:rsidRPr="001F5494" w:rsidRDefault="002F03DE" w:rsidP="00CF723D">
      <w:pPr>
        <w:pStyle w:val="Corpsdetexte"/>
      </w:pPr>
      <m:oMathPara>
        <m:oMath>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eff</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nom</m:t>
              </m:r>
            </m:sub>
          </m:sSub>
          <m:r>
            <m:rPr>
              <m:sty m:val="p"/>
            </m:rPr>
            <w:rPr>
              <w:rFonts w:ascii="Cambria Math" w:hAnsi="Cambria Math"/>
            </w:rPr>
            <m:t>×</m:t>
          </m:r>
          <m:r>
            <w:rPr>
              <w:rFonts w:ascii="Cambria Math" w:hAnsi="Cambria Math"/>
            </w:rPr>
            <m:t>Taux</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disponibilit</m:t>
          </m:r>
          <m:r>
            <m:rPr>
              <m:sty m:val="p"/>
            </m:rPr>
            <w:rPr>
              <w:rFonts w:ascii="Cambria Math" w:hAnsi="Cambria Math"/>
            </w:rPr>
            <m:t>é</m:t>
          </m:r>
        </m:oMath>
      </m:oMathPara>
    </w:p>
    <w:p w:rsidR="009476C8" w:rsidRPr="009476C8" w:rsidRDefault="009476C8" w:rsidP="009476C8">
      <w:pPr>
        <w:pStyle w:val="Corpsdetexte"/>
      </w:pPr>
      <w:r w:rsidRPr="00EA1826">
        <w:t xml:space="preserve">Le flux neutronique </w:t>
      </w:r>
      <w:r>
        <w:t xml:space="preserve">est proportionnel à cette puissance thermique effective </w:t>
      </w:r>
      <w:r w:rsidRPr="00EA1826">
        <w:t>:</w:t>
      </w:r>
    </w:p>
    <w:p w:rsidR="009476C8" w:rsidRPr="00084194" w:rsidRDefault="009476C8" w:rsidP="009476C8">
      <w:pPr>
        <w:pStyle w:val="Corpsdetexte"/>
      </w:pPr>
      <m:oMathPara>
        <m:oMath>
          <m:r>
            <w:rPr>
              <w:rFonts w:ascii="Cambria Math" w:hAnsi="Cambria Math"/>
            </w:rPr>
            <m:t>Φ</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fiss</m:t>
                  </m:r>
                </m:sub>
              </m:sSub>
            </m:num>
            <m:den>
              <m:sSub>
                <m:sSubPr>
                  <m:ctrlPr>
                    <w:rPr>
                      <w:rFonts w:ascii="Cambria Math" w:hAnsi="Cambria Math"/>
                      <w:i/>
                    </w:rPr>
                  </m:ctrlPr>
                </m:sSubPr>
                <m:e>
                  <m:r>
                    <w:rPr>
                      <w:rFonts w:ascii="Cambria Math" w:hAnsi="Cambria Math"/>
                    </w:rPr>
                    <m:t>Σ</m:t>
                  </m:r>
                </m:e>
                <m:sub>
                  <m:r>
                    <w:rPr>
                      <w:rFonts w:ascii="Cambria Math" w:hAnsi="Cambria Math"/>
                    </w:rPr>
                    <m:t>fiss</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vol</m:t>
                      </m:r>
                    </m:sub>
                  </m:sSub>
                </m:num>
                <m:den>
                  <m:sSub>
                    <m:sSubPr>
                      <m:ctrlPr>
                        <w:rPr>
                          <w:rFonts w:ascii="Cambria Math" w:hAnsi="Cambria Math"/>
                        </w:rPr>
                      </m:ctrlPr>
                    </m:sSubPr>
                    <m:e>
                      <m:r>
                        <w:rPr>
                          <w:rFonts w:ascii="Cambria Math" w:hAnsi="Cambria Math"/>
                        </w:rPr>
                        <m:t>E</m:t>
                      </m:r>
                    </m:e>
                    <m:sub>
                      <m:r>
                        <w:rPr>
                          <w:rFonts w:ascii="Cambria Math" w:hAnsi="Cambria Math"/>
                        </w:rPr>
                        <m:t>fiss</m:t>
                      </m:r>
                    </m:sub>
                  </m:sSub>
                </m:den>
              </m:f>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σ</m:t>
                      </m:r>
                    </m:e>
                    <m:sub>
                      <m:r>
                        <w:rPr>
                          <w:rFonts w:ascii="Cambria Math" w:hAnsi="Cambria Math"/>
                        </w:rPr>
                        <m:t>f,i</m:t>
                      </m:r>
                    </m:sub>
                  </m:sSub>
                  <m:sSub>
                    <m:sSubPr>
                      <m:ctrlPr>
                        <w:rPr>
                          <w:rFonts w:ascii="Cambria Math" w:hAnsi="Cambria Math"/>
                        </w:rPr>
                      </m:ctrlPr>
                    </m:sSubPr>
                    <m:e>
                      <m:r>
                        <w:rPr>
                          <w:rFonts w:ascii="Cambria Math" w:hAnsi="Cambria Math"/>
                        </w:rPr>
                        <m:t>N</m:t>
                      </m:r>
                    </m:e>
                    <m:sub>
                      <m:r>
                        <w:rPr>
                          <w:rFonts w:ascii="Cambria Math" w:hAnsi="Cambria Math"/>
                        </w:rPr>
                        <m:t>i</m:t>
                      </m:r>
                    </m:sub>
                  </m:sSub>
                </m:e>
              </m:nary>
            </m:den>
          </m:f>
        </m:oMath>
      </m:oMathPara>
    </w:p>
    <w:p w:rsidR="009476C8" w:rsidRPr="00F2471D" w:rsidRDefault="009476C8" w:rsidP="00104FA7">
      <w:pPr>
        <w:pStyle w:val="Listepuces"/>
      </w:pPr>
      <m:oMath>
        <m:r>
          <w:rPr>
            <w:rFonts w:ascii="Cambria Math" w:hAnsi="Cambria Math"/>
          </w:rPr>
          <m:t>Φ</m:t>
        </m:r>
      </m:oMath>
      <w:r>
        <w:t xml:space="preserve"> : le flux </w:t>
      </w:r>
      <w:r w:rsidRPr="00F2471D">
        <w:t>en n/cm</w:t>
      </w:r>
      <w:r>
        <w:t>²</w:t>
      </w:r>
      <w:r w:rsidRPr="00F2471D">
        <w:t>/s</w:t>
      </w:r>
    </w:p>
    <w:p w:rsidR="009476C8" w:rsidRPr="00F2471D" w:rsidRDefault="002F03DE" w:rsidP="00104FA7">
      <w:pPr>
        <w:pStyle w:val="Listepuces"/>
      </w:pPr>
      <m:oMath>
        <m:sSub>
          <m:sSubPr>
            <m:ctrlPr>
              <w:rPr>
                <w:rFonts w:ascii="Cambria Math" w:eastAsia="Times New Roman" w:hAnsi="Cambria Math" w:cstheme="minorHAnsi"/>
                <w:i/>
                <w:iCs/>
              </w:rPr>
            </m:ctrlPr>
          </m:sSubPr>
          <m:e>
            <m:r>
              <w:rPr>
                <w:rFonts w:ascii="Cambria Math" w:hAnsi="Cambria Math"/>
              </w:rPr>
              <m:t>Σ</m:t>
            </m:r>
          </m:e>
          <m:sub>
            <m:r>
              <w:rPr>
                <w:rFonts w:ascii="Cambria Math" w:hAnsi="Cambria Math"/>
              </w:rPr>
              <m:t>fiss</m:t>
            </m:r>
          </m:sub>
        </m:sSub>
      </m:oMath>
      <w:r w:rsidR="009476C8">
        <w:t xml:space="preserve"> : la section macroscopique de fission du combustible </w:t>
      </w:r>
      <w:r w:rsidR="009476C8" w:rsidRPr="00F2471D">
        <w:t xml:space="preserve">en </w:t>
      </w:r>
      <m:oMath>
        <m:sSup>
          <m:sSupPr>
            <m:ctrlPr>
              <w:rPr>
                <w:rFonts w:ascii="Cambria Math" w:hAnsi="Cambria Math"/>
              </w:rPr>
            </m:ctrlPr>
          </m:sSupPr>
          <m:e>
            <m:r>
              <w:rPr>
                <w:rFonts w:ascii="Cambria Math" w:hAnsi="Cambria Math"/>
              </w:rPr>
              <m:t>cm</m:t>
            </m:r>
          </m:e>
          <m:sup>
            <m:r>
              <m:rPr>
                <m:sty m:val="p"/>
              </m:rPr>
              <w:rPr>
                <w:rFonts w:ascii="Cambria Math" w:hAnsi="Cambria Math"/>
              </w:rPr>
              <m:t>-1</m:t>
            </m:r>
          </m:sup>
        </m:sSup>
      </m:oMath>
    </w:p>
    <w:p w:rsidR="009476C8" w:rsidRDefault="002F03DE" w:rsidP="00104FA7">
      <w:pPr>
        <w:pStyle w:val="Listepuces"/>
      </w:pPr>
      <m:oMath>
        <m:sSub>
          <m:sSubPr>
            <m:ctrlPr>
              <w:rPr>
                <w:rFonts w:ascii="Cambria Math" w:eastAsia="Times New Roman" w:hAnsi="Cambria Math" w:cstheme="minorHAnsi"/>
                <w:i/>
                <w:iCs/>
              </w:rPr>
            </m:ctrlPr>
          </m:sSubPr>
          <m:e>
            <m:r>
              <w:rPr>
                <w:rFonts w:ascii="Cambria Math" w:hAnsi="Cambria Math"/>
              </w:rPr>
              <m:t>T</m:t>
            </m:r>
          </m:e>
          <m:sub>
            <m:r>
              <w:rPr>
                <w:rFonts w:ascii="Cambria Math" w:hAnsi="Cambria Math"/>
              </w:rPr>
              <m:t>fiss</m:t>
            </m:r>
          </m:sub>
        </m:sSub>
      </m:oMath>
      <w:r w:rsidR="009476C8">
        <w:t xml:space="preserve"> : le taux de fission </w:t>
      </w:r>
      <w:r w:rsidR="009476C8" w:rsidRPr="00F2471D">
        <w:t xml:space="preserve">en </w:t>
      </w:r>
      <w:r w:rsidR="009476C8">
        <w:t>fissions/</w:t>
      </w:r>
      <m:oMath>
        <m:f>
          <m:fPr>
            <m:type m:val="lin"/>
            <m:ctrlPr>
              <w:rPr>
                <w:rFonts w:ascii="Cambria Math" w:hAnsi="Cambria Math"/>
              </w:rPr>
            </m:ctrlPr>
          </m:fPr>
          <m:num>
            <m:sSup>
              <m:sSupPr>
                <m:ctrlPr>
                  <w:rPr>
                    <w:rFonts w:ascii="Cambria Math" w:hAnsi="Cambria Math"/>
                  </w:rPr>
                </m:ctrlPr>
              </m:sSupPr>
              <m:e>
                <m:r>
                  <w:rPr>
                    <w:rFonts w:ascii="Cambria Math" w:hAnsi="Cambria Math"/>
                  </w:rPr>
                  <m:t>cm</m:t>
                </m:r>
              </m:e>
              <m:sup>
                <m:r>
                  <m:rPr>
                    <m:sty m:val="p"/>
                  </m:rPr>
                  <w:rPr>
                    <w:rFonts w:ascii="Cambria Math" w:hAnsi="Cambria Math"/>
                  </w:rPr>
                  <m:t>3</m:t>
                </m:r>
              </m:sup>
            </m:sSup>
          </m:num>
          <m:den>
            <m:r>
              <w:rPr>
                <w:rFonts w:ascii="Cambria Math" w:hAnsi="Cambria Math"/>
              </w:rPr>
              <m:t>s</m:t>
            </m:r>
          </m:den>
        </m:f>
      </m:oMath>
    </w:p>
    <w:p w:rsidR="009476C8" w:rsidRPr="00952320" w:rsidRDefault="002F03DE" w:rsidP="00104FA7">
      <w:pPr>
        <w:pStyle w:val="Listepuces"/>
      </w:pPr>
      <m:oMath>
        <m:sSub>
          <m:sSubPr>
            <m:ctrlPr>
              <w:rPr>
                <w:rFonts w:ascii="Cambria Math" w:hAnsi="Cambria Math"/>
                <w:i/>
              </w:rPr>
            </m:ctrlPr>
          </m:sSubPr>
          <m:e>
            <m:r>
              <w:rPr>
                <w:rFonts w:ascii="Cambria Math" w:hAnsi="Cambria Math"/>
              </w:rPr>
              <m:t>P</m:t>
            </m:r>
          </m:e>
          <m:sub>
            <m:r>
              <w:rPr>
                <w:rFonts w:ascii="Cambria Math" w:hAnsi="Cambria Math"/>
              </w:rPr>
              <m:t>vol</m:t>
            </m:r>
          </m:sub>
        </m:sSub>
      </m:oMath>
      <w:r w:rsidR="009476C8">
        <w:t xml:space="preserve"> : </w:t>
      </w:r>
      <w:r w:rsidR="009476C8" w:rsidRPr="00952320">
        <w:t xml:space="preserve">la puissance thermique </w:t>
      </w:r>
      <w:r w:rsidR="009476C8">
        <w:t>volumique</w:t>
      </w:r>
      <w:r w:rsidR="000D3ACA">
        <w:t xml:space="preserve"> dans la pastille</w:t>
      </w:r>
      <w:r w:rsidR="009476C8">
        <w:t xml:space="preserve">, dans le cas de notre modélisation de </w:t>
      </w:r>
      <w:proofErr w:type="spellStart"/>
      <w:r w:rsidR="009476C8">
        <w:t>SuperPhénix</w:t>
      </w:r>
      <w:proofErr w:type="spellEnd"/>
      <w:r w:rsidR="009476C8">
        <w:t xml:space="preserve">, elle vaut : </w:t>
      </w:r>
      <w:r w:rsidR="000D3ACA">
        <w:t>562</w:t>
      </w:r>
      <w:r w:rsidR="009476C8">
        <w:t xml:space="preserve"> W/cm</w:t>
      </w:r>
      <w:r w:rsidR="009476C8" w:rsidRPr="00104FA7">
        <w:rPr>
          <w:vertAlign w:val="superscript"/>
        </w:rPr>
        <w:t>3</w:t>
      </w:r>
    </w:p>
    <w:p w:rsidR="009476C8" w:rsidRPr="00104FA7" w:rsidRDefault="002F03DE" w:rsidP="00104FA7">
      <w:pPr>
        <w:pStyle w:val="Listepuces"/>
        <w:rPr>
          <w:rFonts w:eastAsia="Times New Roman" w:cstheme="minorHAnsi"/>
        </w:rPr>
      </w:pPr>
      <m:oMath>
        <m:sSub>
          <m:sSubPr>
            <m:ctrlPr>
              <w:rPr>
                <w:rFonts w:ascii="Cambria Math" w:hAnsi="Cambria Math"/>
                <w:i/>
              </w:rPr>
            </m:ctrlPr>
          </m:sSubPr>
          <m:e>
            <m:r>
              <w:rPr>
                <w:rFonts w:ascii="Cambria Math" w:hAnsi="Cambria Math"/>
              </w:rPr>
              <m:t>E</m:t>
            </m:r>
          </m:e>
          <m:sub>
            <m:r>
              <w:rPr>
                <w:rFonts w:ascii="Cambria Math" w:hAnsi="Cambria Math"/>
              </w:rPr>
              <m:t>fiss</m:t>
            </m:r>
          </m:sub>
        </m:sSub>
      </m:oMath>
      <w:r w:rsidR="009476C8">
        <w:t xml:space="preserve"> : </w:t>
      </w:r>
      <w:r w:rsidR="009476C8" w:rsidRPr="00952320">
        <w:t xml:space="preserve">l’énergie libérée par la fission d’un noyau lourd. </w:t>
      </w:r>
      <w:r w:rsidR="009476C8">
        <w:t>Pour simplifier, on la prend égale à</w:t>
      </w:r>
      <w:r w:rsidR="009476C8" w:rsidRPr="00952320">
        <w:t xml:space="preserve"> 200 MeV.</w:t>
      </w:r>
    </w:p>
    <w:p w:rsidR="009476C8" w:rsidRPr="003E162E" w:rsidRDefault="002F03DE" w:rsidP="00104FA7">
      <w:pPr>
        <w:pStyle w:val="Listepuces"/>
      </w:pPr>
      <m:oMath>
        <m:sSub>
          <m:sSubPr>
            <m:ctrlPr>
              <w:rPr>
                <w:rFonts w:ascii="Cambria Math" w:hAnsi="Cambria Math"/>
                <w:i/>
              </w:rPr>
            </m:ctrlPr>
          </m:sSubPr>
          <m:e>
            <m:r>
              <w:rPr>
                <w:rFonts w:ascii="Cambria Math" w:hAnsi="Cambria Math"/>
              </w:rPr>
              <m:t>σ</m:t>
            </m:r>
          </m:e>
          <m:sub>
            <m:r>
              <w:rPr>
                <w:rFonts w:ascii="Cambria Math" w:hAnsi="Cambria Math"/>
              </w:rPr>
              <m:t>f,i</m:t>
            </m:r>
          </m:sub>
        </m:sSub>
      </m:oMath>
      <w:r w:rsidR="009476C8">
        <w:t xml:space="preserve"> : </w:t>
      </w:r>
      <w:r w:rsidR="009476C8" w:rsidRPr="003E162E">
        <w:t xml:space="preserve">la section efficace </w:t>
      </w:r>
      <w:r w:rsidR="009476C8">
        <w:t xml:space="preserve">microscopique </w:t>
      </w:r>
      <w:r w:rsidR="009476C8" w:rsidRPr="003E162E">
        <w:t xml:space="preserve">de fission du noyau </w:t>
      </w:r>
      <w:r w:rsidR="009476C8">
        <w:t>i, en cm</w:t>
      </w:r>
      <w:r w:rsidR="009476C8" w:rsidRPr="00104FA7">
        <w:rPr>
          <w:vertAlign w:val="superscript"/>
        </w:rPr>
        <w:t>2</w:t>
      </w:r>
    </w:p>
    <w:p w:rsidR="009476C8" w:rsidRPr="003E162E" w:rsidRDefault="002F03DE" w:rsidP="00104FA7">
      <w:pPr>
        <w:pStyle w:val="Listepuces"/>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476C8">
        <w:t xml:space="preserve"> : </w:t>
      </w:r>
      <w:r w:rsidR="009476C8" w:rsidRPr="003E162E">
        <w:t xml:space="preserve">la concentration du noyau </w:t>
      </w:r>
      <w:r w:rsidR="009476C8">
        <w:t>i en noyau/cm</w:t>
      </w:r>
      <w:r w:rsidR="009476C8" w:rsidRPr="00104FA7">
        <w:rPr>
          <w:vertAlign w:val="superscript"/>
        </w:rPr>
        <w:t>3</w:t>
      </w:r>
    </w:p>
    <w:p w:rsidR="009476C8" w:rsidRPr="00B20A81" w:rsidRDefault="009476C8" w:rsidP="009476C8">
      <w:pPr>
        <w:pStyle w:val="Corpsdetexte"/>
      </w:pPr>
    </w:p>
    <w:p w:rsidR="00A46421" w:rsidRDefault="00A46421" w:rsidP="009476C8">
      <w:pPr>
        <w:pStyle w:val="Corpsdetexte"/>
      </w:pPr>
      <w:r>
        <w:t xml:space="preserve"> </w:t>
      </w:r>
      <w:r w:rsidR="009476C8">
        <w:t xml:space="preserve">La </w:t>
      </w:r>
      <w:r>
        <w:t xml:space="preserve">cellule de combustible </w:t>
      </w:r>
      <w:proofErr w:type="spellStart"/>
      <w:r>
        <w:t>SuperPhénix</w:t>
      </w:r>
      <w:proofErr w:type="spellEnd"/>
      <w:r>
        <w:t> </w:t>
      </w:r>
      <w:r w:rsidR="009476C8">
        <w:t>est illustrée dans la</w:t>
      </w:r>
      <w:r w:rsidR="007E028D">
        <w:t xml:space="preserve"> Figure 5</w:t>
      </w:r>
      <w:r w:rsidR="00B6718E">
        <w:t>.</w:t>
      </w:r>
    </w:p>
    <w:p w:rsidR="009476C8" w:rsidRDefault="00FF1407" w:rsidP="00104FA7">
      <w:pPr>
        <w:pStyle w:val="Corpsdetexte"/>
        <w:jc w:val="center"/>
      </w:pPr>
      <w:r w:rsidRPr="00FF1407">
        <w:rPr>
          <w:noProof/>
        </w:rPr>
        <w:drawing>
          <wp:inline distT="0" distB="0" distL="0" distR="0" wp14:anchorId="2ABCFB1D" wp14:editId="2EFA4760">
            <wp:extent cx="3700130" cy="2127564"/>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8766" cy="2126780"/>
                    </a:xfrm>
                    <a:prstGeom prst="rect">
                      <a:avLst/>
                    </a:prstGeom>
                    <a:noFill/>
                    <a:ln>
                      <a:noFill/>
                    </a:ln>
                  </pic:spPr>
                </pic:pic>
              </a:graphicData>
            </a:graphic>
          </wp:inline>
        </w:drawing>
      </w:r>
    </w:p>
    <w:p w:rsidR="00A46421" w:rsidRPr="000B4797" w:rsidRDefault="00A46421" w:rsidP="00104FA7">
      <w:pPr>
        <w:pStyle w:val="Lgende"/>
      </w:pPr>
      <w:bookmarkStart w:id="169" w:name="_Ref396760350"/>
      <w:bookmarkStart w:id="170" w:name="_Toc396794118"/>
      <w:bookmarkStart w:id="171" w:name="_Ref396949261"/>
      <w:r w:rsidRPr="000B4797">
        <w:t xml:space="preserve">Figure </w:t>
      </w:r>
      <w:r w:rsidR="00A96A54">
        <w:fldChar w:fldCharType="begin"/>
      </w:r>
      <w:r w:rsidR="00A96A54">
        <w:instrText xml:space="preserve"> SEQ Figure \* ARABIC </w:instrText>
      </w:r>
      <w:r w:rsidR="00A96A54">
        <w:fldChar w:fldCharType="separate"/>
      </w:r>
      <w:r w:rsidR="00137C42">
        <w:rPr>
          <w:noProof/>
        </w:rPr>
        <w:t>5</w:t>
      </w:r>
      <w:r w:rsidR="00A96A54">
        <w:rPr>
          <w:noProof/>
        </w:rPr>
        <w:fldChar w:fldCharType="end"/>
      </w:r>
      <w:bookmarkEnd w:id="169"/>
      <w:r w:rsidRPr="000B4797">
        <w:t xml:space="preserve"> : </w:t>
      </w:r>
      <w:r w:rsidR="009476C8">
        <w:t>Illustration d’une cellule c</w:t>
      </w:r>
      <w:r w:rsidRPr="000B4797">
        <w:t xml:space="preserve">ombustible </w:t>
      </w:r>
      <w:proofErr w:type="spellStart"/>
      <w:r w:rsidRPr="000B4797">
        <w:t>SuperPhénix</w:t>
      </w:r>
      <w:bookmarkEnd w:id="170"/>
      <w:bookmarkEnd w:id="171"/>
      <w:proofErr w:type="spellEnd"/>
    </w:p>
    <w:p w:rsidR="00A46421" w:rsidRDefault="00A46421" w:rsidP="00CF723D">
      <w:pPr>
        <w:pStyle w:val="Corpsdetexte"/>
      </w:pPr>
      <w:r>
        <w:lastRenderedPageBreak/>
        <w:t>La masse du combustible est un mélange de dioxyde d’uranium et de dioxyde de plutonium. Sa masse est de 36</w:t>
      </w:r>
      <w:r w:rsidR="00B6718E">
        <w:t xml:space="preserve"> tonnes </w:t>
      </w:r>
      <w:r>
        <w:t xml:space="preserve"> avec un enrichissement</w:t>
      </w:r>
      <w:r w:rsidR="00E4607B">
        <w:t xml:space="preserve"> massique</w:t>
      </w:r>
      <w:r>
        <w:t xml:space="preserve">, </w:t>
      </w:r>
      <w:proofErr w:type="spellStart"/>
      <w:r w:rsidR="00624533">
        <w:t>E</w:t>
      </w:r>
      <w:r w:rsidRPr="00104FA7">
        <w:rPr>
          <w:vertAlign w:val="subscript"/>
        </w:rPr>
        <w:t>%wt</w:t>
      </w:r>
      <w:proofErr w:type="spellEnd"/>
      <w:r>
        <w:t xml:space="preserve">, en plutonium de 15,78%. </w:t>
      </w:r>
    </w:p>
    <w:p w:rsidR="00A46421" w:rsidRDefault="00A46421" w:rsidP="00CF723D">
      <w:pPr>
        <w:pStyle w:val="Corpsdetexte"/>
      </w:pPr>
      <w:r>
        <w:t xml:space="preserve">On en déduit donc la masse en </w:t>
      </w:r>
      <w:r w:rsidRPr="00593D87">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B6718E">
        <w:t xml:space="preserve"> qui vaut : </w:t>
      </w:r>
    </w:p>
    <w:p w:rsidR="00A46421" w:rsidRDefault="002F03DE" w:rsidP="00615CD3">
      <w:pPr>
        <w:pStyle w:val="Corpsdetexte"/>
        <w:jc w:val="center"/>
      </w:pPr>
      <m:oMath>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wt</m:t>
            </m:r>
          </m:sub>
        </m:sSub>
      </m:oMath>
      <w:r w:rsidR="00615CD3">
        <w:t xml:space="preserve">  </w:t>
      </w:r>
      <w:proofErr w:type="gramStart"/>
      <w:r w:rsidR="00615CD3">
        <w:t>et</w:t>
      </w:r>
      <w:proofErr w:type="gramEnd"/>
      <w:r w:rsidR="00615CD3">
        <w:t xml:space="preserve">  </w:t>
      </w:r>
      <m:oMath>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d>
          <m:dPr>
            <m:ctrlPr>
              <w:rPr>
                <w:rFonts w:ascii="Cambria Math" w:hAnsi="Cambria Math"/>
              </w:rPr>
            </m:ctrlPr>
          </m:dPr>
          <m:e>
            <m:r>
              <m:rPr>
                <m:sty m:val="p"/>
              </m:rPr>
              <w:rPr>
                <w:rFonts w:ascii="Cambria Math" w:hAnsi="Cambria Math"/>
              </w:rPr>
              <m:t>100-%</m:t>
            </m:r>
            <m:r>
              <w:rPr>
                <w:rFonts w:ascii="Cambria Math" w:hAnsi="Cambria Math"/>
              </w:rPr>
              <m:t>wt</m:t>
            </m:r>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oMath>
    </w:p>
    <w:p w:rsidR="00B6718E" w:rsidRDefault="00B6718E" w:rsidP="00B6718E">
      <w:pPr>
        <w:pStyle w:val="Corpsdetexte"/>
      </w:pPr>
      <w:r w:rsidRPr="00F05038">
        <w:t>Cependant</w:t>
      </w:r>
      <w:r>
        <w:t>, le dioxygène n’est pas pris en compte dans les prochains calculs car il n’intervient pas dans les réactions nucléaires. Il est nécessaire de recalculer les masses de plutonium et d’uranium pur à l’aide de cette formule :</w:t>
      </w:r>
    </w:p>
    <w:p w:rsidR="00B6718E" w:rsidRPr="001F1445" w:rsidRDefault="002F03DE"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Pu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r>
                          <m:rPr>
                            <m:sty m:val="p"/>
                          </m:rPr>
                          <w:rPr>
                            <w:rFonts w:ascii="Cambria Math" w:hAnsi="Cambria Math"/>
                          </w:rPr>
                          <m:t>)</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xml:space="preserve"> , où la somme ne porte que sur les isotopes du vecteur Pu</w:t>
      </w:r>
    </w:p>
    <w:p w:rsidR="00B6718E" w:rsidRDefault="002F03DE"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où la somme ne porte que sur les isotopes d’uranium</w:t>
      </w:r>
    </w:p>
    <w:p w:rsidR="00615CD3" w:rsidRDefault="00615CD3" w:rsidP="00615CD3">
      <w:pPr>
        <w:pStyle w:val="Corpsdetexte"/>
        <w:ind w:left="142"/>
        <w:jc w:val="left"/>
      </w:pPr>
      <w:r>
        <w:t>Où l</w:t>
      </w:r>
      <w:r w:rsidRPr="00C23503">
        <w:t xml:space="preserve">a </w:t>
      </w:r>
      <w:r>
        <w:t xml:space="preserve">distribution isotopique des noyaux lourds du combustible est présentée en </w:t>
      </w:r>
      <w:r>
        <w:fldChar w:fldCharType="begin"/>
      </w:r>
      <w:r>
        <w:instrText xml:space="preserve"> REF _Ref396832571 \h  \* MERGEFORMAT </w:instrText>
      </w:r>
      <w:r>
        <w:fldChar w:fldCharType="separate"/>
      </w:r>
      <w:r w:rsidR="00EF220E" w:rsidRPr="00EA1826">
        <w:t xml:space="preserve">Tableau </w:t>
      </w:r>
      <w:r w:rsidR="00EF220E">
        <w:rPr>
          <w:noProof/>
        </w:rPr>
        <w:t>5</w:t>
      </w:r>
      <w:r>
        <w:fldChar w:fldCharType="end"/>
      </w:r>
      <w:r>
        <w:t>.</w:t>
      </w:r>
    </w:p>
    <w:p w:rsidR="00615CD3" w:rsidRDefault="00615CD3" w:rsidP="00615CD3">
      <w:pPr>
        <w:pStyle w:val="Corpsdetexte"/>
      </w:pPr>
      <w:r>
        <w:t>I</w:t>
      </w:r>
      <w:r w:rsidRPr="00C23503">
        <w:t xml:space="preserve">l y avait </w:t>
      </w:r>
      <w:r>
        <w:t xml:space="preserve">donc </w:t>
      </w:r>
      <w:r w:rsidRPr="00C23503">
        <w:t xml:space="preserve">environ 5 tonnes de plutonium﻿﻿ dans le cœur </w:t>
      </w:r>
      <w:r>
        <w:t xml:space="preserve">fissile </w:t>
      </w:r>
      <w:r w:rsidRPr="00C23503">
        <w:t xml:space="preserve">de </w:t>
      </w:r>
      <w:proofErr w:type="spellStart"/>
      <w:r w:rsidRPr="00C23503">
        <w:t>SuperPhénix</w:t>
      </w:r>
      <w:proofErr w:type="spellEnd"/>
      <w:r w:rsidRPr="00C23503">
        <w:t>.</w:t>
      </w:r>
    </w:p>
    <w:p w:rsidR="00615CD3" w:rsidRPr="00C23503" w:rsidRDefault="00615CD3" w:rsidP="00615CD3">
      <w:pPr>
        <w:pStyle w:val="Corpsdetexte"/>
      </w:pPr>
    </w:p>
    <w:tbl>
      <w:tblPr>
        <w:tblStyle w:val="Tramemoyenne1-Accent1"/>
        <w:tblW w:w="0" w:type="auto"/>
        <w:jc w:val="center"/>
        <w:tblLook w:val="04A0" w:firstRow="1" w:lastRow="0" w:firstColumn="1" w:lastColumn="0" w:noHBand="0" w:noVBand="1"/>
      </w:tblPr>
      <w:tblGrid>
        <w:gridCol w:w="2302"/>
        <w:gridCol w:w="2302"/>
        <w:gridCol w:w="2302"/>
      </w:tblGrid>
      <w:tr w:rsidR="00615CD3" w:rsidTr="00CE72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4" w:type="dxa"/>
            <w:gridSpan w:val="2"/>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pPr>
            <w:r w:rsidRPr="000B4797">
              <w:t>Noyaux</w:t>
            </w:r>
          </w:p>
        </w:tc>
        <w:tc>
          <w:tcPr>
            <w:tcW w:w="2302" w:type="dxa"/>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w:r w:rsidRPr="000B4797">
              <w:t>%</w:t>
            </w:r>
            <w:proofErr w:type="spellStart"/>
            <w:r w:rsidRPr="000B4797">
              <w:t>wt</w:t>
            </w:r>
            <w:r>
              <w:t>i</w:t>
            </w:r>
            <w:proofErr w:type="spellEnd"/>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pPr>
            <w:r>
              <w:t>Vecteur Pu</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0,38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Pu239</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69,08</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Pu240</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23,04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4,82</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Pu242</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1,64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Am241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1,04</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rPr>
                <w:b w:val="0"/>
                <w:bCs w:val="0"/>
              </w:rPr>
            </w:pPr>
            <w:r>
              <w:t>Uranium</w:t>
            </w:r>
          </w:p>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99,48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U235</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0,52</w:t>
            </w:r>
          </w:p>
        </w:tc>
      </w:tr>
    </w:tbl>
    <w:p w:rsidR="00615CD3" w:rsidRPr="00EA1826" w:rsidRDefault="00615CD3" w:rsidP="00615CD3">
      <w:pPr>
        <w:pStyle w:val="Lgende"/>
      </w:pPr>
      <w:r w:rsidRPr="00EA1826">
        <w:t xml:space="preserve"> </w:t>
      </w:r>
      <w:bookmarkStart w:id="172" w:name="_Ref396832571"/>
      <w:bookmarkStart w:id="173" w:name="_Toc396794114"/>
      <w:r w:rsidRPr="00EA1826">
        <w:t xml:space="preserve">Tableau </w:t>
      </w:r>
      <w:r w:rsidR="00A96A54">
        <w:fldChar w:fldCharType="begin"/>
      </w:r>
      <w:r w:rsidR="00A96A54">
        <w:instrText xml:space="preserve"> SEQ Tableau \* ARABIC </w:instrText>
      </w:r>
      <w:r w:rsidR="00A96A54">
        <w:fldChar w:fldCharType="separate"/>
      </w:r>
      <w:r w:rsidR="00EF220E">
        <w:rPr>
          <w:noProof/>
        </w:rPr>
        <w:t>5</w:t>
      </w:r>
      <w:r w:rsidR="00A96A54">
        <w:rPr>
          <w:noProof/>
        </w:rPr>
        <w:fldChar w:fldCharType="end"/>
      </w:r>
      <w:bookmarkEnd w:id="172"/>
      <w:r w:rsidRPr="00EA1826">
        <w:t xml:space="preserve"> : Composition </w:t>
      </w:r>
      <w:bookmarkEnd w:id="173"/>
      <w:r>
        <w:t xml:space="preserve">isotopique des noyaux lourds de </w:t>
      </w:r>
      <w:proofErr w:type="spellStart"/>
      <w:r>
        <w:t>SuperPhénix</w:t>
      </w:r>
      <w:proofErr w:type="spellEnd"/>
    </w:p>
    <w:p w:rsidR="00B6718E" w:rsidRDefault="00B6718E" w:rsidP="00B6718E">
      <w:pPr>
        <w:pStyle w:val="Corpsdetexte"/>
      </w:pPr>
      <w:r w:rsidRPr="00C23503">
        <w:t> </w:t>
      </w:r>
    </w:p>
    <w:p w:rsidR="00A46421" w:rsidRDefault="00A46421" w:rsidP="00CF723D">
      <w:pPr>
        <w:pStyle w:val="Corpsdetexte"/>
      </w:pPr>
      <w:r w:rsidRPr="00FC005D">
        <w:t>La densité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w:t>
      </w:r>
      <w:r w:rsidRPr="00FC005D">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respectivement 10,97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et 11,50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La densité en U/Pu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w:t>
      </w:r>
    </w:p>
    <w:p w:rsidR="00A46421" w:rsidRDefault="002F03DE" w:rsidP="00CF723D">
      <w:pPr>
        <w:pStyle w:val="Corpsdetext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oMath>
      </m:oMathPara>
    </w:p>
    <w:p w:rsidR="00A46421" w:rsidRDefault="00B6718E" w:rsidP="00CF723D">
      <w:pPr>
        <w:pStyle w:val="Corpsdetexte"/>
      </w:pPr>
      <w:r>
        <w:t xml:space="preserve">Afin de calculer les concentrations de noyaux lourds dans la </w:t>
      </w:r>
      <w:r w:rsidR="000D3ACA">
        <w:t>pastille</w:t>
      </w:r>
      <w:r>
        <w:t xml:space="preserve">, il faut « diluer » </w:t>
      </w:r>
      <w:r w:rsidR="000D3ACA">
        <w:t>le trou central de cette</w:t>
      </w:r>
      <w:r>
        <w:t xml:space="preserve"> </w:t>
      </w:r>
      <w:r w:rsidR="000D3ACA">
        <w:t>dernière</w:t>
      </w:r>
      <w:r>
        <w:t xml:space="preserve">. </w:t>
      </w:r>
      <w:r w:rsidR="00A46421">
        <w:t>La fraction</w:t>
      </w:r>
      <w:r>
        <w:t xml:space="preserve"> volumique</w:t>
      </w:r>
      <w:r w:rsidR="00A46421">
        <w:t xml:space="preserve"> de combustible </w:t>
      </w:r>
      <w:r>
        <w:t xml:space="preserve">dans la </w:t>
      </w:r>
      <w:r w:rsidR="000D3ACA">
        <w:t>pastille</w:t>
      </w:r>
      <w:r>
        <w:t xml:space="preserve"> est de </w:t>
      </w:r>
      <w:r w:rsidR="000D3ACA">
        <w:t>81</w:t>
      </w:r>
      <w:r>
        <w:t>%</w:t>
      </w:r>
      <w:r w:rsidR="00A46421">
        <w:t>. La densité du combustible</w:t>
      </w:r>
      <w:r w:rsidR="000D3ACA">
        <w:t xml:space="preserve"> effective</w:t>
      </w:r>
      <w:r w:rsidR="00A46421">
        <w:t xml:space="preserve"> est donc :</w:t>
      </w:r>
    </w:p>
    <w:p w:rsidR="00B6718E" w:rsidRDefault="002F03DE" w:rsidP="00CF723D">
      <w:pPr>
        <w:pStyle w:val="Corpsdetexte"/>
      </w:pPr>
      <m:oMathPara>
        <m:oMath>
          <m:sSub>
            <m:sSubPr>
              <m:ctrlPr>
                <w:rPr>
                  <w:rFonts w:ascii="Cambria Math" w:hAnsi="Cambria Math"/>
                </w:rPr>
              </m:ctrlPr>
            </m:sSubPr>
            <m:e>
              <m:r>
                <w:rPr>
                  <w:rFonts w:ascii="Cambria Math" w:hAnsi="Cambria Math"/>
                </w:rPr>
                <m:t>d</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r>
            <w:rPr>
              <w:rFonts w:ascii="Cambria Math" w:hAnsi="Cambria Math"/>
            </w:rPr>
            <m:t>fraction</m:t>
          </m:r>
          <m:r>
            <m:rPr>
              <m:sty m:val="p"/>
            </m:rPr>
            <w:rPr>
              <w:rFonts w:ascii="Cambria Math" w:hAnsi="Cambria Math"/>
            </w:rPr>
            <m:t xml:space="preserve"> </m:t>
          </m:r>
          <m:r>
            <w:rPr>
              <w:rFonts w:ascii="Cambria Math" w:hAnsi="Cambria Math"/>
            </w:rPr>
            <m:t>c</m:t>
          </m:r>
          <m:r>
            <w:rPr>
              <w:rFonts w:ascii="Cambria Math" w:hAnsi="Cambria Math"/>
            </w:rPr>
            <m:t>omb</m:t>
          </m:r>
        </m:oMath>
      </m:oMathPara>
    </w:p>
    <w:p w:rsidR="00A46421" w:rsidRDefault="00A46421" w:rsidP="00CF723D">
      <w:pPr>
        <w:pStyle w:val="Corpsdetexte"/>
      </w:pPr>
      <w:r>
        <w:t>Le volume du combustible peut être calculé à l’aide de cette formule :</w:t>
      </w:r>
    </w:p>
    <w:p w:rsidR="00A46421" w:rsidRPr="009C1D73" w:rsidRDefault="002F03DE" w:rsidP="00CF723D">
      <w:pPr>
        <w:pStyle w:val="Corpsdetexte"/>
      </w:pPr>
      <m:oMathPara>
        <m:oMath>
          <m:sSub>
            <m:sSubPr>
              <m:ctrlPr>
                <w:rPr>
                  <w:rFonts w:ascii="Cambria Math" w:hAnsi="Cambria Math"/>
                </w:rPr>
              </m:ctrlPr>
            </m:sSubPr>
            <m:e>
              <m:r>
                <w:rPr>
                  <w:rFonts w:ascii="Cambria Math" w:hAnsi="Cambria Math"/>
                </w:rPr>
                <m:t>V</m:t>
              </m:r>
            </m:e>
            <m:sub>
              <m:r>
                <w:rPr>
                  <w:rFonts w:ascii="Cambria Math" w:hAnsi="Cambria Math"/>
                </w:rPr>
                <m:t>comb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comb</m:t>
                  </m:r>
                </m:sub>
              </m:sSub>
            </m:num>
            <m:den>
              <m:sSub>
                <m:sSubPr>
                  <m:ctrlPr>
                    <w:rPr>
                      <w:rFonts w:ascii="Cambria Math" w:hAnsi="Cambria Math"/>
                    </w:rPr>
                  </m:ctrlPr>
                </m:sSubPr>
                <m:e>
                  <m:r>
                    <w:rPr>
                      <w:rFonts w:ascii="Cambria Math" w:hAnsi="Cambria Math"/>
                    </w:rPr>
                    <m:t>d</m:t>
                  </m:r>
                </m:e>
                <m:sub>
                  <m:r>
                    <w:rPr>
                      <w:rFonts w:ascii="Cambria Math" w:hAnsi="Cambria Math"/>
                    </w:rPr>
                    <m:t>comb</m:t>
                  </m:r>
                </m:sub>
              </m:sSub>
            </m:den>
          </m:f>
        </m:oMath>
      </m:oMathPara>
    </w:p>
    <w:p w:rsidR="00A46421" w:rsidRDefault="00A46421" w:rsidP="00CF723D">
      <w:pPr>
        <w:pStyle w:val="Corpsdetexte"/>
      </w:pPr>
      <w:r>
        <w:t>Le volume permet ensuite de calculer la concentration en atomes par centimètre</w:t>
      </w:r>
      <w:r w:rsidR="00615CD3">
        <w:t xml:space="preserve"> cube à l’aide de la relation :</w:t>
      </w:r>
    </w:p>
    <w:p w:rsidR="00A46421" w:rsidRPr="00615CD3" w:rsidRDefault="002F03DE" w:rsidP="00CF723D">
      <w:pPr>
        <w:pStyle w:val="Corpsdetexte"/>
      </w:pPr>
      <m:oMathPara>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type m:val="skw"/>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e>
              </m:d>
              <m:r>
                <w:rPr>
                  <w:rFonts w:ascii="Cambria Math" w:hAnsi="Cambria Math"/>
                </w:rPr>
                <m:t>Na</m:t>
              </m:r>
            </m:num>
            <m:den>
              <m:sSub>
                <m:sSubPr>
                  <m:ctrlPr>
                    <w:rPr>
                      <w:rFonts w:ascii="Cambria Math" w:hAnsi="Cambria Math"/>
                    </w:rPr>
                  </m:ctrlPr>
                </m:sSubPr>
                <m:e>
                  <m:r>
                    <w:rPr>
                      <w:rFonts w:ascii="Cambria Math" w:hAnsi="Cambria Math"/>
                    </w:rPr>
                    <m:t>V</m:t>
                  </m:r>
                </m:e>
                <m:sub>
                  <m:r>
                    <w:rPr>
                      <w:rFonts w:ascii="Cambria Math" w:hAnsi="Cambria Math"/>
                    </w:rPr>
                    <m:t>comb</m:t>
                  </m:r>
                </m:sub>
              </m:sSub>
            </m:den>
          </m:f>
        </m:oMath>
      </m:oMathPara>
    </w:p>
    <w:p w:rsidR="00615CD3" w:rsidRPr="00A15741" w:rsidRDefault="00615CD3" w:rsidP="00CF723D">
      <w:pPr>
        <w:pStyle w:val="Corpsdetexte"/>
      </w:pPr>
      <w:r>
        <w:t>Avec :</w:t>
      </w:r>
    </w:p>
    <w:p w:rsidR="00A46421" w:rsidRPr="00A15741" w:rsidRDefault="002F03DE"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67C4">
        <w:t xml:space="preserve"> </w:t>
      </w:r>
      <w:r w:rsidR="00615CD3">
        <w:t xml:space="preserve">: </w:t>
      </w:r>
      <w:r w:rsidR="00A46421" w:rsidRPr="00A15741">
        <w:t xml:space="preserve">la masse </w:t>
      </w:r>
      <w:r w:rsidR="00615CD3">
        <w:t>totale de</w:t>
      </w:r>
      <w:r w:rsidR="00A46421" w:rsidRPr="00A15741">
        <w:t xml:space="preserve"> noyau</w:t>
      </w:r>
      <w:r w:rsidR="00615CD3">
        <w:t xml:space="preserve"> i</w:t>
      </w:r>
      <w:r w:rsidR="00A46421" w:rsidRPr="00A15741">
        <w:t xml:space="preserve"> </w:t>
      </w:r>
    </w:p>
    <w:p w:rsidR="00A46421" w:rsidRPr="00A15741" w:rsidRDefault="002F03DE"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5CD3">
        <w:t> : l</w:t>
      </w:r>
      <w:r w:rsidR="00A46421" w:rsidRPr="00A15741">
        <w:t xml:space="preserve">a masse molaire du noyau </w:t>
      </w:r>
      <w:r w:rsidR="00615CD3">
        <w:t>i</w:t>
      </w:r>
    </w:p>
    <w:p w:rsidR="00A46421" w:rsidRPr="00A15741" w:rsidRDefault="00A46421" w:rsidP="00CF723D">
      <w:pPr>
        <w:pStyle w:val="Corpsdetexte"/>
        <w:numPr>
          <w:ilvl w:val="0"/>
          <w:numId w:val="21"/>
        </w:numPr>
      </w:pPr>
      <w:r w:rsidRPr="00A15741">
        <w:t>Na</w:t>
      </w:r>
      <w:r w:rsidR="00615CD3">
        <w:t xml:space="preserve"> : </w:t>
      </w:r>
      <w:r w:rsidRPr="00A15741">
        <w:t>le nombre d’Avogadro</w:t>
      </w:r>
    </w:p>
    <w:p w:rsidR="00A46421" w:rsidRDefault="002F03DE" w:rsidP="00CF723D">
      <w:pPr>
        <w:pStyle w:val="Corpsdetexte"/>
        <w:numPr>
          <w:ilvl w:val="0"/>
          <w:numId w:val="21"/>
        </w:num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comb</m:t>
            </m:r>
          </m:sub>
        </m:sSub>
      </m:oMath>
      <w:r w:rsidR="00615CD3">
        <w:t xml:space="preserve"> : </w:t>
      </w:r>
      <w:r w:rsidR="00A46421" w:rsidRPr="00A15741">
        <w:t>le volume</w:t>
      </w:r>
      <w:r w:rsidR="00A46421">
        <w:t xml:space="preserve"> du combustible</w:t>
      </w:r>
    </w:p>
    <w:p w:rsidR="00822D41" w:rsidRDefault="00E2581B" w:rsidP="00822D41">
      <w:pPr>
        <w:pStyle w:val="Titre3"/>
      </w:pPr>
      <w:r>
        <w:t>Sections efficaces</w:t>
      </w:r>
    </w:p>
    <w:p w:rsidR="00740421" w:rsidRPr="00740421" w:rsidRDefault="00740421" w:rsidP="00412059">
      <w:pPr>
        <w:pStyle w:val="Corpsdetexte"/>
      </w:pPr>
      <w:r w:rsidRPr="00740421">
        <w:t>Les sections efficaces</w:t>
      </w:r>
      <w:r w:rsidR="00413942">
        <w:t xml:space="preserve"> de fission, de capture, d’absorption ainsi que les sections efficaces de </w:t>
      </w:r>
      <w:r w:rsidR="00D26286">
        <w:t>production (« </w:t>
      </w:r>
      <w:r w:rsidR="00D26286" w:rsidRPr="007B01AD">
        <w:rPr>
          <w:bCs/>
        </w:rPr>
        <w:t>nu</w:t>
      </w:r>
      <m:oMath>
        <m:r>
          <w:rPr>
            <w:rFonts w:ascii="Cambria Math" w:hAnsi="Cambria Math"/>
          </w:rPr>
          <m:t>×</m:t>
        </m:r>
      </m:oMath>
      <w:r w:rsidR="00D26286" w:rsidRPr="007B01AD">
        <w:rPr>
          <w:bCs/>
        </w:rPr>
        <w:t>fission</w:t>
      </w:r>
      <w:r w:rsidR="00D26286">
        <w:rPr>
          <w:bCs/>
        </w:rPr>
        <w:t> », où nu est la multiplicité)</w:t>
      </w:r>
      <w:r w:rsidRPr="00740421">
        <w:t xml:space="preserve"> </w:t>
      </w:r>
      <w:r w:rsidR="00D26286">
        <w:t>sont calculées</w:t>
      </w:r>
      <w:r w:rsidRPr="00740421">
        <w:t xml:space="preserve"> par le code DRAGON</w:t>
      </w:r>
      <w:r w:rsidR="00D26286">
        <w:t xml:space="preserve">-VERSION4, en simulant la cellule </w:t>
      </w:r>
      <w:proofErr w:type="spellStart"/>
      <w:r w:rsidR="00D26286">
        <w:t>SuperPhénix</w:t>
      </w:r>
      <w:proofErr w:type="spellEnd"/>
      <w:r w:rsidR="00D26286">
        <w:t xml:space="preserve"> avec la bibliothèque de données nucléaire JEFF3.1.2 au format « </w:t>
      </w:r>
      <w:proofErr w:type="spellStart"/>
      <w:r w:rsidR="00D26286">
        <w:t>Draglib</w:t>
      </w:r>
      <w:proofErr w:type="spellEnd"/>
      <w:r w:rsidR="00D26286">
        <w:t> » avec le maillage énergétique SHEM à 315 groupes</w:t>
      </w:r>
      <w:r w:rsidR="00D26286">
        <w:rPr>
          <w:rStyle w:val="Appelnotedebasdep"/>
        </w:rPr>
        <w:footnoteReference w:id="15"/>
      </w:r>
      <w:r w:rsidR="00413942">
        <w:t xml:space="preserve">. Les </w:t>
      </w:r>
      <w:r w:rsidR="00D26286">
        <w:t>valeurs</w:t>
      </w:r>
      <w:r w:rsidR="00413942">
        <w:t xml:space="preserve"> des sections efficaces </w:t>
      </w:r>
      <w:r w:rsidR="00D26286">
        <w:t xml:space="preserve">condensées à 1 groupe d’énergie </w:t>
      </w:r>
      <w:r w:rsidR="00DD2AFE">
        <w:t>sont</w:t>
      </w:r>
      <w:r w:rsidR="00413942">
        <w:t xml:space="preserve"> </w:t>
      </w:r>
      <w:r w:rsidR="00DD2AFE">
        <w:t>présenté</w:t>
      </w:r>
      <w:r w:rsidR="00BC5D34">
        <w:t>e</w:t>
      </w:r>
      <w:r w:rsidR="00DD2AFE">
        <w:t>s</w:t>
      </w:r>
      <w:r w:rsidR="00413942">
        <w:t xml:space="preserve"> dans le</w:t>
      </w:r>
      <w:r w:rsidR="004549BC">
        <w:t xml:space="preserve"> </w:t>
      </w:r>
      <w:r w:rsidR="004549BC">
        <w:fldChar w:fldCharType="begin"/>
      </w:r>
      <w:r w:rsidR="004549BC">
        <w:instrText xml:space="preserve"> REF _Ref396946192 \h </w:instrText>
      </w:r>
      <w:r w:rsidR="004549BC">
        <w:fldChar w:fldCharType="separate"/>
      </w:r>
      <w:r w:rsidR="004549BC">
        <w:t xml:space="preserve">Tableau </w:t>
      </w:r>
      <w:r w:rsidR="004549BC">
        <w:rPr>
          <w:noProof/>
        </w:rPr>
        <w:t>6</w:t>
      </w:r>
      <w:r w:rsidR="004549BC">
        <w:fldChar w:fldCharType="end"/>
      </w:r>
      <w:r w:rsidR="00413942">
        <w:t>.</w:t>
      </w:r>
    </w:p>
    <w:p w:rsidR="00740421" w:rsidRPr="007B01AD" w:rsidRDefault="00740421" w:rsidP="00412059">
      <w:pPr>
        <w:pStyle w:val="Corpsdetexte"/>
      </w:pPr>
    </w:p>
    <w:tbl>
      <w:tblPr>
        <w:tblStyle w:val="Grillemoyenne3-Accent1"/>
        <w:tblW w:w="0" w:type="auto"/>
        <w:tblLook w:val="04A0" w:firstRow="1" w:lastRow="0" w:firstColumn="1" w:lastColumn="0" w:noHBand="0" w:noVBand="1"/>
      </w:tblPr>
      <w:tblGrid>
        <w:gridCol w:w="1842"/>
        <w:gridCol w:w="1842"/>
        <w:gridCol w:w="1842"/>
        <w:gridCol w:w="1843"/>
        <w:gridCol w:w="1843"/>
      </w:tblGrid>
      <w:tr w:rsidR="00413942" w:rsidTr="007B0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auto"/>
              <w:left w:val="single" w:sz="4" w:space="0" w:color="auto"/>
            </w:tcBorders>
          </w:tcPr>
          <w:p w:rsidR="00413942" w:rsidRPr="00413942" w:rsidRDefault="007B01AD" w:rsidP="00412059">
            <w:pPr>
              <w:pStyle w:val="Corpsdetexte"/>
              <w:rPr>
                <w:sz w:val="20"/>
                <w:szCs w:val="20"/>
              </w:rPr>
            </w:pPr>
            <w:r w:rsidRPr="00413942">
              <w:rPr>
                <w:bCs w:val="0"/>
              </w:rPr>
              <w:t>Section efficace</w:t>
            </w:r>
            <w:r>
              <w:rPr>
                <w:bCs w:val="0"/>
              </w:rPr>
              <w:t xml:space="preserve"> (barn)</w:t>
            </w:r>
          </w:p>
        </w:tc>
        <w:tc>
          <w:tcPr>
            <w:tcW w:w="1842"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t>Fission</w:t>
            </w:r>
          </w:p>
        </w:tc>
        <w:tc>
          <w:tcPr>
            <w:tcW w:w="1842" w:type="dxa"/>
            <w:tcBorders>
              <w:top w:val="single" w:sz="4" w:space="0" w:color="auto"/>
            </w:tcBorders>
            <w:vAlign w:val="center"/>
          </w:tcPr>
          <w:p w:rsidR="00413942" w:rsidRPr="007B01AD" w:rsidRDefault="007B01AD" w:rsidP="007B01AD">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Capture</w:t>
            </w:r>
          </w:p>
        </w:tc>
        <w:tc>
          <w:tcPr>
            <w:tcW w:w="1843"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rPr>
                <w:bCs w:val="0"/>
              </w:rPr>
              <w:t>Absorption</w:t>
            </w:r>
          </w:p>
        </w:tc>
        <w:tc>
          <w:tcPr>
            <w:tcW w:w="1843" w:type="dxa"/>
            <w:tcBorders>
              <w:top w:val="single" w:sz="4" w:space="0" w:color="auto"/>
              <w:right w:val="single" w:sz="4" w:space="0" w:color="auto"/>
            </w:tcBorders>
            <w:vAlign w:val="center"/>
          </w:tcPr>
          <w:p w:rsidR="00413942" w:rsidRPr="007B01AD" w:rsidRDefault="00413942" w:rsidP="00CB7D16">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nu</w:t>
            </w:r>
            <m:oMath>
              <m:r>
                <m:rPr>
                  <m:sty m:val="bi"/>
                </m:rPr>
                <w:rPr>
                  <w:rFonts w:ascii="Cambria Math" w:hAnsi="Cambria Math" w:cstheme="minorHAnsi"/>
                  <w:sz w:val="24"/>
                  <w:szCs w:val="24"/>
                </w:rPr>
                <m:t>×</m:t>
              </m:r>
            </m:oMath>
            <w:r w:rsidRPr="007B01AD">
              <w:rPr>
                <w:rFonts w:asciiTheme="minorHAnsi" w:hAnsiTheme="minorHAnsi" w:cstheme="minorHAnsi"/>
                <w:bCs w:val="0"/>
                <w:sz w:val="24"/>
                <w:szCs w:val="24"/>
              </w:rPr>
              <w:t>fission</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1,25750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0,49969</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1,75719</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3,77010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Pu239</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1,75820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0,46005</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2,21825</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5,18940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0,41239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0,45653</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0,86892</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1,26420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2,43800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0,44950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2,88750</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7,26670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Pu242</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0,29929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0,44868</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0,74797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0,93702</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Am241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0,30307</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1,69060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1,99367</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1,06020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1,83740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0,51767</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2,35507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4,52570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bottom w:val="single" w:sz="4" w:space="0" w:color="auto"/>
            </w:tcBorders>
          </w:tcPr>
          <w:p w:rsidR="00413942" w:rsidRPr="00413942" w:rsidRDefault="00413942" w:rsidP="00412059">
            <w:pPr>
              <w:pStyle w:val="Corpsdetexte"/>
              <w:rPr>
                <w:sz w:val="20"/>
                <w:szCs w:val="20"/>
              </w:rPr>
            </w:pPr>
            <w:r w:rsidRPr="00413942">
              <w:rPr>
                <w:sz w:val="20"/>
                <w:szCs w:val="20"/>
              </w:rPr>
              <w:t>U235</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0,04958</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0,26424</w:t>
            </w:r>
          </w:p>
        </w:tc>
        <w:tc>
          <w:tcPr>
            <w:tcW w:w="1843"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0,31382</w:t>
            </w:r>
          </w:p>
        </w:tc>
        <w:tc>
          <w:tcPr>
            <w:tcW w:w="1843" w:type="dxa"/>
            <w:tcBorders>
              <w:bottom w:val="single" w:sz="4" w:space="0" w:color="auto"/>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0,13804</w:t>
            </w:r>
          </w:p>
        </w:tc>
      </w:tr>
    </w:tbl>
    <w:p w:rsidR="00740421" w:rsidRPr="00740421" w:rsidRDefault="00413942" w:rsidP="00413942">
      <w:pPr>
        <w:pStyle w:val="Lgende"/>
      </w:pPr>
      <w:bookmarkStart w:id="174" w:name="_Ref396946192"/>
      <w:bookmarkStart w:id="175" w:name="_Ref396948466"/>
      <w:r>
        <w:t xml:space="preserve">Tableau </w:t>
      </w:r>
      <w:r w:rsidR="00A96A54">
        <w:fldChar w:fldCharType="begin"/>
      </w:r>
      <w:r w:rsidR="00A96A54">
        <w:instrText xml:space="preserve"> SEQ Tableau \* ARABIC </w:instrText>
      </w:r>
      <w:r w:rsidR="00A96A54">
        <w:fldChar w:fldCharType="separate"/>
      </w:r>
      <w:r w:rsidR="00EF220E">
        <w:rPr>
          <w:noProof/>
        </w:rPr>
        <w:t>6</w:t>
      </w:r>
      <w:r w:rsidR="00A96A54">
        <w:rPr>
          <w:noProof/>
        </w:rPr>
        <w:fldChar w:fldCharType="end"/>
      </w:r>
      <w:bookmarkEnd w:id="174"/>
      <w:r>
        <w:t xml:space="preserve"> : Sections efficaces </w:t>
      </w:r>
      <w:r w:rsidR="00CB7D16">
        <w:t xml:space="preserve">calculées par </w:t>
      </w:r>
      <w:r>
        <w:t>DRAGON</w:t>
      </w:r>
      <w:bookmarkEnd w:id="175"/>
    </w:p>
    <w:p w:rsidR="00D91E2D" w:rsidRPr="005A0A7C" w:rsidRDefault="00D91E2D" w:rsidP="00B86C3A">
      <w:pPr>
        <w:pStyle w:val="Titre3"/>
      </w:pPr>
      <w:bookmarkStart w:id="176" w:name="_Toc396934342"/>
      <w:r w:rsidRPr="005A0A7C">
        <w:t>Résultats des différents modèles</w:t>
      </w:r>
      <w:bookmarkEnd w:id="176"/>
    </w:p>
    <w:p w:rsidR="00D26286" w:rsidRPr="005A0A7C" w:rsidRDefault="001F683A" w:rsidP="00D26286">
      <w:pPr>
        <w:pStyle w:val="Corpsdetexte"/>
      </w:pPr>
      <w:r w:rsidRPr="005A0A7C">
        <w:t>Les différents modèles ont ét</w:t>
      </w:r>
      <w:r w:rsidR="00D26286" w:rsidRPr="005A0A7C">
        <w:t xml:space="preserve">é </w:t>
      </w:r>
      <w:r w:rsidR="005A0A7C" w:rsidRPr="005A0A7C">
        <w:t>comparés</w:t>
      </w:r>
      <w:r w:rsidR="00D26286" w:rsidRPr="005A0A7C">
        <w:t xml:space="preserve"> au code étalon VESTA2 couplant :</w:t>
      </w:r>
    </w:p>
    <w:p w:rsidR="00D26286" w:rsidRPr="005A0A7C" w:rsidRDefault="00D26286" w:rsidP="00D26286">
      <w:pPr>
        <w:pStyle w:val="Listepuces"/>
      </w:pPr>
      <w:r w:rsidRPr="005A0A7C">
        <w:t>le code MCNP4 qu</w:t>
      </w:r>
      <w:r w:rsidR="001F683A" w:rsidRPr="005A0A7C">
        <w:t>i résout l’équation du transport</w:t>
      </w:r>
    </w:p>
    <w:p w:rsidR="00D26286" w:rsidRPr="005A0A7C" w:rsidRDefault="00D26286" w:rsidP="00D26286">
      <w:pPr>
        <w:pStyle w:val="Listepuces"/>
      </w:pPr>
      <w:r w:rsidRPr="005A0A7C">
        <w:t>le module Phénix qui résout le</w:t>
      </w:r>
      <w:r w:rsidR="001F683A" w:rsidRPr="005A0A7C">
        <w:t>s équations de B</w:t>
      </w:r>
      <w:r w:rsidRPr="005A0A7C">
        <w:t>at</w:t>
      </w:r>
      <w:r w:rsidR="001F683A" w:rsidRPr="005A0A7C">
        <w:t>eman</w:t>
      </w:r>
    </w:p>
    <w:p w:rsidR="00D26286" w:rsidRPr="005A0A7C" w:rsidRDefault="001F683A" w:rsidP="00D26286">
      <w:pPr>
        <w:pStyle w:val="Corpsdetexte"/>
      </w:pPr>
      <w:r w:rsidRPr="005A0A7C">
        <w:t>VESTA utilise</w:t>
      </w:r>
      <w:r w:rsidR="00D26286" w:rsidRPr="005A0A7C">
        <w:t xml:space="preserve"> la bibliothèque de données nucléaires </w:t>
      </w:r>
      <w:r w:rsidRPr="005A0A7C">
        <w:t>JEFF3.3 dans un format qui diffè</w:t>
      </w:r>
      <w:r w:rsidR="00D26286" w:rsidRPr="005A0A7C">
        <w:t>rent fortement du format de la bibliothèque DRAGON.</w:t>
      </w:r>
      <w:r w:rsidR="00B503FE" w:rsidRPr="005A0A7C">
        <w:t xml:space="preserve"> Les méthodes numériques entre MCNP et DRAGON diffèrent aussi notablement</w:t>
      </w:r>
      <w:r w:rsidRPr="005A0A7C">
        <w:t xml:space="preserve"> de par le fait que VESTA utilise la méthode Monte Carlo qui est une méthode probabiliste et DRAGON </w:t>
      </w:r>
      <w:r w:rsidR="005A0A7C" w:rsidRPr="005A0A7C">
        <w:t>utilise la méthode déterministe</w:t>
      </w:r>
      <w:r w:rsidR="00B503FE" w:rsidRPr="005A0A7C">
        <w:t>.</w:t>
      </w:r>
    </w:p>
    <w:p w:rsidR="00D26286" w:rsidRPr="005A0A7C" w:rsidRDefault="005A0A7C" w:rsidP="001E7737">
      <w:pPr>
        <w:pStyle w:val="Corpsdetexte"/>
      </w:pPr>
      <w:r w:rsidRPr="005A0A7C">
        <w:t>Les résultats sont disponibles dans les</w:t>
      </w:r>
      <w:r w:rsidR="008445B2">
        <w:t> </w:t>
      </w:r>
      <w:r w:rsidRPr="005A0A7C">
        <w:t xml:space="preserve"> </w:t>
      </w:r>
      <w:r w:rsidR="008445B2">
        <w:t>« </w:t>
      </w:r>
      <w:r w:rsidRPr="005A0A7C">
        <w:t>annexes</w:t>
      </w:r>
      <w:r w:rsidR="008445B2">
        <w:t xml:space="preserve"> – épuisement avec flux »</w:t>
      </w:r>
      <w:r w:rsidRPr="005A0A7C">
        <w:t>.</w:t>
      </w:r>
    </w:p>
    <w:p w:rsidR="007D535F" w:rsidRPr="004E3BD2" w:rsidRDefault="00A46421" w:rsidP="00EC3102">
      <w:pPr>
        <w:pStyle w:val="Titre3"/>
      </w:pPr>
      <w:bookmarkStart w:id="177" w:name="_Toc396934343"/>
      <w:r>
        <w:rPr>
          <w:rStyle w:val="Titre3Car"/>
        </w:rPr>
        <w:t>PERFORMANCES DES MODELES</w:t>
      </w:r>
      <w:bookmarkEnd w:id="177"/>
    </w:p>
    <w:p w:rsidR="007D535F" w:rsidRDefault="00B86C3A" w:rsidP="00B86C3A">
      <w:pPr>
        <w:pStyle w:val="Corpsdetexte"/>
      </w:pPr>
      <w:r>
        <w:t>Les différents modèles diffèrent par leur performances, que l’on peut mesurer par :</w:t>
      </w:r>
    </w:p>
    <w:p w:rsidR="00B86C3A" w:rsidRDefault="00B86C3A" w:rsidP="00B86C3A">
      <w:pPr>
        <w:pStyle w:val="Listepuces"/>
      </w:pPr>
      <w:r>
        <w:t>La quantité de calculs nécessaires à la résolution des équations de Bateman ;</w:t>
      </w:r>
    </w:p>
    <w:p w:rsidR="00B86C3A" w:rsidRDefault="00B86C3A" w:rsidP="00B86C3A">
      <w:pPr>
        <w:pStyle w:val="Listepuces"/>
      </w:pPr>
      <w:r>
        <w:t>La robustesse des méthodes employées ;</w:t>
      </w:r>
    </w:p>
    <w:p w:rsidR="00B86C3A" w:rsidRDefault="00B86C3A" w:rsidP="00B86C3A">
      <w:pPr>
        <w:pStyle w:val="Listepuces"/>
      </w:pPr>
      <w:r>
        <w:t>La simplicité de mise en œuvre dans un environnement de développement C++ ;</w:t>
      </w:r>
    </w:p>
    <w:p w:rsidR="00413942" w:rsidRDefault="00745F1D" w:rsidP="00745F1D">
      <w:pPr>
        <w:pStyle w:val="Listepuces"/>
      </w:pPr>
      <w:r>
        <w:lastRenderedPageBreak/>
        <w:t>La précision obtenue</w:t>
      </w:r>
    </w:p>
    <w:p w:rsidR="00413942" w:rsidRDefault="00413942" w:rsidP="00DC776D">
      <w:pPr>
        <w:pStyle w:val="Listepuces"/>
        <w:numPr>
          <w:ilvl w:val="0"/>
          <w:numId w:val="0"/>
        </w:numPr>
        <w:ind w:left="720" w:hanging="360"/>
      </w:pPr>
    </w:p>
    <w:p w:rsidR="00CE7281" w:rsidRDefault="00DC776D" w:rsidP="00CE7281">
      <w:pPr>
        <w:pStyle w:val="Listepuces"/>
        <w:numPr>
          <w:ilvl w:val="0"/>
          <w:numId w:val="0"/>
        </w:numPr>
        <w:ind w:left="360"/>
      </w:pPr>
      <w:r>
        <w:t>Un résumé des performances des différents modèles est présenté par le</w:t>
      </w:r>
      <w:r w:rsidR="004549BC">
        <w:t xml:space="preserve"> </w:t>
      </w:r>
      <w:r w:rsidR="004549BC">
        <w:fldChar w:fldCharType="begin"/>
      </w:r>
      <w:r w:rsidR="004549BC">
        <w:instrText xml:space="preserve"> REF _Ref396946219 \h </w:instrText>
      </w:r>
      <w:r w:rsidR="004549BC">
        <w:fldChar w:fldCharType="separate"/>
      </w:r>
      <w:r w:rsidR="004549BC">
        <w:t xml:space="preserve">Tableau </w:t>
      </w:r>
      <w:r w:rsidR="004549BC">
        <w:rPr>
          <w:noProof/>
        </w:rPr>
        <w:t>7</w:t>
      </w:r>
      <w:r w:rsidR="004549BC">
        <w:fldChar w:fldCharType="end"/>
      </w:r>
      <w:r w:rsidR="007E028D">
        <w:t>.</w:t>
      </w:r>
    </w:p>
    <w:p w:rsidR="00CE7281" w:rsidRDefault="00CE7281" w:rsidP="00CE7281">
      <w:pPr>
        <w:pStyle w:val="Listepuces"/>
        <w:numPr>
          <w:ilvl w:val="0"/>
          <w:numId w:val="0"/>
        </w:numPr>
        <w:ind w:left="360"/>
      </w:pPr>
    </w:p>
    <w:tbl>
      <w:tblPr>
        <w:tblStyle w:val="Grilledutableau"/>
        <w:tblW w:w="9322" w:type="dxa"/>
        <w:tblLook w:val="04A0" w:firstRow="1" w:lastRow="0" w:firstColumn="1" w:lastColumn="0" w:noHBand="0" w:noVBand="1"/>
      </w:tblPr>
      <w:tblGrid>
        <w:gridCol w:w="2093"/>
        <w:gridCol w:w="2409"/>
        <w:gridCol w:w="1559"/>
        <w:gridCol w:w="1560"/>
        <w:gridCol w:w="1701"/>
      </w:tblGrid>
      <w:tr w:rsidR="00A35354" w:rsidTr="00A35354">
        <w:tc>
          <w:tcPr>
            <w:tcW w:w="2093" w:type="dxa"/>
            <w:shd w:val="clear" w:color="auto" w:fill="A6A6A6" w:themeFill="background1" w:themeFillShade="A6"/>
          </w:tcPr>
          <w:p w:rsidR="00A35354" w:rsidRPr="00A35354" w:rsidRDefault="00A35354" w:rsidP="00B86C3A">
            <w:pPr>
              <w:pStyle w:val="Corpsdetexte"/>
              <w:rPr>
                <w:b/>
              </w:rPr>
            </w:pPr>
          </w:p>
        </w:tc>
        <w:tc>
          <w:tcPr>
            <w:tcW w:w="2409" w:type="dxa"/>
            <w:shd w:val="clear" w:color="auto" w:fill="A6A6A6" w:themeFill="background1" w:themeFillShade="A6"/>
          </w:tcPr>
          <w:p w:rsidR="00A35354" w:rsidRPr="00A35354" w:rsidRDefault="00A35354" w:rsidP="00B86C3A">
            <w:pPr>
              <w:pStyle w:val="Corpsdetexte"/>
              <w:rPr>
                <w:b/>
              </w:rPr>
            </w:pPr>
            <w:r w:rsidRPr="00A35354">
              <w:rPr>
                <w:b/>
              </w:rPr>
              <w:t>Appréciation</w:t>
            </w:r>
          </w:p>
        </w:tc>
        <w:tc>
          <w:tcPr>
            <w:tcW w:w="1559" w:type="dxa"/>
            <w:shd w:val="clear" w:color="auto" w:fill="A6A6A6" w:themeFill="background1" w:themeFillShade="A6"/>
          </w:tcPr>
          <w:p w:rsidR="00A35354" w:rsidRPr="00A35354" w:rsidRDefault="00A35354" w:rsidP="00CE7281">
            <w:pPr>
              <w:pStyle w:val="Corpsdetexte"/>
              <w:rPr>
                <w:b/>
              </w:rPr>
            </w:pPr>
            <w:r w:rsidRPr="00A35354">
              <w:rPr>
                <w:b/>
              </w:rPr>
              <w:t>Explicite-RK1</w:t>
            </w:r>
          </w:p>
        </w:tc>
        <w:tc>
          <w:tcPr>
            <w:tcW w:w="1560" w:type="dxa"/>
            <w:shd w:val="clear" w:color="auto" w:fill="A6A6A6" w:themeFill="background1" w:themeFillShade="A6"/>
          </w:tcPr>
          <w:p w:rsidR="00A35354" w:rsidRPr="00A35354" w:rsidRDefault="00A35354" w:rsidP="00CE7281">
            <w:pPr>
              <w:pStyle w:val="Corpsdetexte"/>
              <w:rPr>
                <w:b/>
              </w:rPr>
            </w:pPr>
            <w:r w:rsidRPr="00A35354">
              <w:rPr>
                <w:b/>
              </w:rPr>
              <w:t>Explicite-05</w:t>
            </w:r>
          </w:p>
        </w:tc>
        <w:tc>
          <w:tcPr>
            <w:tcW w:w="1701" w:type="dxa"/>
            <w:shd w:val="clear" w:color="auto" w:fill="A6A6A6" w:themeFill="background1" w:themeFillShade="A6"/>
          </w:tcPr>
          <w:p w:rsidR="00A35354" w:rsidRPr="00A35354" w:rsidRDefault="00A35354" w:rsidP="00B86C3A">
            <w:pPr>
              <w:pStyle w:val="Corpsdetexte"/>
              <w:rPr>
                <w:b/>
              </w:rPr>
            </w:pPr>
            <w:r w:rsidRPr="00A35354">
              <w:rPr>
                <w:b/>
              </w:rPr>
              <w:t>Exact Simplifié</w:t>
            </w:r>
          </w:p>
        </w:tc>
      </w:tr>
      <w:tr w:rsidR="00A35354" w:rsidTr="00A35354">
        <w:trPr>
          <w:trHeight w:val="737"/>
        </w:trPr>
        <w:tc>
          <w:tcPr>
            <w:tcW w:w="2093" w:type="dxa"/>
            <w:shd w:val="clear" w:color="auto" w:fill="A6A6A6" w:themeFill="background1" w:themeFillShade="A6"/>
          </w:tcPr>
          <w:p w:rsidR="00A35354" w:rsidRPr="00A35354" w:rsidRDefault="00BC5D34" w:rsidP="00A35354">
            <w:pPr>
              <w:pStyle w:val="Corpsdetexte"/>
              <w:jc w:val="left"/>
              <w:rPr>
                <w:b/>
              </w:rPr>
            </w:pPr>
            <w:r>
              <w:rPr>
                <w:b/>
              </w:rPr>
              <w:t>Minimisation du nombre</w:t>
            </w:r>
            <w:r w:rsidR="00A35354" w:rsidRPr="00A35354">
              <w:rPr>
                <w:b/>
              </w:rPr>
              <w:t xml:space="preserve"> de calculs</w:t>
            </w:r>
          </w:p>
        </w:tc>
        <w:tc>
          <w:tcPr>
            <w:tcW w:w="2409" w:type="dxa"/>
          </w:tcPr>
          <w:p w:rsidR="00A35354" w:rsidRDefault="00A35354" w:rsidP="00A35354">
            <w:pPr>
              <w:pStyle w:val="Corpsdetexte"/>
              <w:jc w:val="left"/>
            </w:pPr>
            <w:r>
              <w:t>Dénombrement des opérations</w:t>
            </w:r>
            <w:r w:rsidRPr="00BC5D34">
              <w:rPr>
                <w:vertAlign w:val="superscript"/>
              </w:rPr>
              <w:t>*</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98601B" w:rsidP="00A35354">
            <w:pPr>
              <w:pStyle w:val="Corpsdetexte"/>
              <w:jc w:val="center"/>
            </w:pPr>
            <w:r>
              <w:t>+</w:t>
            </w:r>
          </w:p>
        </w:tc>
      </w:tr>
      <w:tr w:rsidR="00A35354" w:rsidTr="00A35354">
        <w:trPr>
          <w:trHeight w:val="737"/>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Robustesse</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p>
        </w:tc>
      </w:tr>
      <w:tr w:rsidR="00A35354" w:rsidTr="00A35354">
        <w:trPr>
          <w:trHeight w:val="737"/>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 xml:space="preserve">Simplicité de mise en œuvre </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BC5D34" w:rsidP="00A35354">
            <w:pPr>
              <w:pStyle w:val="Corpsdetexte"/>
              <w:jc w:val="center"/>
            </w:pPr>
            <w:r>
              <w:t>+</w:t>
            </w:r>
          </w:p>
        </w:tc>
        <w:tc>
          <w:tcPr>
            <w:tcW w:w="1701" w:type="dxa"/>
          </w:tcPr>
          <w:p w:rsidR="00A35354" w:rsidRPr="001D5080" w:rsidRDefault="00BC5D34" w:rsidP="00A35354">
            <w:pPr>
              <w:pStyle w:val="Corpsdetexte"/>
              <w:jc w:val="center"/>
            </w:pPr>
            <w:r>
              <w:t>0</w:t>
            </w:r>
          </w:p>
        </w:tc>
      </w:tr>
      <w:tr w:rsidR="00A35354" w:rsidTr="00A35354">
        <w:trPr>
          <w:trHeight w:val="737"/>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Précision</w:t>
            </w:r>
          </w:p>
        </w:tc>
        <w:tc>
          <w:tcPr>
            <w:tcW w:w="2409" w:type="dxa"/>
          </w:tcPr>
          <w:p w:rsidR="00A35354" w:rsidRDefault="00A35354" w:rsidP="00A35354">
            <w:pPr>
              <w:pStyle w:val="Corpsdetexte"/>
              <w:jc w:val="left"/>
            </w:pPr>
            <w:r>
              <w:t>Qualitative</w:t>
            </w:r>
          </w:p>
        </w:tc>
        <w:tc>
          <w:tcPr>
            <w:tcW w:w="1559" w:type="dxa"/>
          </w:tcPr>
          <w:p w:rsidR="00A35354" w:rsidRPr="001D5080" w:rsidRDefault="0098601B"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r w:rsidRPr="00BC5D34">
              <w:rPr>
                <w:vertAlign w:val="superscript"/>
              </w:rPr>
              <w:t>**</w:t>
            </w:r>
          </w:p>
        </w:tc>
      </w:tr>
    </w:tbl>
    <w:p w:rsidR="00DC776D" w:rsidRDefault="00DC776D" w:rsidP="00DC776D">
      <w:pPr>
        <w:pStyle w:val="Lgende"/>
      </w:pPr>
      <w:bookmarkStart w:id="178" w:name="_Ref396946219"/>
      <w:bookmarkStart w:id="179" w:name="_Ref396948492"/>
      <w:r>
        <w:t xml:space="preserve">Tableau </w:t>
      </w:r>
      <w:r w:rsidR="00A96A54">
        <w:fldChar w:fldCharType="begin"/>
      </w:r>
      <w:r w:rsidR="00A96A54">
        <w:instrText xml:space="preserve"> SEQ Tableau \* ARABIC </w:instrText>
      </w:r>
      <w:r w:rsidR="00A96A54">
        <w:fldChar w:fldCharType="separate"/>
      </w:r>
      <w:r w:rsidR="00EF220E">
        <w:rPr>
          <w:noProof/>
        </w:rPr>
        <w:t>7</w:t>
      </w:r>
      <w:r w:rsidR="00A96A54">
        <w:rPr>
          <w:noProof/>
        </w:rPr>
        <w:fldChar w:fldCharType="end"/>
      </w:r>
      <w:bookmarkEnd w:id="178"/>
      <w:r>
        <w:t> : Performances des modèles</w:t>
      </w:r>
      <w:bookmarkEnd w:id="179"/>
    </w:p>
    <w:p w:rsidR="00B86C3A" w:rsidRDefault="00A35354" w:rsidP="00A35354">
      <w:pPr>
        <w:pStyle w:val="Corpsdetexte"/>
      </w:pPr>
      <w:r>
        <w:t>(*) : Dénombrement des opérations simples (arithmétiques), complexe</w:t>
      </w:r>
      <w:r w:rsidR="00113D7B">
        <w:t>s</w:t>
      </w:r>
      <w:r>
        <w:t xml:space="preserve"> (produit de matrices, </w:t>
      </w:r>
      <w:proofErr w:type="spellStart"/>
      <w:r>
        <w:t>etc</w:t>
      </w:r>
      <w:proofErr w:type="spellEnd"/>
      <w:r>
        <w:t>), couteuse</w:t>
      </w:r>
      <w:r w:rsidR="00113D7B">
        <w:t>s</w:t>
      </w:r>
      <w:r>
        <w:t xml:space="preserve"> (inversion de matrice, </w:t>
      </w:r>
      <w:proofErr w:type="spellStart"/>
      <w:r>
        <w:t>etc</w:t>
      </w:r>
      <w:proofErr w:type="spellEnd"/>
      <w:r>
        <w:t>).</w:t>
      </w:r>
    </w:p>
    <w:p w:rsidR="002C7CEA" w:rsidRDefault="00BC5D34" w:rsidP="00A35354">
      <w:pPr>
        <w:pStyle w:val="Corpsdetexte"/>
      </w:pPr>
      <w:r>
        <w:t>(**) : La précision sur le Pu238 est inférieure pour le modèle « Exact Simplifié ».</w:t>
      </w:r>
    </w:p>
    <w:p w:rsidR="00BC5D34" w:rsidRDefault="00BC5D34" w:rsidP="00A35354">
      <w:pPr>
        <w:pStyle w:val="Corpsdetexte"/>
      </w:pPr>
      <w:bookmarkStart w:id="180" w:name="_GoBack"/>
      <w:bookmarkEnd w:id="180"/>
    </w:p>
    <w:p w:rsidR="002C7CEA" w:rsidRDefault="001D5080" w:rsidP="00A35354">
      <w:pPr>
        <w:pStyle w:val="Corpsdetexte"/>
      </w:pPr>
      <w:r>
        <w:t xml:space="preserve">La méthode RK1 nécessite une quantité importante de calculs (approximativement 2500). Cependant, cette méthode est fiable et précise. C’est cette méthode qui sera utilisé pour l’exploitation dans le paragraphe suivant. </w:t>
      </w:r>
      <w:r w:rsidR="00081F2E">
        <w:t xml:space="preserve">En utilisant la méthode d’ordre 1 de Runge </w:t>
      </w:r>
      <w:proofErr w:type="spellStart"/>
      <w:r w:rsidR="00081F2E">
        <w:t>Kutta</w:t>
      </w:r>
      <w:proofErr w:type="spellEnd"/>
      <w:r w:rsidR="00081F2E">
        <w:t xml:space="preserve">, on privilégie la simplicité à la précision. </w:t>
      </w:r>
    </w:p>
    <w:p w:rsidR="001D5080" w:rsidRDefault="001D5080" w:rsidP="00A35354">
      <w:pPr>
        <w:pStyle w:val="Corpsdetexte"/>
      </w:pPr>
      <w:r>
        <w:t>La méthode explicite à l’ordre 5 est une méthode relativement robuste et</w:t>
      </w:r>
      <w:r w:rsidR="000F2625">
        <w:t xml:space="preserve"> sollicitant</w:t>
      </w:r>
      <w:r>
        <w:t xml:space="preserve"> peu de calculs (environ 500)</w:t>
      </w:r>
      <w:r w:rsidR="000845D6">
        <w:t>.</w:t>
      </w:r>
      <w:r w:rsidR="00081F2E">
        <w:t xml:space="preserve"> La méthode, relativement simple à mettre en œuvre à l’aide de la série de Taylor d’ordre 5 et </w:t>
      </w:r>
      <w:r w:rsidR="000F2625">
        <w:t>de l’usage de calculs itératifs</w:t>
      </w:r>
      <w:r w:rsidR="00081F2E">
        <w:t>, conserve une précision correcte.</w:t>
      </w:r>
    </w:p>
    <w:p w:rsidR="001A63C8" w:rsidRDefault="001A63C8" w:rsidP="00A35354">
      <w:pPr>
        <w:pStyle w:val="Corpsdetexte"/>
      </w:pPr>
      <w:r>
        <w:t>La méthode exacte simplifiée possède</w:t>
      </w:r>
      <w:r w:rsidR="000845D6">
        <w:t xml:space="preserve"> une</w:t>
      </w:r>
      <w:r>
        <w:t xml:space="preserve"> </w:t>
      </w:r>
      <w:r w:rsidR="000845D6">
        <w:t>robustesse insuffisante</w:t>
      </w:r>
      <w:r>
        <w:t xml:space="preserve">. En effet, </w:t>
      </w:r>
      <w:r w:rsidR="0098601B">
        <w:t>par la modification ou suppression</w:t>
      </w:r>
      <w:r w:rsidR="000845D6">
        <w:t xml:space="preserve"> </w:t>
      </w:r>
      <w:r w:rsidR="0098601B">
        <w:t>d’</w:t>
      </w:r>
      <w:r w:rsidR="000845D6">
        <w:t xml:space="preserve">un des termes de la matrice, celle-ci </w:t>
      </w:r>
      <w:r w:rsidR="0063170F">
        <w:t>fournit des résultats aberrants</w:t>
      </w:r>
      <w:r w:rsidR="0098601B">
        <w:t xml:space="preserve"> d’où la nécessité de la simplifier. Ce manque de robustesse est impactant sur la précision du modèle. Le nombre de calcul</w:t>
      </w:r>
      <w:r w:rsidR="00452B08">
        <w:t>s</w:t>
      </w:r>
      <w:r w:rsidR="0098601B">
        <w:t xml:space="preserve"> reste faible comparativement à la méthode RK1 (environ 500)</w:t>
      </w:r>
      <w:r w:rsidR="00452B08">
        <w:t>, mais plusieurs étapes de calculs matriciels sont coûteuses.</w:t>
      </w:r>
    </w:p>
    <w:p w:rsidR="007D535F" w:rsidRPr="00A448B8" w:rsidRDefault="007D535F" w:rsidP="001E7737">
      <w:pPr>
        <w:pStyle w:val="Titre1"/>
      </w:pPr>
      <w:bookmarkStart w:id="181" w:name="_Toc396934344"/>
      <w:bookmarkStart w:id="182" w:name="_Ref396956564"/>
      <w:r w:rsidRPr="00A448B8">
        <w:t xml:space="preserve">EXPLOITATION </w:t>
      </w:r>
      <w:r w:rsidR="00113D7B">
        <w:t>du modele</w:t>
      </w:r>
      <w:r w:rsidR="00A46421">
        <w:t xml:space="preserve"> rk1</w:t>
      </w:r>
      <w:bookmarkEnd w:id="181"/>
      <w:bookmarkEnd w:id="182"/>
    </w:p>
    <w:p w:rsidR="007D535F" w:rsidRDefault="00FD1602" w:rsidP="00104FA7">
      <w:pPr>
        <w:pStyle w:val="Titre2"/>
      </w:pPr>
      <w:bookmarkStart w:id="183" w:name="_Ref396956380"/>
      <w:r>
        <w:t>Epuisements « MonteCarlo »</w:t>
      </w:r>
      <w:bookmarkEnd w:id="183"/>
    </w:p>
    <w:p w:rsidR="00FD1602" w:rsidRPr="00C17BC9" w:rsidRDefault="00C17BC9" w:rsidP="007D535F">
      <w:pPr>
        <w:rPr>
          <w:rFonts w:asciiTheme="minorHAnsi" w:hAnsiTheme="minorHAnsi" w:cstheme="minorHAnsi"/>
          <w:sz w:val="24"/>
          <w:szCs w:val="24"/>
        </w:rPr>
      </w:pPr>
      <w:r w:rsidRPr="00C17BC9">
        <w:rPr>
          <w:rFonts w:asciiTheme="minorHAnsi" w:hAnsiTheme="minorHAnsi" w:cstheme="minorHAnsi"/>
          <w:sz w:val="24"/>
          <w:szCs w:val="24"/>
        </w:rPr>
        <w:t>L’obje</w:t>
      </w:r>
      <w:r>
        <w:rPr>
          <w:rFonts w:asciiTheme="minorHAnsi" w:hAnsiTheme="minorHAnsi" w:cstheme="minorHAnsi"/>
          <w:sz w:val="24"/>
          <w:szCs w:val="24"/>
        </w:rPr>
        <w:t>c</w:t>
      </w:r>
      <w:r w:rsidRPr="00C17BC9">
        <w:rPr>
          <w:rFonts w:asciiTheme="minorHAnsi" w:hAnsiTheme="minorHAnsi" w:cstheme="minorHAnsi"/>
          <w:sz w:val="24"/>
          <w:szCs w:val="24"/>
        </w:rPr>
        <w:t xml:space="preserve">tif de cette étude </w:t>
      </w:r>
      <w:r w:rsidR="00FD1602" w:rsidRPr="00C17BC9">
        <w:rPr>
          <w:rFonts w:asciiTheme="minorHAnsi" w:hAnsiTheme="minorHAnsi" w:cstheme="minorHAnsi"/>
          <w:sz w:val="24"/>
          <w:szCs w:val="24"/>
        </w:rPr>
        <w:t>est de connai</w:t>
      </w:r>
      <w:r w:rsidRPr="00C17BC9">
        <w:rPr>
          <w:rFonts w:asciiTheme="minorHAnsi" w:hAnsiTheme="minorHAnsi" w:cstheme="minorHAnsi"/>
          <w:sz w:val="24"/>
          <w:szCs w:val="24"/>
        </w:rPr>
        <w:t>t</w:t>
      </w:r>
      <w:r w:rsidR="00FD1602" w:rsidRPr="00C17BC9">
        <w:rPr>
          <w:rFonts w:asciiTheme="minorHAnsi" w:hAnsiTheme="minorHAnsi" w:cstheme="minorHAnsi"/>
          <w:sz w:val="24"/>
          <w:szCs w:val="24"/>
        </w:rPr>
        <w:t>re «l’image » du</w:t>
      </w:r>
      <w:r w:rsidRPr="00C17BC9">
        <w:rPr>
          <w:rFonts w:asciiTheme="minorHAnsi" w:hAnsiTheme="minorHAnsi" w:cstheme="minorHAnsi"/>
          <w:sz w:val="24"/>
          <w:szCs w:val="24"/>
        </w:rPr>
        <w:t xml:space="preserve"> vecteur Pu </w:t>
      </w:r>
      <w:proofErr w:type="spellStart"/>
      <w:r w:rsidRPr="00C17BC9">
        <w:rPr>
          <w:rFonts w:asciiTheme="minorHAnsi" w:hAnsiTheme="minorHAnsi" w:cstheme="minorHAnsi"/>
          <w:sz w:val="24"/>
          <w:szCs w:val="24"/>
        </w:rPr>
        <w:t>donné</w:t>
      </w:r>
      <w:proofErr w:type="spellEnd"/>
      <w:r w:rsidR="00FD1602" w:rsidRPr="00C17BC9">
        <w:rPr>
          <w:rFonts w:asciiTheme="minorHAnsi" w:hAnsiTheme="minorHAnsi" w:cstheme="minorHAnsi"/>
          <w:sz w:val="24"/>
          <w:szCs w:val="24"/>
        </w:rPr>
        <w:t xml:space="preserve"> par un ensemble de transformation composée de :</w:t>
      </w:r>
    </w:p>
    <w:p w:rsidR="00787449" w:rsidRDefault="00787449"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w:t>
      </w:r>
      <w:r w:rsidR="00C17BC9" w:rsidRPr="00C17BC9">
        <w:rPr>
          <w:rFonts w:asciiTheme="minorHAnsi" w:hAnsiTheme="minorHAnsi" w:cstheme="minorHAnsi"/>
        </w:rPr>
        <w:t>n enrichissement</w:t>
      </w:r>
      <w:r w:rsidRPr="00C17BC9">
        <w:rPr>
          <w:rFonts w:asciiTheme="minorHAnsi" w:hAnsiTheme="minorHAnsi" w:cstheme="minorHAnsi"/>
        </w:rPr>
        <w:t xml:space="preserve"> compris entre 10% et 60%</w:t>
      </w:r>
      <w:r w:rsidR="00C17BC9">
        <w:rPr>
          <w:rFonts w:asciiTheme="minorHAnsi" w:hAnsiTheme="minorHAnsi" w:cstheme="minorHAnsi"/>
        </w:rPr>
        <w:t>.</w:t>
      </w:r>
    </w:p>
    <w:p w:rsidR="00FD1602" w:rsidRPr="00C17BC9" w:rsidRDefault="00FD1602"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Une irradiation caract</w:t>
      </w:r>
      <w:r w:rsidR="00C17BC9" w:rsidRPr="00C17BC9">
        <w:rPr>
          <w:rFonts w:asciiTheme="minorHAnsi" w:hAnsiTheme="minorHAnsi" w:cstheme="minorHAnsi"/>
        </w:rPr>
        <w:t>érisée par une puissance volumi</w:t>
      </w:r>
      <w:r w:rsidRPr="00C17BC9">
        <w:rPr>
          <w:rFonts w:asciiTheme="minorHAnsi" w:hAnsiTheme="minorHAnsi" w:cstheme="minorHAnsi"/>
        </w:rPr>
        <w:t>que</w:t>
      </w:r>
      <w:r w:rsidR="00C17BC9" w:rsidRPr="00C17BC9">
        <w:rPr>
          <w:rFonts w:asciiTheme="minorHAnsi" w:hAnsiTheme="minorHAnsi" w:cstheme="minorHAnsi"/>
        </w:rPr>
        <w:t xml:space="preserve"> dans la pastille comprise entre 50W/cm</w:t>
      </w:r>
      <w:r w:rsidR="00C17BC9" w:rsidRPr="00C17BC9">
        <w:rPr>
          <w:rFonts w:asciiTheme="minorHAnsi" w:hAnsiTheme="minorHAnsi" w:cstheme="minorHAnsi"/>
          <w:vertAlign w:val="superscript"/>
        </w:rPr>
        <w:t>3</w:t>
      </w:r>
      <w:r w:rsidRPr="00C17BC9">
        <w:rPr>
          <w:rFonts w:asciiTheme="minorHAnsi" w:hAnsiTheme="minorHAnsi" w:cstheme="minorHAnsi"/>
        </w:rPr>
        <w:t> » et 1000W/cm</w:t>
      </w:r>
      <w:r w:rsidRPr="00C17BC9">
        <w:rPr>
          <w:rFonts w:asciiTheme="minorHAnsi" w:hAnsiTheme="minorHAnsi" w:cstheme="minorHAnsi"/>
          <w:vertAlign w:val="superscript"/>
        </w:rPr>
        <w:t>3</w:t>
      </w:r>
      <w:r w:rsidRPr="00C17BC9">
        <w:rPr>
          <w:rFonts w:asciiTheme="minorHAnsi" w:hAnsiTheme="minorHAnsi" w:cstheme="minorHAnsi"/>
        </w:rPr>
        <w:t xml:space="preserve"> </w:t>
      </w:r>
      <w:r w:rsidR="00C17BC9">
        <w:rPr>
          <w:rFonts w:asciiTheme="minorHAnsi" w:hAnsiTheme="minorHAnsi" w:cstheme="minorHAnsi"/>
        </w:rPr>
        <w:t>d’u</w:t>
      </w:r>
      <w:r w:rsidRPr="00C17BC9">
        <w:rPr>
          <w:rFonts w:asciiTheme="minorHAnsi" w:hAnsiTheme="minorHAnsi" w:cstheme="minorHAnsi"/>
        </w:rPr>
        <w:t>ne durée comprise en</w:t>
      </w:r>
      <w:r w:rsidR="00C17BC9" w:rsidRPr="00C17BC9">
        <w:rPr>
          <w:rFonts w:asciiTheme="minorHAnsi" w:hAnsiTheme="minorHAnsi" w:cstheme="minorHAnsi"/>
        </w:rPr>
        <w:t>tre</w:t>
      </w:r>
      <w:r w:rsidRPr="00C17BC9">
        <w:rPr>
          <w:rFonts w:asciiTheme="minorHAnsi" w:hAnsiTheme="minorHAnsi" w:cstheme="minorHAnsi"/>
        </w:rPr>
        <w:t xml:space="preserve"> 1 mois et 10 ans</w:t>
      </w:r>
      <w:r w:rsidR="00C17BC9" w:rsidRPr="00C17BC9">
        <w:rPr>
          <w:rFonts w:asciiTheme="minorHAnsi" w:hAnsiTheme="minorHAnsi" w:cstheme="minorHAnsi"/>
        </w:rPr>
        <w:t xml:space="preserve"> suivie</w:t>
      </w:r>
      <w:r w:rsidRPr="00C17BC9">
        <w:rPr>
          <w:rFonts w:asciiTheme="minorHAnsi" w:hAnsiTheme="minorHAnsi" w:cstheme="minorHAnsi"/>
        </w:rPr>
        <w:t xml:space="preserve"> d’un refro</w:t>
      </w:r>
      <w:r w:rsidR="00C17BC9" w:rsidRPr="00C17BC9">
        <w:rPr>
          <w:rFonts w:asciiTheme="minorHAnsi" w:hAnsiTheme="minorHAnsi" w:cstheme="minorHAnsi"/>
        </w:rPr>
        <w:t>idissement d’une dur</w:t>
      </w:r>
      <w:r w:rsidRPr="00C17BC9">
        <w:rPr>
          <w:rFonts w:asciiTheme="minorHAnsi" w:hAnsiTheme="minorHAnsi" w:cstheme="minorHAnsi"/>
        </w:rPr>
        <w:t>ée comprise en</w:t>
      </w:r>
      <w:r w:rsidR="00C17BC9" w:rsidRPr="00C17BC9">
        <w:rPr>
          <w:rFonts w:asciiTheme="minorHAnsi" w:hAnsiTheme="minorHAnsi" w:cstheme="minorHAnsi"/>
        </w:rPr>
        <w:t>tre</w:t>
      </w:r>
      <w:r w:rsidRPr="00C17BC9">
        <w:rPr>
          <w:rFonts w:asciiTheme="minorHAnsi" w:hAnsiTheme="minorHAnsi" w:cstheme="minorHAnsi"/>
        </w:rPr>
        <w:t xml:space="preserve"> 6 mois et 20 ans</w:t>
      </w:r>
      <w:r w:rsidR="00C17BC9" w:rsidRPr="00C17BC9">
        <w:rPr>
          <w:rFonts w:asciiTheme="minorHAnsi" w:hAnsiTheme="minorHAnsi" w:cstheme="minorHAnsi"/>
        </w:rPr>
        <w:t>.</w:t>
      </w:r>
    </w:p>
    <w:p w:rsidR="00FD1602" w:rsidRPr="00C17BC9" w:rsidRDefault="0032041D" w:rsidP="007D535F">
      <w:pPr>
        <w:rPr>
          <w:rFonts w:asciiTheme="minorHAnsi" w:hAnsiTheme="minorHAnsi" w:cstheme="minorHAnsi"/>
          <w:sz w:val="24"/>
          <w:szCs w:val="24"/>
        </w:rPr>
      </w:pPr>
      <w:r w:rsidRPr="00C17BC9">
        <w:rPr>
          <w:rFonts w:asciiTheme="minorHAnsi" w:hAnsiTheme="minorHAnsi" w:cstheme="minorHAnsi"/>
          <w:sz w:val="24"/>
          <w:szCs w:val="24"/>
        </w:rPr>
        <w:t>Cette image est un ensemble de vecteur</w:t>
      </w:r>
      <w:r w:rsidR="00787449" w:rsidRPr="00C17BC9">
        <w:rPr>
          <w:rFonts w:asciiTheme="minorHAnsi" w:hAnsiTheme="minorHAnsi" w:cstheme="minorHAnsi"/>
          <w:sz w:val="24"/>
          <w:szCs w:val="24"/>
        </w:rPr>
        <w:t>s</w:t>
      </w:r>
      <w:r w:rsidRPr="00C17BC9">
        <w:rPr>
          <w:rFonts w:asciiTheme="minorHAnsi" w:hAnsiTheme="minorHAnsi" w:cstheme="minorHAnsi"/>
          <w:sz w:val="24"/>
          <w:szCs w:val="24"/>
        </w:rPr>
        <w:t xml:space="preserve"> Pu </w:t>
      </w:r>
      <w:r w:rsidR="004E7B79" w:rsidRPr="00C17BC9">
        <w:rPr>
          <w:rFonts w:asciiTheme="minorHAnsi" w:hAnsiTheme="minorHAnsi" w:cstheme="minorHAnsi"/>
          <w:sz w:val="24"/>
          <w:szCs w:val="24"/>
        </w:rPr>
        <w:t>susceptible</w:t>
      </w:r>
      <w:r w:rsidRPr="00C17BC9">
        <w:rPr>
          <w:rFonts w:asciiTheme="minorHAnsi" w:hAnsiTheme="minorHAnsi" w:cstheme="minorHAnsi"/>
          <w:sz w:val="24"/>
          <w:szCs w:val="24"/>
        </w:rPr>
        <w:t xml:space="preserve"> d’être chargé</w:t>
      </w:r>
      <w:r w:rsidR="00787449" w:rsidRPr="00C17BC9">
        <w:rPr>
          <w:rFonts w:asciiTheme="minorHAnsi" w:hAnsiTheme="minorHAnsi" w:cstheme="minorHAnsi"/>
          <w:sz w:val="24"/>
          <w:szCs w:val="24"/>
        </w:rPr>
        <w:t>s</w:t>
      </w:r>
      <w:r w:rsidRPr="00C17BC9">
        <w:rPr>
          <w:rFonts w:asciiTheme="minorHAnsi" w:hAnsiTheme="minorHAnsi" w:cstheme="minorHAnsi"/>
          <w:sz w:val="24"/>
          <w:szCs w:val="24"/>
        </w:rPr>
        <w:t xml:space="preserve"> dans le SMR étudié par ALTRAN à l’horizon 2050.</w:t>
      </w:r>
    </w:p>
    <w:p w:rsidR="0032041D" w:rsidRDefault="0032041D" w:rsidP="007D535F">
      <w:pPr>
        <w:rPr>
          <w:rFonts w:asciiTheme="minorHAnsi" w:hAnsiTheme="minorHAnsi" w:cstheme="minorHAnsi"/>
          <w:sz w:val="24"/>
          <w:szCs w:val="24"/>
        </w:rPr>
      </w:pPr>
      <w:r w:rsidRPr="00C17BC9">
        <w:rPr>
          <w:rFonts w:asciiTheme="minorHAnsi" w:hAnsiTheme="minorHAnsi" w:cstheme="minorHAnsi"/>
          <w:sz w:val="24"/>
          <w:szCs w:val="24"/>
        </w:rPr>
        <w:lastRenderedPageBreak/>
        <w:t>Deux vecteurs Pu ont été étudiés : celui de la cellule SPX et celui d’un comb</w:t>
      </w:r>
      <w:r w:rsidR="00C17BC9" w:rsidRPr="00C17BC9">
        <w:rPr>
          <w:rFonts w:asciiTheme="minorHAnsi" w:hAnsiTheme="minorHAnsi" w:cstheme="minorHAnsi"/>
          <w:sz w:val="24"/>
          <w:szCs w:val="24"/>
        </w:rPr>
        <w:t>ustible</w:t>
      </w:r>
      <w:r w:rsidR="00025703" w:rsidRPr="00C17BC9">
        <w:rPr>
          <w:rFonts w:asciiTheme="minorHAnsi" w:hAnsiTheme="minorHAnsi" w:cstheme="minorHAnsi"/>
          <w:sz w:val="24"/>
          <w:szCs w:val="24"/>
        </w:rPr>
        <w:t xml:space="preserve"> REP épuisé à 43000MWj/t</w:t>
      </w:r>
      <w:r w:rsidR="00C17BC9" w:rsidRPr="00C17BC9">
        <w:rPr>
          <w:rFonts w:asciiTheme="minorHAnsi" w:hAnsiTheme="minorHAnsi" w:cstheme="minorHAnsi"/>
          <w:sz w:val="24"/>
          <w:szCs w:val="24"/>
        </w:rPr>
        <w:t>. Ces derniers sont présenté</w:t>
      </w:r>
      <w:r w:rsidR="00025703" w:rsidRPr="00C17BC9">
        <w:rPr>
          <w:rFonts w:asciiTheme="minorHAnsi" w:hAnsiTheme="minorHAnsi" w:cstheme="minorHAnsi"/>
          <w:sz w:val="24"/>
          <w:szCs w:val="24"/>
        </w:rPr>
        <w:t xml:space="preserve">s dans le </w:t>
      </w:r>
      <w:r w:rsidR="00025703" w:rsidRPr="00C17BC9">
        <w:rPr>
          <w:rFonts w:asciiTheme="minorHAnsi" w:hAnsiTheme="minorHAnsi" w:cstheme="minorHAnsi"/>
          <w:sz w:val="24"/>
          <w:szCs w:val="24"/>
        </w:rPr>
        <w:fldChar w:fldCharType="begin"/>
      </w:r>
      <w:r w:rsidR="00025703" w:rsidRPr="00C17BC9">
        <w:rPr>
          <w:rFonts w:asciiTheme="minorHAnsi" w:hAnsiTheme="minorHAnsi" w:cstheme="minorHAnsi"/>
          <w:sz w:val="24"/>
          <w:szCs w:val="24"/>
        </w:rPr>
        <w:instrText xml:space="preserve"> REF _Ref396768484 \h  \* MERGEFORMAT </w:instrText>
      </w:r>
      <w:r w:rsidR="00025703" w:rsidRPr="00C17BC9">
        <w:rPr>
          <w:rFonts w:asciiTheme="minorHAnsi" w:hAnsiTheme="minorHAnsi" w:cstheme="minorHAnsi"/>
          <w:sz w:val="24"/>
          <w:szCs w:val="24"/>
        </w:rPr>
      </w:r>
      <w:r w:rsidR="00025703" w:rsidRPr="00C17BC9">
        <w:rPr>
          <w:rFonts w:asciiTheme="minorHAnsi" w:hAnsiTheme="minorHAnsi" w:cstheme="minorHAnsi"/>
          <w:sz w:val="24"/>
          <w:szCs w:val="24"/>
        </w:rPr>
        <w:fldChar w:fldCharType="separate"/>
      </w:r>
      <w:r w:rsidR="00025703" w:rsidRPr="00C17BC9">
        <w:rPr>
          <w:rFonts w:asciiTheme="minorHAnsi" w:hAnsiTheme="minorHAnsi" w:cstheme="minorHAnsi"/>
          <w:sz w:val="24"/>
          <w:szCs w:val="24"/>
        </w:rPr>
        <w:t xml:space="preserve">Tableau </w:t>
      </w:r>
      <w:r w:rsidR="00025703" w:rsidRPr="00C17BC9">
        <w:rPr>
          <w:rFonts w:asciiTheme="minorHAnsi" w:hAnsiTheme="minorHAnsi" w:cstheme="minorHAnsi"/>
          <w:noProof/>
          <w:sz w:val="24"/>
          <w:szCs w:val="24"/>
        </w:rPr>
        <w:t>1</w:t>
      </w:r>
      <w:r w:rsidR="00025703" w:rsidRPr="00C17BC9">
        <w:rPr>
          <w:rFonts w:asciiTheme="minorHAnsi" w:hAnsiTheme="minorHAnsi" w:cstheme="minorHAnsi"/>
          <w:sz w:val="24"/>
          <w:szCs w:val="24"/>
        </w:rPr>
        <w:fldChar w:fldCharType="end"/>
      </w:r>
      <w:r w:rsidR="00025703" w:rsidRPr="00C17BC9">
        <w:rPr>
          <w:rFonts w:asciiTheme="minorHAnsi" w:hAnsiTheme="minorHAnsi" w:cstheme="minorHAnsi"/>
          <w:sz w:val="24"/>
          <w:szCs w:val="24"/>
        </w:rPr>
        <w:t xml:space="preserve"> et le </w:t>
      </w:r>
      <w:r w:rsidR="00025703" w:rsidRPr="00C17BC9">
        <w:rPr>
          <w:rFonts w:asciiTheme="minorHAnsi" w:hAnsiTheme="minorHAnsi" w:cstheme="minorHAnsi"/>
          <w:sz w:val="24"/>
          <w:szCs w:val="24"/>
        </w:rPr>
        <w:fldChar w:fldCharType="begin"/>
      </w:r>
      <w:r w:rsidR="00025703" w:rsidRPr="00C17BC9">
        <w:rPr>
          <w:rFonts w:asciiTheme="minorHAnsi" w:hAnsiTheme="minorHAnsi" w:cstheme="minorHAnsi"/>
          <w:sz w:val="24"/>
          <w:szCs w:val="24"/>
        </w:rPr>
        <w:instrText xml:space="preserve"> REF _Ref396832571 \h  \* MERGEFORMAT </w:instrText>
      </w:r>
      <w:r w:rsidR="00025703" w:rsidRPr="00C17BC9">
        <w:rPr>
          <w:rFonts w:asciiTheme="minorHAnsi" w:hAnsiTheme="minorHAnsi" w:cstheme="minorHAnsi"/>
          <w:sz w:val="24"/>
          <w:szCs w:val="24"/>
        </w:rPr>
      </w:r>
      <w:r w:rsidR="00025703" w:rsidRPr="00C17BC9">
        <w:rPr>
          <w:rFonts w:asciiTheme="minorHAnsi" w:hAnsiTheme="minorHAnsi" w:cstheme="minorHAnsi"/>
          <w:sz w:val="24"/>
          <w:szCs w:val="24"/>
        </w:rPr>
        <w:fldChar w:fldCharType="separate"/>
      </w:r>
      <w:r w:rsidR="00025703" w:rsidRPr="00C17BC9">
        <w:rPr>
          <w:rFonts w:asciiTheme="minorHAnsi" w:hAnsiTheme="minorHAnsi" w:cstheme="minorHAnsi"/>
          <w:sz w:val="24"/>
          <w:szCs w:val="24"/>
        </w:rPr>
        <w:t xml:space="preserve">Tableau </w:t>
      </w:r>
      <w:r w:rsidR="00025703" w:rsidRPr="00C17BC9">
        <w:rPr>
          <w:rFonts w:asciiTheme="minorHAnsi" w:hAnsiTheme="minorHAnsi" w:cstheme="minorHAnsi"/>
          <w:noProof/>
          <w:sz w:val="24"/>
          <w:szCs w:val="24"/>
        </w:rPr>
        <w:t>5</w:t>
      </w:r>
      <w:r w:rsidR="00025703" w:rsidRPr="00C17BC9">
        <w:rPr>
          <w:rFonts w:asciiTheme="minorHAnsi" w:hAnsiTheme="minorHAnsi" w:cstheme="minorHAnsi"/>
          <w:sz w:val="24"/>
          <w:szCs w:val="24"/>
        </w:rPr>
        <w:fldChar w:fldCharType="end"/>
      </w:r>
      <w:r w:rsidR="00025703" w:rsidRPr="00C17BC9">
        <w:rPr>
          <w:rFonts w:asciiTheme="minorHAnsi" w:hAnsiTheme="minorHAnsi" w:cstheme="minorHAnsi"/>
          <w:sz w:val="24"/>
          <w:szCs w:val="24"/>
        </w:rPr>
        <w:t>.</w:t>
      </w:r>
    </w:p>
    <w:p w:rsidR="003F6DFA" w:rsidRDefault="003F6DFA" w:rsidP="007D535F">
      <w:pPr>
        <w:rPr>
          <w:rFonts w:asciiTheme="minorHAnsi" w:hAnsiTheme="minorHAnsi" w:cstheme="minorHAnsi"/>
          <w:sz w:val="24"/>
          <w:szCs w:val="24"/>
        </w:rPr>
      </w:pPr>
    </w:p>
    <w:p w:rsidR="003F6DFA" w:rsidRDefault="003F6DFA" w:rsidP="007D535F"/>
    <w:p w:rsidR="002F2BAF" w:rsidRDefault="007D535F" w:rsidP="002F2BAF">
      <w:pPr>
        <w:pStyle w:val="Titre2"/>
      </w:pPr>
      <w:bookmarkStart w:id="184" w:name="_Toc396934346"/>
      <w:bookmarkStart w:id="185" w:name="_Ref396956426"/>
      <w:bookmarkStart w:id="186" w:name="_Ref396956579"/>
      <w:r>
        <w:t>Analyse physique</w:t>
      </w:r>
      <w:bookmarkEnd w:id="184"/>
      <w:bookmarkEnd w:id="185"/>
      <w:bookmarkEnd w:id="186"/>
    </w:p>
    <w:p w:rsidR="002F2BAF" w:rsidRPr="00C17BC9" w:rsidRDefault="002F2BAF" w:rsidP="002F2BAF">
      <w:pPr>
        <w:rPr>
          <w:rFonts w:asciiTheme="minorHAnsi" w:hAnsiTheme="minorHAnsi" w:cstheme="minorHAnsi"/>
          <w:sz w:val="24"/>
          <w:szCs w:val="24"/>
        </w:rPr>
      </w:pPr>
      <w:r>
        <w:rPr>
          <w:rFonts w:asciiTheme="minorHAnsi" w:hAnsiTheme="minorHAnsi" w:cstheme="minorHAnsi"/>
          <w:sz w:val="24"/>
          <w:szCs w:val="24"/>
        </w:rPr>
        <w:t>Les résu</w:t>
      </w:r>
      <w:r w:rsidR="008445B2">
        <w:rPr>
          <w:rFonts w:asciiTheme="minorHAnsi" w:hAnsiTheme="minorHAnsi" w:cstheme="minorHAnsi"/>
          <w:sz w:val="24"/>
          <w:szCs w:val="24"/>
        </w:rPr>
        <w:t>ltats sont présentés en « annexe - exploitation du modèle RK1 »</w:t>
      </w:r>
      <w:r>
        <w:rPr>
          <w:rFonts w:asciiTheme="minorHAnsi" w:hAnsiTheme="minorHAnsi" w:cstheme="minorHAnsi"/>
          <w:sz w:val="24"/>
          <w:szCs w:val="24"/>
        </w:rPr>
        <w:t>.</w:t>
      </w:r>
    </w:p>
    <w:p w:rsidR="002F2BAF" w:rsidRDefault="002F2BAF" w:rsidP="002F2BAF">
      <w:pPr>
        <w:rPr>
          <w:rFonts w:asciiTheme="minorHAnsi" w:hAnsiTheme="minorHAnsi" w:cstheme="minorHAnsi"/>
          <w:sz w:val="24"/>
          <w:szCs w:val="24"/>
        </w:rPr>
      </w:pPr>
      <w:r>
        <w:rPr>
          <w:rFonts w:asciiTheme="minorHAnsi" w:hAnsiTheme="minorHAnsi" w:cstheme="minorHAnsi"/>
          <w:sz w:val="24"/>
          <w:szCs w:val="24"/>
        </w:rPr>
        <w:t>Le code couleur correspondant aux irradiations est présenté dans le tableau :</w:t>
      </w:r>
    </w:p>
    <w:p w:rsidR="002F2BAF" w:rsidRDefault="002F2BAF" w:rsidP="002F2BAF">
      <w:pPr>
        <w:rPr>
          <w:rFonts w:asciiTheme="minorHAnsi" w:hAnsiTheme="minorHAnsi" w:cstheme="minorHAnsi"/>
          <w:sz w:val="24"/>
          <w:szCs w:val="24"/>
        </w:rPr>
      </w:pPr>
    </w:p>
    <w:tbl>
      <w:tblPr>
        <w:tblStyle w:val="Grilledutableau"/>
        <w:tblW w:w="0" w:type="auto"/>
        <w:tblLook w:val="04A0" w:firstRow="1" w:lastRow="0" w:firstColumn="1" w:lastColumn="0" w:noHBand="0" w:noVBand="1"/>
      </w:tblPr>
      <w:tblGrid>
        <w:gridCol w:w="4606"/>
        <w:gridCol w:w="4606"/>
      </w:tblGrid>
      <w:tr w:rsidR="002F2BAF" w:rsidTr="002F03DE">
        <w:tc>
          <w:tcPr>
            <w:tcW w:w="4606" w:type="dxa"/>
            <w:shd w:val="clear" w:color="auto" w:fill="BFBFBF" w:themeFill="background1" w:themeFillShade="BF"/>
          </w:tcPr>
          <w:p w:rsidR="002F2BAF" w:rsidRPr="002F03DE" w:rsidRDefault="002F2BAF" w:rsidP="002F03DE">
            <w:pPr>
              <w:jc w:val="center"/>
              <w:rPr>
                <w:rFonts w:asciiTheme="minorHAnsi" w:hAnsiTheme="minorHAnsi" w:cstheme="minorHAnsi"/>
                <w:b/>
                <w:sz w:val="24"/>
                <w:szCs w:val="24"/>
              </w:rPr>
            </w:pPr>
            <w:r w:rsidRPr="002F03DE">
              <w:rPr>
                <w:rFonts w:asciiTheme="minorHAnsi" w:hAnsiTheme="minorHAnsi" w:cstheme="minorHAnsi"/>
                <w:b/>
                <w:sz w:val="24"/>
                <w:szCs w:val="24"/>
              </w:rPr>
              <w:t>Code couleur</w:t>
            </w:r>
          </w:p>
        </w:tc>
        <w:tc>
          <w:tcPr>
            <w:tcW w:w="4606" w:type="dxa"/>
            <w:shd w:val="clear" w:color="auto" w:fill="BFBFBF" w:themeFill="background1" w:themeFillShade="BF"/>
          </w:tcPr>
          <w:p w:rsidR="002F2BAF" w:rsidRPr="002F03DE" w:rsidRDefault="002F2BAF" w:rsidP="002F03DE">
            <w:pPr>
              <w:jc w:val="center"/>
              <w:rPr>
                <w:rFonts w:asciiTheme="minorHAnsi" w:hAnsiTheme="minorHAnsi" w:cstheme="minorHAnsi"/>
                <w:b/>
                <w:sz w:val="24"/>
                <w:szCs w:val="24"/>
              </w:rPr>
            </w:pPr>
            <w:r w:rsidRPr="002F03DE">
              <w:rPr>
                <w:rFonts w:asciiTheme="minorHAnsi" w:hAnsiTheme="minorHAnsi" w:cstheme="minorHAnsi"/>
                <w:b/>
                <w:sz w:val="24"/>
                <w:szCs w:val="24"/>
              </w:rPr>
              <w:t>Irradiation</w:t>
            </w:r>
            <w:r w:rsidR="002F03DE" w:rsidRPr="002F03DE">
              <w:rPr>
                <w:rFonts w:asciiTheme="minorHAnsi" w:hAnsiTheme="minorHAnsi" w:cstheme="minorHAnsi"/>
                <w:b/>
                <w:sz w:val="24"/>
                <w:szCs w:val="24"/>
              </w:rPr>
              <w:t xml:space="preserve"> - puissance volumique</w:t>
            </w:r>
          </w:p>
        </w:tc>
      </w:tr>
      <w:tr w:rsidR="002F2BAF" w:rsidTr="002F03DE">
        <w:tc>
          <w:tcPr>
            <w:tcW w:w="4606" w:type="dxa"/>
            <w:shd w:val="clear" w:color="auto" w:fill="33CCFF"/>
          </w:tcPr>
          <w:p w:rsidR="002F2BAF" w:rsidRDefault="002F2BAF" w:rsidP="002F03DE">
            <w:pPr>
              <w:rPr>
                <w:rFonts w:asciiTheme="minorHAnsi" w:hAnsiTheme="minorHAnsi" w:cstheme="minorHAnsi"/>
                <w:sz w:val="24"/>
                <w:szCs w:val="24"/>
              </w:rPr>
            </w:pPr>
          </w:p>
        </w:tc>
        <w:tc>
          <w:tcPr>
            <w:tcW w:w="4606" w:type="dxa"/>
          </w:tcPr>
          <w:p w:rsidR="002F2BAF" w:rsidRDefault="002F2BAF" w:rsidP="002F03DE">
            <w:pPr>
              <w:jc w:val="center"/>
              <w:rPr>
                <w:rFonts w:asciiTheme="minorHAnsi" w:hAnsiTheme="minorHAnsi" w:cstheme="minorHAnsi"/>
                <w:sz w:val="24"/>
                <w:szCs w:val="24"/>
              </w:rPr>
            </w:pPr>
            <w:r>
              <w:rPr>
                <w:rFonts w:asciiTheme="minorHAnsi" w:hAnsiTheme="minorHAnsi" w:cstheme="minorHAnsi"/>
                <w:sz w:val="24"/>
                <w:szCs w:val="24"/>
              </w:rPr>
              <w:t>Faible</w:t>
            </w:r>
            <w:r w:rsidR="002F03DE">
              <w:rPr>
                <w:rFonts w:asciiTheme="minorHAnsi" w:hAnsiTheme="minorHAnsi" w:cstheme="minorHAnsi"/>
                <w:sz w:val="24"/>
                <w:szCs w:val="24"/>
              </w:rPr>
              <w:t xml:space="preserve"> </w:t>
            </w:r>
          </w:p>
        </w:tc>
      </w:tr>
      <w:tr w:rsidR="002F2BAF" w:rsidTr="002F03DE">
        <w:tc>
          <w:tcPr>
            <w:tcW w:w="4606" w:type="dxa"/>
            <w:shd w:val="clear" w:color="auto" w:fill="FFFF00"/>
          </w:tcPr>
          <w:p w:rsidR="002F2BAF" w:rsidRDefault="002F2BAF" w:rsidP="002F03DE">
            <w:pPr>
              <w:rPr>
                <w:rFonts w:asciiTheme="minorHAnsi" w:hAnsiTheme="minorHAnsi" w:cstheme="minorHAnsi"/>
                <w:sz w:val="24"/>
                <w:szCs w:val="24"/>
              </w:rPr>
            </w:pPr>
          </w:p>
        </w:tc>
        <w:tc>
          <w:tcPr>
            <w:tcW w:w="4606" w:type="dxa"/>
          </w:tcPr>
          <w:p w:rsidR="002F2BAF" w:rsidRDefault="002F2BAF" w:rsidP="002F03DE">
            <w:pPr>
              <w:jc w:val="center"/>
              <w:rPr>
                <w:rFonts w:asciiTheme="minorHAnsi" w:hAnsiTheme="minorHAnsi" w:cstheme="minorHAnsi"/>
                <w:sz w:val="24"/>
                <w:szCs w:val="24"/>
              </w:rPr>
            </w:pPr>
            <w:r>
              <w:rPr>
                <w:rFonts w:asciiTheme="minorHAnsi" w:hAnsiTheme="minorHAnsi" w:cstheme="minorHAnsi"/>
                <w:sz w:val="24"/>
                <w:szCs w:val="24"/>
              </w:rPr>
              <w:t>Modéré</w:t>
            </w:r>
          </w:p>
        </w:tc>
      </w:tr>
      <w:tr w:rsidR="002F2BAF" w:rsidTr="002F03DE">
        <w:tc>
          <w:tcPr>
            <w:tcW w:w="4606" w:type="dxa"/>
            <w:shd w:val="clear" w:color="auto" w:fill="CC0099"/>
          </w:tcPr>
          <w:p w:rsidR="002F2BAF" w:rsidRDefault="002F2BAF" w:rsidP="002F03DE">
            <w:pPr>
              <w:rPr>
                <w:rFonts w:asciiTheme="minorHAnsi" w:hAnsiTheme="minorHAnsi" w:cstheme="minorHAnsi"/>
                <w:sz w:val="24"/>
                <w:szCs w:val="24"/>
              </w:rPr>
            </w:pPr>
          </w:p>
        </w:tc>
        <w:tc>
          <w:tcPr>
            <w:tcW w:w="4606" w:type="dxa"/>
          </w:tcPr>
          <w:p w:rsidR="002F2BAF" w:rsidRDefault="002F2BAF" w:rsidP="002F03DE">
            <w:pPr>
              <w:jc w:val="center"/>
              <w:rPr>
                <w:rFonts w:asciiTheme="minorHAnsi" w:hAnsiTheme="minorHAnsi" w:cstheme="minorHAnsi"/>
                <w:sz w:val="24"/>
                <w:szCs w:val="24"/>
              </w:rPr>
            </w:pPr>
            <w:r>
              <w:rPr>
                <w:rFonts w:asciiTheme="minorHAnsi" w:hAnsiTheme="minorHAnsi" w:cstheme="minorHAnsi"/>
                <w:sz w:val="24"/>
                <w:szCs w:val="24"/>
              </w:rPr>
              <w:t>Elevé</w:t>
            </w:r>
          </w:p>
        </w:tc>
      </w:tr>
    </w:tbl>
    <w:p w:rsidR="002F2BAF" w:rsidRPr="002F2BAF" w:rsidRDefault="002F2BAF" w:rsidP="002F2BAF">
      <w:pPr>
        <w:pStyle w:val="Corpsdetexte"/>
        <w:rPr>
          <w:lang w:eastAsia="en-US"/>
        </w:rPr>
      </w:pPr>
    </w:p>
    <w:p w:rsidR="00874C42" w:rsidRDefault="00F611BF" w:rsidP="00025703">
      <w:pPr>
        <w:pStyle w:val="Corpsdetexte"/>
        <w:rPr>
          <w:lang w:eastAsia="en-US"/>
        </w:rPr>
      </w:pPr>
      <w:r>
        <w:rPr>
          <w:lang w:eastAsia="en-US"/>
        </w:rPr>
        <w:t>Les points sélectionnés représenten</w:t>
      </w:r>
      <w:r w:rsidR="002F2BAF">
        <w:rPr>
          <w:lang w:eastAsia="en-US"/>
        </w:rPr>
        <w:t xml:space="preserve">t la composition des vecteurs soumis une </w:t>
      </w:r>
      <w:r>
        <w:rPr>
          <w:lang w:eastAsia="en-US"/>
        </w:rPr>
        <w:t xml:space="preserve">irradiation et </w:t>
      </w:r>
      <w:r w:rsidR="002F2BAF">
        <w:rPr>
          <w:lang w:eastAsia="en-US"/>
        </w:rPr>
        <w:t>au</w:t>
      </w:r>
      <w:r>
        <w:rPr>
          <w:lang w:eastAsia="en-US"/>
        </w:rPr>
        <w:t xml:space="preserve"> refroidissement</w:t>
      </w:r>
      <w:r w:rsidR="002F2BAF">
        <w:rPr>
          <w:lang w:eastAsia="en-US"/>
        </w:rPr>
        <w:t xml:space="preserve"> naturel au temps initial</w:t>
      </w:r>
      <w:r w:rsidR="00F72DBA">
        <w:rPr>
          <w:lang w:eastAsia="en-US"/>
        </w:rPr>
        <w:t xml:space="preserve"> (voir </w:t>
      </w:r>
      <w:r w:rsidR="00F72DBA">
        <w:rPr>
          <w:lang w:eastAsia="en-US"/>
        </w:rPr>
        <w:fldChar w:fldCharType="begin"/>
      </w:r>
      <w:r w:rsidR="00F72DBA">
        <w:rPr>
          <w:lang w:eastAsia="en-US"/>
        </w:rPr>
        <w:instrText xml:space="preserve"> REF _Ref396768484 \h </w:instrText>
      </w:r>
      <w:r w:rsidR="00F72DBA">
        <w:rPr>
          <w:lang w:eastAsia="en-US"/>
        </w:rPr>
      </w:r>
      <w:r w:rsidR="00F72DBA">
        <w:rPr>
          <w:lang w:eastAsia="en-US"/>
        </w:rPr>
        <w:fldChar w:fldCharType="separate"/>
      </w:r>
      <w:r w:rsidR="00F72DBA" w:rsidRPr="000B4797">
        <w:t xml:space="preserve">Tableau </w:t>
      </w:r>
      <w:r w:rsidR="00F72DBA">
        <w:rPr>
          <w:noProof/>
        </w:rPr>
        <w:t>1</w:t>
      </w:r>
      <w:r w:rsidR="00F72DBA">
        <w:rPr>
          <w:lang w:eastAsia="en-US"/>
        </w:rPr>
        <w:fldChar w:fldCharType="end"/>
      </w:r>
      <w:r w:rsidR="00F72DBA">
        <w:rPr>
          <w:lang w:eastAsia="en-US"/>
        </w:rPr>
        <w:t xml:space="preserve"> et </w:t>
      </w:r>
      <w:r w:rsidR="00F72DBA">
        <w:rPr>
          <w:lang w:eastAsia="en-US"/>
        </w:rPr>
        <w:fldChar w:fldCharType="begin"/>
      </w:r>
      <w:r w:rsidR="00F72DBA">
        <w:rPr>
          <w:lang w:eastAsia="en-US"/>
        </w:rPr>
        <w:instrText xml:space="preserve"> REF _Ref396832571 \h </w:instrText>
      </w:r>
      <w:r w:rsidR="00F72DBA">
        <w:rPr>
          <w:lang w:eastAsia="en-US"/>
        </w:rPr>
      </w:r>
      <w:r w:rsidR="00F72DBA">
        <w:rPr>
          <w:lang w:eastAsia="en-US"/>
        </w:rPr>
        <w:fldChar w:fldCharType="separate"/>
      </w:r>
      <w:r w:rsidR="00F72DBA" w:rsidRPr="00EA1826">
        <w:t xml:space="preserve">Tableau </w:t>
      </w:r>
      <w:r w:rsidR="00F72DBA">
        <w:rPr>
          <w:noProof/>
        </w:rPr>
        <w:t>5</w:t>
      </w:r>
      <w:r w:rsidR="00F72DBA">
        <w:rPr>
          <w:lang w:eastAsia="en-US"/>
        </w:rPr>
        <w:fldChar w:fldCharType="end"/>
      </w:r>
      <w:r w:rsidR="00F72DBA">
        <w:rPr>
          <w:lang w:eastAsia="en-US"/>
        </w:rPr>
        <w:t>)</w:t>
      </w:r>
      <w:r>
        <w:rPr>
          <w:lang w:eastAsia="en-US"/>
        </w:rPr>
        <w:t>. Les flèches rouges indiquent l’évolution de la composition de la pastille soumis à une irradiation élevée. Les flèches bleues indiquent l’évolution de la composition de la pastille soumis au refroidissement naturel</w:t>
      </w:r>
      <w:r w:rsidR="002F2BAF">
        <w:rPr>
          <w:lang w:eastAsia="en-US"/>
        </w:rPr>
        <w:t>.</w:t>
      </w:r>
    </w:p>
    <w:p w:rsidR="00874C42" w:rsidRDefault="00F611BF" w:rsidP="00025703">
      <w:pPr>
        <w:pStyle w:val="Corpsdetexte"/>
        <w:rPr>
          <w:lang w:eastAsia="en-US"/>
        </w:rPr>
      </w:pPr>
      <w:r>
        <w:rPr>
          <w:lang w:eastAsia="en-US"/>
        </w:rPr>
        <w:t xml:space="preserve">Dans une pastille de </w:t>
      </w:r>
      <w:proofErr w:type="spellStart"/>
      <w:r>
        <w:rPr>
          <w:lang w:eastAsia="en-US"/>
        </w:rPr>
        <w:t>SuperPhénix</w:t>
      </w:r>
      <w:proofErr w:type="spellEnd"/>
      <w:r>
        <w:rPr>
          <w:lang w:eastAsia="en-US"/>
        </w:rPr>
        <w:t xml:space="preserve">, l’irradiation est </w:t>
      </w:r>
      <w:r w:rsidR="002F2BAF">
        <w:rPr>
          <w:lang w:eastAsia="en-US"/>
        </w:rPr>
        <w:t>élevée</w:t>
      </w:r>
      <w:r>
        <w:rPr>
          <w:lang w:eastAsia="en-US"/>
        </w:rPr>
        <w:t xml:space="preserve"> pour une forte puissance volumique de l’ordre de 500 à 1000 W/cm</w:t>
      </w:r>
      <w:r w:rsidRPr="00874C42">
        <w:rPr>
          <w:vertAlign w:val="superscript"/>
          <w:lang w:eastAsia="en-US"/>
        </w:rPr>
        <w:t>3</w:t>
      </w:r>
      <w:r>
        <w:rPr>
          <w:lang w:eastAsia="en-US"/>
        </w:rPr>
        <w:t xml:space="preserve"> et il est faible pour une puissance inférieure à 250 W/cm</w:t>
      </w:r>
      <w:r w:rsidRPr="00874C42">
        <w:rPr>
          <w:vertAlign w:val="superscript"/>
          <w:lang w:eastAsia="en-US"/>
        </w:rPr>
        <w:t>3</w:t>
      </w:r>
      <w:r w:rsidR="002F2BAF">
        <w:rPr>
          <w:lang w:eastAsia="en-US"/>
        </w:rPr>
        <w:t>.</w:t>
      </w:r>
    </w:p>
    <w:p w:rsidR="003005FE" w:rsidRDefault="003005FE" w:rsidP="003005FE">
      <w:pPr>
        <w:pStyle w:val="Corpsdetexte"/>
        <w:rPr>
          <w:lang w:eastAsia="en-US"/>
        </w:rPr>
      </w:pPr>
      <w:r>
        <w:rPr>
          <w:lang w:eastAsia="en-US"/>
        </w:rPr>
        <w:t xml:space="preserve">Dans une pastille de REP, </w:t>
      </w:r>
      <w:r w:rsidR="00F611BF">
        <w:rPr>
          <w:lang w:eastAsia="en-US"/>
        </w:rPr>
        <w:t>l’irradiation</w:t>
      </w:r>
      <w:r>
        <w:rPr>
          <w:lang w:eastAsia="en-US"/>
        </w:rPr>
        <w:t xml:space="preserve"> est </w:t>
      </w:r>
      <w:r w:rsidR="002F2BAF">
        <w:rPr>
          <w:lang w:eastAsia="en-US"/>
        </w:rPr>
        <w:t>élevée</w:t>
      </w:r>
      <w:r>
        <w:rPr>
          <w:lang w:eastAsia="en-US"/>
        </w:rPr>
        <w:t xml:space="preserve"> pour une forte puissance volumique de l’ordre de 700 à 1000 W/cm</w:t>
      </w:r>
      <w:r w:rsidRPr="00874C42">
        <w:rPr>
          <w:vertAlign w:val="superscript"/>
          <w:lang w:eastAsia="en-US"/>
        </w:rPr>
        <w:t>3</w:t>
      </w:r>
      <w:r>
        <w:rPr>
          <w:lang w:eastAsia="en-US"/>
        </w:rPr>
        <w:t xml:space="preserve"> et il est faible pour une puissance inférieure à 50 W/cm</w:t>
      </w:r>
      <w:r w:rsidRPr="00874C42">
        <w:rPr>
          <w:vertAlign w:val="superscript"/>
          <w:lang w:eastAsia="en-US"/>
        </w:rPr>
        <w:t>3</w:t>
      </w:r>
      <w:r>
        <w:rPr>
          <w:lang w:eastAsia="en-US"/>
        </w:rPr>
        <w:t>.</w:t>
      </w:r>
    </w:p>
    <w:p w:rsidR="008445B2" w:rsidRDefault="002F2BAF" w:rsidP="00025703">
      <w:pPr>
        <w:pStyle w:val="Corpsdetexte"/>
        <w:rPr>
          <w:lang w:eastAsia="en-US"/>
        </w:rPr>
      </w:pPr>
      <w:r>
        <w:rPr>
          <w:lang w:eastAsia="en-US"/>
        </w:rPr>
        <w:t>De manière générale, pour les deux combustibles, le Pu239 voit sa quantité diminuer sous une forte irradiation. Sa décroissance naturelle étant trop</w:t>
      </w:r>
      <w:r w:rsidR="008445B2">
        <w:rPr>
          <w:lang w:eastAsia="en-US"/>
        </w:rPr>
        <w:t xml:space="preserve"> élevé, il ne sera pas impacté par le</w:t>
      </w:r>
      <w:r>
        <w:rPr>
          <w:lang w:eastAsia="en-US"/>
        </w:rPr>
        <w:t xml:space="preserve"> refroidissement naturel</w:t>
      </w:r>
      <w:r w:rsidR="00F72DBA">
        <w:rPr>
          <w:lang w:eastAsia="en-US"/>
        </w:rPr>
        <w:t xml:space="preserve"> (voir </w:t>
      </w:r>
      <w:r w:rsidR="00F72DBA">
        <w:rPr>
          <w:lang w:eastAsia="en-US"/>
        </w:rPr>
        <w:fldChar w:fldCharType="begin"/>
      </w:r>
      <w:r w:rsidR="00F72DBA">
        <w:rPr>
          <w:lang w:eastAsia="en-US"/>
        </w:rPr>
        <w:instrText xml:space="preserve"> REF _Ref396767711 \h </w:instrText>
      </w:r>
      <w:r w:rsidR="00F72DBA">
        <w:rPr>
          <w:lang w:eastAsia="en-US"/>
        </w:rPr>
      </w:r>
      <w:r w:rsidR="00F72DBA">
        <w:rPr>
          <w:lang w:eastAsia="en-US"/>
        </w:rPr>
        <w:fldChar w:fldCharType="separate"/>
      </w:r>
      <w:r w:rsidR="00F72DBA" w:rsidRPr="002C43EB">
        <w:t xml:space="preserve">Tableau </w:t>
      </w:r>
      <w:r w:rsidR="00F72DBA">
        <w:rPr>
          <w:noProof/>
        </w:rPr>
        <w:t>2</w:t>
      </w:r>
      <w:r w:rsidR="00F72DBA">
        <w:rPr>
          <w:lang w:eastAsia="en-US"/>
        </w:rPr>
        <w:fldChar w:fldCharType="end"/>
      </w:r>
      <w:r w:rsidR="00F72DBA">
        <w:rPr>
          <w:lang w:eastAsia="en-US"/>
        </w:rPr>
        <w:t>)</w:t>
      </w:r>
      <w:r>
        <w:rPr>
          <w:lang w:eastAsia="en-US"/>
        </w:rPr>
        <w:t xml:space="preserve">. </w:t>
      </w:r>
    </w:p>
    <w:p w:rsidR="008445B2" w:rsidRDefault="008445B2" w:rsidP="00025703">
      <w:pPr>
        <w:pStyle w:val="Corpsdetexte"/>
        <w:rPr>
          <w:lang w:eastAsia="en-US"/>
        </w:rPr>
      </w:pPr>
      <w:r>
        <w:rPr>
          <w:lang w:eastAsia="en-US"/>
        </w:rPr>
        <w:t xml:space="preserve">De façon analogue au Pu239, le Pu240 </w:t>
      </w:r>
      <w:r w:rsidR="00F72DBA">
        <w:rPr>
          <w:lang w:eastAsia="en-US"/>
        </w:rPr>
        <w:t>n’est pas impacté par le refroidissement naturel du fait de sa durée de vie importante. Toutefois, sa quantité augmente soumis à une forte irradiation. En effet, il est impacté par la capture neutronique du Pu239.</w:t>
      </w:r>
    </w:p>
    <w:p w:rsidR="002F2BAF" w:rsidRDefault="002F2BAF" w:rsidP="00025703">
      <w:pPr>
        <w:pStyle w:val="Corpsdetexte"/>
        <w:rPr>
          <w:lang w:eastAsia="en-US"/>
        </w:rPr>
      </w:pPr>
      <w:r>
        <w:rPr>
          <w:lang w:eastAsia="en-US"/>
        </w:rPr>
        <w:t xml:space="preserve">Contrairement au Pu241 qui sera impacté au refroidissement naturel du fait de sa faible durée de vie </w:t>
      </w:r>
      <w:r w:rsidR="008445B2">
        <w:rPr>
          <w:lang w:eastAsia="en-US"/>
        </w:rPr>
        <w:t>en plus d’être affecté par une forte irradiation.</w:t>
      </w:r>
    </w:p>
    <w:p w:rsidR="008445B2" w:rsidRDefault="008445B2" w:rsidP="00025703">
      <w:pPr>
        <w:pStyle w:val="Corpsdetexte"/>
        <w:rPr>
          <w:lang w:eastAsia="en-US"/>
        </w:rPr>
      </w:pPr>
    </w:p>
    <w:p w:rsidR="007D535F" w:rsidRDefault="004E7B79" w:rsidP="00CF723D">
      <w:pPr>
        <w:pStyle w:val="Titre2"/>
      </w:pPr>
      <w:bookmarkStart w:id="187" w:name="_Ref396956435"/>
      <w:r>
        <w:t>prolongement de l’étude</w:t>
      </w:r>
      <w:bookmarkEnd w:id="187"/>
    </w:p>
    <w:p w:rsidR="00F72DBA" w:rsidRDefault="00025703" w:rsidP="007D535F">
      <w:pPr>
        <w:rPr>
          <w:rFonts w:asciiTheme="minorHAnsi" w:hAnsiTheme="minorHAnsi" w:cstheme="minorHAnsi"/>
          <w:sz w:val="24"/>
        </w:rPr>
      </w:pPr>
      <w:r w:rsidRPr="00746055">
        <w:rPr>
          <w:rFonts w:asciiTheme="minorHAnsi" w:hAnsiTheme="minorHAnsi" w:cstheme="minorHAnsi"/>
          <w:sz w:val="24"/>
        </w:rPr>
        <w:t>La suite</w:t>
      </w:r>
      <w:r w:rsidR="004E7B79" w:rsidRPr="00746055">
        <w:rPr>
          <w:rFonts w:asciiTheme="minorHAnsi" w:hAnsiTheme="minorHAnsi" w:cstheme="minorHAnsi"/>
          <w:sz w:val="24"/>
        </w:rPr>
        <w:t xml:space="preserve"> de l’étude serait d’opti</w:t>
      </w:r>
      <w:r w:rsidRPr="00746055">
        <w:rPr>
          <w:rFonts w:asciiTheme="minorHAnsi" w:hAnsiTheme="minorHAnsi" w:cstheme="minorHAnsi"/>
          <w:sz w:val="24"/>
        </w:rPr>
        <w:t>miser l’</w:t>
      </w:r>
      <w:r w:rsidR="004E7B79" w:rsidRPr="00746055">
        <w:rPr>
          <w:rFonts w:asciiTheme="minorHAnsi" w:hAnsiTheme="minorHAnsi" w:cstheme="minorHAnsi"/>
          <w:sz w:val="24"/>
        </w:rPr>
        <w:t>épuisement vis</w:t>
      </w:r>
      <w:r w:rsidRPr="00746055">
        <w:rPr>
          <w:rFonts w:asciiTheme="minorHAnsi" w:hAnsiTheme="minorHAnsi" w:cstheme="minorHAnsi"/>
          <w:sz w:val="24"/>
        </w:rPr>
        <w:t xml:space="preserve"> à vis de</w:t>
      </w:r>
      <w:r w:rsidR="004E7B79" w:rsidRPr="00746055">
        <w:rPr>
          <w:rFonts w:asciiTheme="minorHAnsi" w:hAnsiTheme="minorHAnsi" w:cstheme="minorHAnsi"/>
          <w:sz w:val="24"/>
        </w:rPr>
        <w:t xml:space="preserve"> plusieurs</w:t>
      </w:r>
      <w:r w:rsidRPr="00746055">
        <w:rPr>
          <w:rFonts w:asciiTheme="minorHAnsi" w:hAnsiTheme="minorHAnsi" w:cstheme="minorHAnsi"/>
          <w:sz w:val="24"/>
        </w:rPr>
        <w:t xml:space="preserve"> critère</w:t>
      </w:r>
      <w:r w:rsidR="004E7B79" w:rsidRPr="00746055">
        <w:rPr>
          <w:rFonts w:asciiTheme="minorHAnsi" w:hAnsiTheme="minorHAnsi" w:cstheme="minorHAnsi"/>
          <w:sz w:val="24"/>
        </w:rPr>
        <w:t>s</w:t>
      </w:r>
      <w:r w:rsidRPr="00746055">
        <w:rPr>
          <w:rFonts w:asciiTheme="minorHAnsi" w:hAnsiTheme="minorHAnsi" w:cstheme="minorHAnsi"/>
          <w:sz w:val="24"/>
        </w:rPr>
        <w:t xml:space="preserve"> tel</w:t>
      </w:r>
      <w:r w:rsidR="004E7B79" w:rsidRPr="00746055">
        <w:rPr>
          <w:rFonts w:asciiTheme="minorHAnsi" w:hAnsiTheme="minorHAnsi" w:cstheme="minorHAnsi"/>
          <w:sz w:val="24"/>
        </w:rPr>
        <w:t>s</w:t>
      </w:r>
      <w:r w:rsidRPr="00746055">
        <w:rPr>
          <w:rFonts w:asciiTheme="minorHAnsi" w:hAnsiTheme="minorHAnsi" w:cstheme="minorHAnsi"/>
          <w:sz w:val="24"/>
        </w:rPr>
        <w:t xml:space="preserve"> que </w:t>
      </w:r>
      <w:r w:rsidR="004E7B79" w:rsidRPr="00746055">
        <w:rPr>
          <w:rFonts w:asciiTheme="minorHAnsi" w:hAnsiTheme="minorHAnsi" w:cstheme="minorHAnsi"/>
          <w:sz w:val="24"/>
        </w:rPr>
        <w:t>: la perte de réactivité durant</w:t>
      </w:r>
      <w:r w:rsidRPr="00746055">
        <w:rPr>
          <w:rFonts w:asciiTheme="minorHAnsi" w:hAnsiTheme="minorHAnsi" w:cstheme="minorHAnsi"/>
          <w:sz w:val="24"/>
        </w:rPr>
        <w:t xml:space="preserve"> l’exploitation d</w:t>
      </w:r>
      <w:r w:rsidR="004E7B79" w:rsidRPr="00746055">
        <w:rPr>
          <w:rFonts w:asciiTheme="minorHAnsi" w:hAnsiTheme="minorHAnsi" w:cstheme="minorHAnsi"/>
          <w:sz w:val="24"/>
        </w:rPr>
        <w:t>’</w:t>
      </w:r>
      <w:r w:rsidRPr="00746055">
        <w:rPr>
          <w:rFonts w:asciiTheme="minorHAnsi" w:hAnsiTheme="minorHAnsi" w:cstheme="minorHAnsi"/>
          <w:sz w:val="24"/>
        </w:rPr>
        <w:t>u</w:t>
      </w:r>
      <w:r w:rsidR="004E7B79" w:rsidRPr="00746055">
        <w:rPr>
          <w:rFonts w:asciiTheme="minorHAnsi" w:hAnsiTheme="minorHAnsi" w:cstheme="minorHAnsi"/>
          <w:sz w:val="24"/>
        </w:rPr>
        <w:t>n combustible épuisé dans</w:t>
      </w:r>
      <w:r w:rsidRPr="00746055">
        <w:rPr>
          <w:rFonts w:asciiTheme="minorHAnsi" w:hAnsiTheme="minorHAnsi" w:cstheme="minorHAnsi"/>
          <w:sz w:val="24"/>
        </w:rPr>
        <w:t xml:space="preserve"> un SMR, la durée totale du processus, la complexité d’un tel processus, etc.</w:t>
      </w:r>
    </w:p>
    <w:p w:rsidR="00F72DBA" w:rsidRDefault="00F72DBA">
      <w:pPr>
        <w:rPr>
          <w:rFonts w:asciiTheme="minorHAnsi" w:hAnsiTheme="minorHAnsi" w:cstheme="minorHAnsi"/>
          <w:sz w:val="24"/>
        </w:rPr>
      </w:pPr>
      <w:r>
        <w:rPr>
          <w:rFonts w:asciiTheme="minorHAnsi" w:hAnsiTheme="minorHAnsi" w:cstheme="minorHAnsi"/>
          <w:sz w:val="24"/>
        </w:rPr>
        <w:br w:type="page"/>
      </w:r>
    </w:p>
    <w:p w:rsidR="007D535F" w:rsidRPr="00746055" w:rsidRDefault="007D535F" w:rsidP="007D535F">
      <w:pPr>
        <w:rPr>
          <w:rFonts w:asciiTheme="minorHAnsi" w:hAnsiTheme="minorHAnsi" w:cstheme="minorHAnsi"/>
          <w:sz w:val="24"/>
        </w:rPr>
      </w:pPr>
    </w:p>
    <w:p w:rsidR="007D535F" w:rsidRPr="00A448B8" w:rsidRDefault="007D535F" w:rsidP="001E7737">
      <w:pPr>
        <w:pStyle w:val="Titre1"/>
      </w:pPr>
      <w:bookmarkStart w:id="188" w:name="_Toc396934348"/>
      <w:bookmarkStart w:id="189" w:name="_Ref396956543"/>
      <w:bookmarkStart w:id="190" w:name="_Ref396956555"/>
      <w:r w:rsidRPr="00A448B8">
        <w:t>CONCLUSION GENERALE</w:t>
      </w:r>
      <w:bookmarkEnd w:id="188"/>
      <w:bookmarkEnd w:id="189"/>
      <w:bookmarkEnd w:id="190"/>
    </w:p>
    <w:p w:rsidR="007E028D" w:rsidRPr="00205B16" w:rsidRDefault="007E028D" w:rsidP="00745F1D">
      <w:pPr>
        <w:pStyle w:val="Corpsdetexte"/>
      </w:pPr>
      <w:r w:rsidRPr="00205B16">
        <w:t xml:space="preserve">Cette première année d’alternance se conclue par la production de ce </w:t>
      </w:r>
      <w:r>
        <w:t>mémoire</w:t>
      </w:r>
      <w:r w:rsidRPr="00205B16">
        <w:t xml:space="preserve"> d’entreprise. Cela m’a permis de faire le point sur les compétences acquises le long de cette année ainsi que les difficultés rencontrées.</w:t>
      </w:r>
    </w:p>
    <w:p w:rsidR="007E028D" w:rsidRDefault="007E028D" w:rsidP="00745F1D">
      <w:pPr>
        <w:pStyle w:val="Corpsdetexte"/>
      </w:pPr>
      <w:r w:rsidRPr="00205B16">
        <w:t>La première difficulté rencontrée lors de</w:t>
      </w:r>
      <w:r>
        <w:t>s deux</w:t>
      </w:r>
      <w:r w:rsidRPr="00205B16">
        <w:t xml:space="preserve"> premières séquences en entreprise a été d’une manière générale le langage employé. En effet, il a été difficile de suivre une conversation</w:t>
      </w:r>
      <w:r>
        <w:t xml:space="preserve"> ponctuée de toutes sortes d’acronymes et d’abréviations. Cependant, après un certain temps d’adaptation, chaque conversation était une source d’informations essentielles et utile</w:t>
      </w:r>
      <w:r w:rsidR="00745F1D">
        <w:t>s à ma progression personnelle.</w:t>
      </w:r>
    </w:p>
    <w:p w:rsidR="007E028D" w:rsidRDefault="007E028D" w:rsidP="00745F1D">
      <w:pPr>
        <w:pStyle w:val="Corpsdetexte"/>
      </w:pPr>
      <w:r>
        <w:t xml:space="preserve">Pendant la première séquence professionnelle, je me suis familiarisé avec le système d’exploitation Linux ainsi que le code de calcul TRIPOLI (version 4). Il a d’abord fallu prendre en main Linux ainsi que les commandes les plus utiles ce qui a demandé un automatisme à acquérir pour les utiliser rapidement. Ensuite, le code TRIPOLI (version 4) a été utilisé pour estimer </w:t>
      </w:r>
      <w:r w:rsidR="00745F1D">
        <w:t>le coefficient de multiplication effectif</w:t>
      </w:r>
      <w:r>
        <w:t xml:space="preserve">, </w:t>
      </w:r>
      <w:proofErr w:type="gramStart"/>
      <w:r w:rsidR="00745F1D">
        <w:t>noté</w:t>
      </w:r>
      <w:r>
        <w:t xml:space="preserve"> </w:t>
      </w:r>
      <w:proofErr w:type="gramEnd"/>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r>
          <w:rPr>
            <w:rFonts w:ascii="Cambria Math" w:hAnsi="Cambria Math"/>
          </w:rPr>
          <m:t> </m:t>
        </m:r>
      </m:oMath>
      <w:r>
        <w:t xml:space="preserve">, </w:t>
      </w:r>
      <w:r w:rsidRPr="008C2D56">
        <w:t>en</w:t>
      </w:r>
      <w:r>
        <w:t xml:space="preserve"> fonction du volume du combustible et de l’enrichissement massique de l’uranium 235 et 238. L’aide de mon tuteur a été nécessaire pour comprendre le fonctionnement du code de calcul. </w:t>
      </w:r>
    </w:p>
    <w:p w:rsidR="007E028D" w:rsidRDefault="007E028D" w:rsidP="00745F1D">
      <w:pPr>
        <w:pStyle w:val="Corpsdetexte"/>
      </w:pPr>
      <w:r>
        <w:t>Les deux séquences d’entreprises m’ont immergé dans un en</w:t>
      </w:r>
      <w:r w:rsidR="00745F1D">
        <w:t>vironnement totalement inconnu.</w:t>
      </w:r>
    </w:p>
    <w:p w:rsidR="00E03746" w:rsidRDefault="007E028D" w:rsidP="00745F1D">
      <w:pPr>
        <w:pStyle w:val="Corpsdetexte"/>
      </w:pPr>
      <w:r>
        <w:t>Pour la dernière séquence entreprise, la partie académique m’a été profitable. En effet, grâce aux enseignements théoriques, et notamment en physique nucléaire, l’étude d’un cœur de réacteur nucléaire, regroupant les demi-vies des noyaux, les chaînes de décroissances radioactives, les équations de fission ainsi que les sections efficaces de capture, d’absorption et de fission ont pu être facilement appréhendé</w:t>
      </w:r>
      <w:r w:rsidR="00745F1D">
        <w:t>e</w:t>
      </w:r>
      <w:r>
        <w:t>s</w:t>
      </w:r>
      <w:r w:rsidR="00E03746">
        <w:t>.</w:t>
      </w:r>
      <w:r>
        <w:t xml:space="preserve"> </w:t>
      </w:r>
    </w:p>
    <w:p w:rsidR="007E028D" w:rsidRDefault="007E028D" w:rsidP="00745F1D">
      <w:pPr>
        <w:pStyle w:val="Corpsdetexte"/>
      </w:pPr>
      <w:r w:rsidRPr="00C87874">
        <w:t xml:space="preserve">Pour finir, cette année a été riche en </w:t>
      </w:r>
      <w:r w:rsidR="00745F1D">
        <w:t>apprentissages</w:t>
      </w:r>
      <w:r w:rsidRPr="00C87874">
        <w:t xml:space="preserve"> tant sur le domaine académique que professionnelle. Le nucléaire étant une science très vaste, une masse conséquente de notion reste à maîtriser</w:t>
      </w:r>
      <w:r>
        <w:t>. Les cours théoriques ont été perçus comme une base de culture générale</w:t>
      </w:r>
      <w:r w:rsidR="003E55BC">
        <w:t xml:space="preserve"> indispensable</w:t>
      </w:r>
      <w:r>
        <w:t xml:space="preserve"> du nucléaire qui m’a fourni une bonne notion des sciences nucléaires.</w:t>
      </w:r>
    </w:p>
    <w:p w:rsidR="007E028D" w:rsidRDefault="007E028D" w:rsidP="00745F1D">
      <w:pPr>
        <w:pStyle w:val="Corpsdetexte"/>
      </w:pPr>
    </w:p>
    <w:p w:rsidR="00745F1D" w:rsidRDefault="00745F1D">
      <w:pPr>
        <w:rPr>
          <w:rFonts w:ascii="Times New Roman" w:eastAsiaTheme="minorHAnsi" w:hAnsi="Times New Roman"/>
          <w:spacing w:val="-5"/>
          <w:kern w:val="20"/>
          <w:sz w:val="24"/>
          <w:szCs w:val="24"/>
        </w:rPr>
      </w:pPr>
    </w:p>
    <w:p w:rsidR="00F5629E" w:rsidRDefault="00F5629E">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9424A0" w:rsidRDefault="009424A0">
      <w:pPr>
        <w:rPr>
          <w:rFonts w:ascii="Times New Roman" w:eastAsiaTheme="minorHAnsi" w:hAnsi="Times New Roman"/>
          <w:spacing w:val="-5"/>
          <w:kern w:val="20"/>
          <w:sz w:val="24"/>
          <w:szCs w:val="24"/>
        </w:rPr>
      </w:pPr>
    </w:p>
    <w:p w:rsidR="00F6063D" w:rsidRPr="00104FA7" w:rsidRDefault="009424A0" w:rsidP="00104FA7">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t>ANNEXE</w:t>
      </w:r>
      <w:r w:rsidR="00F6063D">
        <w:rPr>
          <w:rFonts w:asciiTheme="minorHAnsi" w:eastAsiaTheme="minorHAnsi" w:hAnsiTheme="minorHAnsi" w:cstheme="minorHAnsi"/>
          <w:spacing w:val="-5"/>
          <w:kern w:val="20"/>
          <w:sz w:val="48"/>
          <w:szCs w:val="40"/>
        </w:rPr>
        <w:t xml:space="preserve"> - </w:t>
      </w:r>
      <w:r w:rsidR="00F6063D" w:rsidRPr="00104FA7">
        <w:rPr>
          <w:rFonts w:asciiTheme="minorHAnsi" w:eastAsiaTheme="minorHAnsi" w:hAnsiTheme="minorHAnsi" w:cstheme="minorHAnsi"/>
          <w:spacing w:val="-5"/>
          <w:kern w:val="20"/>
          <w:sz w:val="48"/>
          <w:szCs w:val="40"/>
        </w:rPr>
        <w:t>EPUISEMENT AVEC FLUX</w:t>
      </w:r>
    </w:p>
    <w:p w:rsidR="009424A0" w:rsidRDefault="009424A0" w:rsidP="009424A0">
      <w:pPr>
        <w:rPr>
          <w:rFonts w:ascii="Times New Roman" w:eastAsiaTheme="minorHAnsi" w:hAnsi="Times New Roman"/>
          <w:spacing w:val="-5"/>
          <w:kern w:val="20"/>
          <w:sz w:val="24"/>
          <w:szCs w:val="24"/>
        </w:rPr>
      </w:pPr>
    </w:p>
    <w:p w:rsidR="00BE003C" w:rsidRDefault="008533D4" w:rsidP="00BE003C">
      <w:pPr>
        <w:keepNext/>
      </w:pPr>
      <w:r>
        <w:rPr>
          <w:noProof/>
          <w:lang w:eastAsia="fr-FR"/>
        </w:rPr>
        <w:drawing>
          <wp:inline distT="0" distB="0" distL="0" distR="0" wp14:anchorId="5290FE6C" wp14:editId="1F7D5931">
            <wp:extent cx="5760720" cy="2943443"/>
            <wp:effectExtent l="0" t="0" r="11430" b="9525"/>
            <wp:docPr id="1030" name="Graphique 10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424A0" w:rsidRDefault="00BE003C" w:rsidP="001E7737">
      <w:pPr>
        <w:pStyle w:val="Lgende"/>
        <w:rPr>
          <w:rFonts w:ascii="Times New Roman" w:eastAsiaTheme="minorHAnsi" w:hAnsi="Times New Roman"/>
          <w:spacing w:val="-5"/>
          <w:kern w:val="20"/>
        </w:rPr>
      </w:pPr>
      <w:bookmarkStart w:id="191" w:name="_Toc396794119"/>
      <w:bookmarkStart w:id="192" w:name="_Ref396981109"/>
      <w:r>
        <w:t xml:space="preserve">Figure </w:t>
      </w:r>
      <w:r w:rsidR="00A96A54">
        <w:fldChar w:fldCharType="begin"/>
      </w:r>
      <w:r w:rsidR="00A96A54">
        <w:instrText xml:space="preserve"> SEQ Figure \* ARABIC </w:instrText>
      </w:r>
      <w:r w:rsidR="00A96A54">
        <w:fldChar w:fldCharType="separate"/>
      </w:r>
      <w:r w:rsidR="00137C42">
        <w:rPr>
          <w:noProof/>
        </w:rPr>
        <w:t>6</w:t>
      </w:r>
      <w:r w:rsidR="00A96A54">
        <w:rPr>
          <w:noProof/>
        </w:rPr>
        <w:fldChar w:fldCharType="end"/>
      </w:r>
      <w:r>
        <w:t> : Evolution de la quantité d’U235 soumis à un flux neutronique</w:t>
      </w:r>
      <w:bookmarkEnd w:id="191"/>
      <w:bookmarkEnd w:id="192"/>
    </w:p>
    <w:p w:rsidR="009424A0" w:rsidRDefault="009424A0" w:rsidP="009424A0">
      <w:pPr>
        <w:rPr>
          <w:rFonts w:ascii="Times New Roman" w:eastAsiaTheme="minorHAnsi" w:hAnsi="Times New Roman"/>
          <w:spacing w:val="-5"/>
          <w:kern w:val="20"/>
          <w:sz w:val="24"/>
          <w:szCs w:val="24"/>
        </w:rPr>
      </w:pPr>
    </w:p>
    <w:p w:rsid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l’U235 va diminuer au cours du temps. En effet, ayant une grande section</w:t>
      </w:r>
      <w:r>
        <w:rPr>
          <w:rFonts w:asciiTheme="minorHAnsi" w:eastAsiaTheme="minorHAnsi" w:hAnsiTheme="minorHAnsi" w:cstheme="minorHAnsi"/>
          <w:spacing w:val="-5"/>
          <w:kern w:val="20"/>
          <w:sz w:val="24"/>
          <w:szCs w:val="24"/>
        </w:rPr>
        <w:t xml:space="preserve"> e</w:t>
      </w:r>
      <w:r w:rsidRPr="00B75263">
        <w:rPr>
          <w:rFonts w:asciiTheme="minorHAnsi" w:eastAsiaTheme="minorHAnsi" w:hAnsiTheme="minorHAnsi" w:cstheme="minorHAnsi"/>
          <w:spacing w:val="-5"/>
          <w:kern w:val="20"/>
          <w:sz w:val="24"/>
          <w:szCs w:val="24"/>
        </w:rPr>
        <w:t>fficace de fission et une section efficace de capture non négligeable, l’U235 va avoir tendance à absorber un</w:t>
      </w:r>
      <w:r>
        <w:rPr>
          <w:rFonts w:asciiTheme="minorHAnsi" w:eastAsiaTheme="minorHAnsi" w:hAnsiTheme="minorHAnsi" w:cstheme="minorHAnsi"/>
          <w:spacing w:val="-5"/>
          <w:kern w:val="20"/>
          <w:sz w:val="24"/>
          <w:szCs w:val="24"/>
        </w:rPr>
        <w:t xml:space="preserve"> n</w:t>
      </w:r>
      <w:r w:rsidRPr="00B75263">
        <w:rPr>
          <w:rFonts w:asciiTheme="minorHAnsi" w:eastAsiaTheme="minorHAnsi" w:hAnsiTheme="minorHAnsi" w:cstheme="minorHAnsi"/>
          <w:spacing w:val="-5"/>
          <w:kern w:val="20"/>
          <w:sz w:val="24"/>
          <w:szCs w:val="24"/>
        </w:rPr>
        <w:t>eutron pour engendrer soit une réaction de fission ou de capture selon les réaction</w:t>
      </w:r>
      <w:r>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respectives:</w:t>
      </w:r>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B75263">
      <w:pPr>
        <w:rPr>
          <w:rFonts w:asciiTheme="minorHAnsi" w:eastAsiaTheme="minorHAnsi" w:hAnsiTheme="minorHAnsi" w:cstheme="minorHAnsi"/>
          <w:spacing w:val="-5"/>
          <w:kern w:val="20"/>
          <w:sz w:val="28"/>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oMath>
    </w:p>
    <w:p w:rsidR="00B75263" w:rsidRPr="00B75263" w:rsidRDefault="00B75263" w:rsidP="00B75263">
      <w:pPr>
        <w:rPr>
          <w:rFonts w:asciiTheme="minorHAnsi" w:eastAsiaTheme="minorHAnsi" w:hAnsiTheme="minorHAnsi" w:cstheme="minorHAnsi"/>
          <w:spacing w:val="-5"/>
          <w:kern w:val="20"/>
          <w:sz w:val="24"/>
          <w:szCs w:val="24"/>
        </w:rPr>
      </w:pPr>
    </w:p>
    <w:p w:rsid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l’U235 disparaît également par décroissance naturelle en émettant une particule alpha selon la réaction:</w:t>
      </w:r>
    </w:p>
    <w:p w:rsidR="00B75263" w:rsidRPr="00B75263" w:rsidRDefault="00B75263" w:rsidP="00B75263">
      <w:pPr>
        <w:rPr>
          <w:rFonts w:asciiTheme="minorHAnsi" w:eastAsiaTheme="minorHAnsi" w:hAnsiTheme="minorHAnsi" w:cstheme="minorHAnsi"/>
          <w:spacing w:val="-5"/>
          <w:kern w:val="20"/>
          <w:sz w:val="28"/>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90</m:t>
            </m:r>
          </m:sub>
          <m:sup>
            <m:r>
              <w:rPr>
                <w:rFonts w:ascii="Cambria Math" w:eastAsiaTheme="minorHAnsi" w:hAnsi="Cambria Math" w:cstheme="minorHAnsi"/>
                <w:spacing w:val="-5"/>
                <w:kern w:val="20"/>
                <w:sz w:val="28"/>
                <w:szCs w:val="24"/>
              </w:rPr>
              <m:t>231</m:t>
            </m:r>
          </m:sup>
          <m:e>
            <m:r>
              <w:rPr>
                <w:rFonts w:ascii="Cambria Math" w:eastAsiaTheme="minorHAnsi" w:hAnsi="Cambria Math" w:cstheme="minorHAnsi"/>
                <w:spacing w:val="-5"/>
                <w:kern w:val="20"/>
                <w:sz w:val="28"/>
                <w:szCs w:val="24"/>
              </w:rPr>
              <m:t>Th</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B75263">
      <w:pPr>
        <w:rPr>
          <w:rFonts w:asciiTheme="minorHAnsi" w:eastAsiaTheme="minorHAnsi" w:hAnsiTheme="minorHAnsi" w:cstheme="minorHAnsi"/>
          <w:spacing w:val="-5"/>
          <w:kern w:val="20"/>
          <w:sz w:val="24"/>
          <w:szCs w:val="24"/>
        </w:rPr>
      </w:pPr>
    </w:p>
    <w:p w:rsid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Cependant, la désintégration naturelle du Pu239 par émission d’une particule alpha engendre la formation</w:t>
      </w:r>
      <w:r>
        <w:rPr>
          <w:rFonts w:asciiTheme="minorHAnsi" w:eastAsiaTheme="minorHAnsi" w:hAnsiTheme="minorHAnsi" w:cstheme="minorHAnsi"/>
          <w:spacing w:val="-5"/>
          <w:kern w:val="20"/>
          <w:sz w:val="24"/>
          <w:szCs w:val="24"/>
        </w:rPr>
        <w:t xml:space="preserve"> d</w:t>
      </w:r>
      <w:r w:rsidRPr="00B75263">
        <w:rPr>
          <w:rFonts w:asciiTheme="minorHAnsi" w:eastAsiaTheme="minorHAnsi" w:hAnsiTheme="minorHAnsi" w:cstheme="minorHAnsi"/>
          <w:spacing w:val="-5"/>
          <w:kern w:val="20"/>
          <w:sz w:val="24"/>
          <w:szCs w:val="24"/>
        </w:rPr>
        <w:t>e l’U235, qui reste toutefois faible par rapport à l’exposition d’un flux neutronique, selon la réaction:</w:t>
      </w:r>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2F03DE" w:rsidP="00B75263">
      <w:pPr>
        <w:rPr>
          <w:rFonts w:asciiTheme="minorHAnsi" w:eastAsiaTheme="minorHAnsi" w:hAnsiTheme="minorHAnsi" w:cstheme="minorHAnsi"/>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Default="00B75263" w:rsidP="009424A0">
      <w:pPr>
        <w:rPr>
          <w:rFonts w:ascii="Times New Roman" w:eastAsiaTheme="minorHAnsi" w:hAnsi="Times New Roman"/>
          <w:spacing w:val="-5"/>
          <w:kern w:val="20"/>
          <w:sz w:val="24"/>
          <w:szCs w:val="24"/>
        </w:rPr>
      </w:pPr>
    </w:p>
    <w:p w:rsidR="00B75263"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8533D4" w:rsidP="003F6DFA">
      <w:pPr>
        <w:keepNext/>
        <w:spacing w:line="480" w:lineRule="auto"/>
      </w:pPr>
      <w:r>
        <w:rPr>
          <w:noProof/>
          <w:lang w:eastAsia="fr-FR"/>
        </w:rPr>
        <w:lastRenderedPageBreak/>
        <w:drawing>
          <wp:inline distT="0" distB="0" distL="0" distR="0" wp14:anchorId="26D36C1E" wp14:editId="17E78109">
            <wp:extent cx="5760720" cy="2943443"/>
            <wp:effectExtent l="0" t="0" r="11430" b="9525"/>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424A0" w:rsidRDefault="00BE003C" w:rsidP="00F5629E">
      <w:pPr>
        <w:pStyle w:val="Lgende"/>
        <w:rPr>
          <w:rFonts w:ascii="Times New Roman" w:eastAsiaTheme="minorHAnsi" w:hAnsi="Times New Roman"/>
          <w:spacing w:val="-5"/>
          <w:kern w:val="20"/>
        </w:rPr>
      </w:pPr>
      <w:bookmarkStart w:id="193" w:name="_Toc396794120"/>
      <w:bookmarkStart w:id="194" w:name="_Ref396949374"/>
      <w:bookmarkStart w:id="195" w:name="_Ref396981122"/>
      <w:r>
        <w:t xml:space="preserve">Figure </w:t>
      </w:r>
      <w:r w:rsidR="00A96A54">
        <w:fldChar w:fldCharType="begin"/>
      </w:r>
      <w:r w:rsidR="00A96A54">
        <w:instrText xml:space="preserve"> SEQ Figure \* ARABIC </w:instrText>
      </w:r>
      <w:r w:rsidR="00A96A54">
        <w:fldChar w:fldCharType="separate"/>
      </w:r>
      <w:r w:rsidR="00137C42">
        <w:rPr>
          <w:noProof/>
        </w:rPr>
        <w:t>7</w:t>
      </w:r>
      <w:r w:rsidR="00A96A54">
        <w:rPr>
          <w:noProof/>
        </w:rPr>
        <w:fldChar w:fldCharType="end"/>
      </w:r>
      <w:r>
        <w:t> : Evolution de la quantité d’U238 soumis à un flux neutronique</w:t>
      </w:r>
      <w:bookmarkEnd w:id="193"/>
      <w:bookmarkEnd w:id="194"/>
      <w:bookmarkEnd w:id="195"/>
    </w:p>
    <w:p w:rsidR="00B75263"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 la quantité d’U238 diminue pendant la phase d’irradiation. En effet, l’U238  va avoir tendance à absorber un neutron pour engendrer une réaction de capture mais possède une faible probabilité de générer une réaction de fission selon les réactions respectives:</w:t>
      </w:r>
    </w:p>
    <w:p w:rsidR="00B75263" w:rsidRPr="00B75263" w:rsidRDefault="00B75263" w:rsidP="00B75263">
      <w:pPr>
        <w:rPr>
          <w:rFonts w:asciiTheme="minorHAnsi" w:eastAsiaTheme="minorHAnsi" w:hAnsiTheme="minorHAnsi" w:cstheme="minorHAnsi"/>
          <w:spacing w:val="-5"/>
          <w:kern w:val="20"/>
          <w:sz w:val="28"/>
          <w:szCs w:val="24"/>
        </w:rPr>
      </w:pPr>
      <w:r w:rsidRPr="00B75263">
        <w:rPr>
          <w:rFonts w:asciiTheme="minorHAnsi" w:eastAsiaTheme="minorHAnsi" w:hAnsiTheme="minorHAnsi" w:cstheme="minorHAnsi"/>
          <w:spacing w:val="-5"/>
          <w:kern w:val="20"/>
          <w:sz w:val="28"/>
          <w:szCs w:val="24"/>
        </w:rPr>
        <w:t xml:space="preserve"> </w:t>
      </w:r>
    </w:p>
    <w:p w:rsidR="00B75263" w:rsidRPr="00B75263" w:rsidRDefault="002F03DE" w:rsidP="00B75263">
      <w:pPr>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m:oMathPara>
    </w:p>
    <w:p w:rsidR="00B75263" w:rsidRPr="00B75263" w:rsidRDefault="00B75263" w:rsidP="00B75263">
      <w:pPr>
        <w:rPr>
          <w:rFonts w:asciiTheme="minorHAnsi" w:eastAsiaTheme="minorHAnsi" w:hAnsiTheme="minorHAnsi" w:cstheme="minorHAnsi"/>
          <w:spacing w:val="-5"/>
          <w:kern w:val="20"/>
          <w:sz w:val="28"/>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Cependant, on va négliger la production de l’U239 par la réaction de capture. En effet, sa demi-vie étant de 23 minutes, on va considérer qu’il n’a pas d’impact sur notre modèle d’épuisement qui est d’une durée de 15 ans. L’U239 va donc décroître rapidement vers le Np239 en émettant une particule beta selon la réaction:</w:t>
      </w:r>
    </w:p>
    <w:p w:rsidR="00B75263" w:rsidRPr="00B75263" w:rsidRDefault="00B75263" w:rsidP="00B75263">
      <w:pPr>
        <w:rPr>
          <w:rFonts w:asciiTheme="minorHAnsi" w:eastAsiaTheme="minorHAnsi" w:hAnsiTheme="minorHAnsi" w:cstheme="minorHAnsi"/>
          <w:spacing w:val="-5"/>
          <w:kern w:val="20"/>
          <w:sz w:val="28"/>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HAnsi" w:hAnsi="Cambria Math" w:cstheme="minorHAnsi"/>
                  <w:i/>
                  <w:iCs/>
                  <w:spacing w:val="-5"/>
                  <w:kern w:val="20"/>
                  <w:sz w:val="28"/>
                  <w:szCs w:val="24"/>
                </w:rPr>
              </m:ctrlPr>
            </m:accPr>
            <m:e>
              <m:r>
                <w:rPr>
                  <w:rFonts w:ascii="Cambria Math" w:eastAsiaTheme="minorHAnsi" w:hAnsi="Cambria Math" w:cstheme="minorHAnsi"/>
                  <w:spacing w:val="-5"/>
                  <w:kern w:val="20"/>
                  <w:sz w:val="28"/>
                  <w:szCs w:val="24"/>
                  <w:lang w:val="el-GR"/>
                </w:rPr>
                <m:t>ν</m:t>
              </m:r>
            </m:e>
          </m:acc>
        </m:oMath>
      </m:oMathPara>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Le Np239 a également une durée de vie très courte (2,3 jours). De ce fait, il ne va pas avoir d’impact sur le modèle d’épuisement. Il se désintègre en Pu239 en émettant une particule beta selon la réaction:</w:t>
      </w:r>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HAnsi" w:hAnsi="Cambria Math" w:cstheme="minorHAnsi"/>
                  <w:i/>
                  <w:iCs/>
                  <w:spacing w:val="-5"/>
                  <w:kern w:val="20"/>
                  <w:sz w:val="28"/>
                  <w:szCs w:val="24"/>
                </w:rPr>
              </m:ctrlPr>
            </m:accPr>
            <m:e>
              <m:r>
                <w:rPr>
                  <w:rFonts w:ascii="Cambria Math" w:eastAsiaTheme="minorHAnsi" w:hAnsi="Cambria Math" w:cstheme="minorHAnsi"/>
                  <w:spacing w:val="-5"/>
                  <w:kern w:val="20"/>
                  <w:sz w:val="28"/>
                  <w:szCs w:val="24"/>
                  <w:lang w:val="el-GR"/>
                </w:rPr>
                <m:t>ν</m:t>
              </m:r>
            </m:e>
          </m:acc>
        </m:oMath>
      </m:oMathPara>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réaction finale de capture peut se résumer à:</w:t>
      </w:r>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Pr="00B75263" w:rsidRDefault="00B75263" w:rsidP="00B75263">
      <w:pPr>
        <w:rPr>
          <w:rFonts w:asciiTheme="minorHAnsi" w:eastAsiaTheme="minorHAnsi" w:hAnsiTheme="minorHAnsi" w:cstheme="minorHAnsi"/>
          <w:spacing w:val="-5"/>
          <w:kern w:val="20"/>
          <w:sz w:val="24"/>
          <w:szCs w:val="24"/>
        </w:rPr>
      </w:pPr>
    </w:p>
    <w:p w:rsidR="008533D4"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décroissance naturelle de l’U238 est également prise en co</w:t>
      </w:r>
      <w:r w:rsidR="00F5629E">
        <w:rPr>
          <w:rFonts w:asciiTheme="minorHAnsi" w:eastAsiaTheme="minorHAnsi" w:hAnsiTheme="minorHAnsi" w:cstheme="minorHAnsi"/>
          <w:spacing w:val="-5"/>
          <w:kern w:val="20"/>
          <w:sz w:val="24"/>
          <w:szCs w:val="24"/>
        </w:rPr>
        <w:t>mpte dans ce modèle d’</w:t>
      </w:r>
      <w:r w:rsidR="003E55BC">
        <w:rPr>
          <w:rFonts w:asciiTheme="minorHAnsi" w:eastAsiaTheme="minorHAnsi" w:hAnsiTheme="minorHAnsi" w:cstheme="minorHAnsi"/>
          <w:spacing w:val="-5"/>
          <w:kern w:val="20"/>
          <w:sz w:val="24"/>
          <w:szCs w:val="24"/>
        </w:rPr>
        <w:t>épuisement.</w:t>
      </w:r>
    </w:p>
    <w:p w:rsidR="00BE003C" w:rsidRDefault="008533D4" w:rsidP="00BE003C">
      <w:pPr>
        <w:keepNext/>
      </w:pPr>
      <w:r>
        <w:rPr>
          <w:noProof/>
          <w:lang w:eastAsia="fr-FR"/>
        </w:rPr>
        <w:lastRenderedPageBreak/>
        <w:drawing>
          <wp:inline distT="0" distB="0" distL="0" distR="0" wp14:anchorId="274DEA59" wp14:editId="73241505">
            <wp:extent cx="5760720" cy="2943443"/>
            <wp:effectExtent l="0" t="0" r="11430" b="9525"/>
            <wp:docPr id="1031" name="Graphique 10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424A0" w:rsidRDefault="00BE003C" w:rsidP="001E7737">
      <w:pPr>
        <w:pStyle w:val="Lgende"/>
        <w:rPr>
          <w:rFonts w:ascii="Times New Roman" w:eastAsiaTheme="minorHAnsi" w:hAnsi="Times New Roman"/>
          <w:spacing w:val="-5"/>
          <w:kern w:val="20"/>
        </w:rPr>
      </w:pPr>
      <w:bookmarkStart w:id="196" w:name="_Toc396794121"/>
      <w:bookmarkStart w:id="197" w:name="_Ref396949315"/>
      <w:bookmarkStart w:id="198" w:name="_Ref396981136"/>
      <w:bookmarkStart w:id="199" w:name="_Ref396981158"/>
      <w:r>
        <w:t xml:space="preserve">Figure </w:t>
      </w:r>
      <w:r w:rsidR="00A96A54">
        <w:fldChar w:fldCharType="begin"/>
      </w:r>
      <w:r w:rsidR="00A96A54">
        <w:instrText xml:space="preserve"> SEQ Figure \* ARABIC </w:instrText>
      </w:r>
      <w:r w:rsidR="00A96A54">
        <w:fldChar w:fldCharType="separate"/>
      </w:r>
      <w:r w:rsidR="00137C42">
        <w:rPr>
          <w:noProof/>
        </w:rPr>
        <w:t>8</w:t>
      </w:r>
      <w:r w:rsidR="00A96A54">
        <w:rPr>
          <w:noProof/>
        </w:rPr>
        <w:fldChar w:fldCharType="end"/>
      </w:r>
      <w:r>
        <w:t> : Evolution de la quantité de Pu239 soumis à un flux neutronique</w:t>
      </w:r>
      <w:bookmarkEnd w:id="196"/>
      <w:bookmarkEnd w:id="197"/>
      <w:bookmarkEnd w:id="198"/>
      <w:bookmarkEnd w:id="199"/>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75263"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Pu239 diminue au cours</w:t>
      </w:r>
      <w:r>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du temps. En effet, le Pu239 va absorber un neutron pour soit engendrer une réaction de fission ou de capture donnant le Pu240 selon les réactions respectives:</w:t>
      </w:r>
    </w:p>
    <w:p w:rsidR="00B75263" w:rsidRPr="00B75263" w:rsidRDefault="00B75263" w:rsidP="00B75263">
      <w:pPr>
        <w:rPr>
          <w:rFonts w:asciiTheme="minorHAnsi" w:eastAsiaTheme="minorHAnsi" w:hAnsiTheme="minorHAnsi" w:cstheme="minorHAnsi"/>
          <w:spacing w:val="-5"/>
          <w:kern w:val="20"/>
          <w:sz w:val="28"/>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B75263">
      <w:pPr>
        <w:rPr>
          <w:rFonts w:asciiTheme="minorHAnsi" w:eastAsiaTheme="minorHAnsi" w:hAnsiTheme="minorHAnsi" w:cstheme="minorHAnsi"/>
          <w:spacing w:val="-5"/>
          <w:kern w:val="20"/>
          <w:sz w:val="28"/>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Pu239 disparaît également par décroissance naturelle en émettant une particule alpha selon la réaction:</w:t>
      </w:r>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Cependant, la réaction de capture de l’U238 conduit à la formation de Pu239 selon la réaction:</w:t>
      </w:r>
    </w:p>
    <w:p w:rsidR="00B75263" w:rsidRPr="00B75263" w:rsidRDefault="00B75263" w:rsidP="00B75263">
      <w:pPr>
        <w:rPr>
          <w:rFonts w:asciiTheme="minorHAnsi" w:eastAsiaTheme="minorHAnsi" w:hAnsiTheme="minorHAnsi" w:cstheme="minorHAnsi"/>
          <w:spacing w:val="-5"/>
          <w:kern w:val="20"/>
          <w:sz w:val="28"/>
          <w:szCs w:val="24"/>
        </w:rPr>
      </w:pPr>
    </w:p>
    <w:p w:rsidR="009424A0"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9424A0"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8533D4" w:rsidP="00BE003C">
      <w:pPr>
        <w:keepNext/>
      </w:pPr>
      <w:r>
        <w:rPr>
          <w:noProof/>
          <w:lang w:eastAsia="fr-FR"/>
        </w:rPr>
        <w:drawing>
          <wp:inline distT="0" distB="0" distL="0" distR="0" wp14:anchorId="4A4765F7" wp14:editId="301F8607">
            <wp:extent cx="5760720" cy="2943443"/>
            <wp:effectExtent l="0" t="0" r="11430" b="9525"/>
            <wp:docPr id="1032" name="Graphique 10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424A0" w:rsidRDefault="00BE003C" w:rsidP="001E7737">
      <w:pPr>
        <w:pStyle w:val="Lgende"/>
        <w:rPr>
          <w:rFonts w:ascii="Times New Roman" w:eastAsiaTheme="minorHAnsi" w:hAnsi="Times New Roman"/>
          <w:spacing w:val="-5"/>
          <w:kern w:val="20"/>
        </w:rPr>
      </w:pPr>
      <w:bookmarkStart w:id="200" w:name="_Toc396794122"/>
      <w:bookmarkStart w:id="201" w:name="_Ref396949323"/>
      <w:bookmarkStart w:id="202" w:name="_Ref396981167"/>
      <w:r>
        <w:t xml:space="preserve">Figure </w:t>
      </w:r>
      <w:r w:rsidR="00A96A54">
        <w:fldChar w:fldCharType="begin"/>
      </w:r>
      <w:r w:rsidR="00A96A54">
        <w:instrText xml:space="preserve"> SEQ Figure \* ARABIC </w:instrText>
      </w:r>
      <w:r w:rsidR="00A96A54">
        <w:fldChar w:fldCharType="separate"/>
      </w:r>
      <w:r w:rsidR="00137C42">
        <w:rPr>
          <w:noProof/>
        </w:rPr>
        <w:t>9</w:t>
      </w:r>
      <w:r w:rsidR="00A96A54">
        <w:rPr>
          <w:noProof/>
        </w:rPr>
        <w:fldChar w:fldCharType="end"/>
      </w:r>
      <w:r>
        <w:t> : Evolution de la quantité de Pu240 soumis à un flux neutronique</w:t>
      </w:r>
      <w:bookmarkEnd w:id="200"/>
      <w:bookmarkEnd w:id="201"/>
      <w:bookmarkEnd w:id="202"/>
    </w:p>
    <w:p w:rsidR="009424A0" w:rsidRDefault="009424A0" w:rsidP="009424A0">
      <w:pPr>
        <w:rPr>
          <w:rFonts w:ascii="Times New Roman" w:eastAsiaTheme="minorHAnsi" w:hAnsi="Times New Roman"/>
          <w:spacing w:val="-5"/>
          <w:kern w:val="20"/>
          <w:sz w:val="24"/>
          <w:szCs w:val="24"/>
        </w:rPr>
      </w:pPr>
    </w:p>
    <w:p w:rsidR="00B75263"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Pu240 augmente puis finit par se stabiliser. En effet, il est produit par réaction de capture du Pu239 selon la réaction suivante:</w:t>
      </w:r>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Cependant, le Pu240  peut engendrer une réaction de capture et de fission selon les réactions respectives:</w:t>
      </w:r>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Pr="00B75263" w:rsidRDefault="00B75263" w:rsidP="00B75263">
      <w:pPr>
        <w:rPr>
          <w:rFonts w:asciiTheme="minorHAnsi" w:eastAsiaTheme="minorHAnsi" w:hAnsiTheme="minorHAnsi" w:cstheme="minorHAnsi"/>
          <w:spacing w:val="-5"/>
          <w:kern w:val="20"/>
          <w:sz w:val="28"/>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Pu240 se désintègre en U236 par décroissance naturelle en émettant une particule alpha selon la réaction:</w:t>
      </w:r>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stabilisation de la quantité de Pu240.</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8533D4" w:rsidP="00BE003C">
      <w:pPr>
        <w:keepNext/>
      </w:pPr>
      <w:r>
        <w:rPr>
          <w:noProof/>
          <w:lang w:eastAsia="fr-FR"/>
        </w:rPr>
        <w:lastRenderedPageBreak/>
        <w:drawing>
          <wp:inline distT="0" distB="0" distL="0" distR="0" wp14:anchorId="44659774" wp14:editId="08701FFA">
            <wp:extent cx="5760720" cy="2943443"/>
            <wp:effectExtent l="0" t="0" r="11430" b="9525"/>
            <wp:docPr id="1033" name="Graphique 10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424A0" w:rsidRDefault="00BE003C" w:rsidP="001E7737">
      <w:pPr>
        <w:pStyle w:val="Lgende"/>
        <w:rPr>
          <w:rFonts w:ascii="Times New Roman" w:eastAsiaTheme="minorHAnsi" w:hAnsi="Times New Roman"/>
          <w:spacing w:val="-5"/>
          <w:kern w:val="20"/>
        </w:rPr>
      </w:pPr>
      <w:bookmarkStart w:id="203" w:name="_Toc396794123"/>
      <w:bookmarkStart w:id="204" w:name="_Ref396949197"/>
      <w:bookmarkStart w:id="205" w:name="_Ref396949331"/>
      <w:bookmarkStart w:id="206" w:name="_Ref396981180"/>
      <w:bookmarkStart w:id="207" w:name="_Ref396981210"/>
      <w:r>
        <w:t xml:space="preserve">Figure </w:t>
      </w:r>
      <w:r w:rsidR="00A96A54">
        <w:fldChar w:fldCharType="begin"/>
      </w:r>
      <w:r w:rsidR="00A96A54">
        <w:instrText xml:space="preserve"> SEQ Figure \* ARABIC </w:instrText>
      </w:r>
      <w:r w:rsidR="00A96A54">
        <w:fldChar w:fldCharType="separate"/>
      </w:r>
      <w:r w:rsidR="00137C42">
        <w:rPr>
          <w:noProof/>
        </w:rPr>
        <w:t>10</w:t>
      </w:r>
      <w:r w:rsidR="00A96A54">
        <w:rPr>
          <w:noProof/>
        </w:rPr>
        <w:fldChar w:fldCharType="end"/>
      </w:r>
      <w:r>
        <w:t> : Evolution de la quantité de Pu241 soumis à un flux neutronique</w:t>
      </w:r>
      <w:bookmarkEnd w:id="203"/>
      <w:bookmarkEnd w:id="204"/>
      <w:bookmarkEnd w:id="205"/>
      <w:bookmarkEnd w:id="206"/>
      <w:bookmarkEnd w:id="207"/>
    </w:p>
    <w:p w:rsidR="009424A0" w:rsidRDefault="009424A0" w:rsidP="009424A0">
      <w:pPr>
        <w:rPr>
          <w:rFonts w:ascii="Times New Roman" w:eastAsiaTheme="minorHAnsi" w:hAnsi="Times New Roman"/>
          <w:spacing w:val="-5"/>
          <w:kern w:val="20"/>
          <w:sz w:val="24"/>
          <w:szCs w:val="24"/>
        </w:rPr>
      </w:pPr>
    </w:p>
    <w:p w:rsidR="00B75263"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Pu241 diminue puis stagne au cours du temps. En effet, ayant une grande section efficace de fission, une section de capture non négligeable et une courte demi-</w:t>
      </w:r>
      <w:r w:rsidR="002248D4" w:rsidRPr="00B75263">
        <w:rPr>
          <w:rFonts w:asciiTheme="minorHAnsi" w:eastAsiaTheme="minorHAnsi" w:hAnsiTheme="minorHAnsi" w:cstheme="minorHAnsi"/>
          <w:spacing w:val="-5"/>
          <w:kern w:val="20"/>
          <w:sz w:val="24"/>
          <w:szCs w:val="24"/>
        </w:rPr>
        <w:t>vie (</w:t>
      </w:r>
      <w:r w:rsidRPr="00B75263">
        <w:rPr>
          <w:rFonts w:asciiTheme="minorHAnsi" w:eastAsiaTheme="minorHAnsi" w:hAnsiTheme="minorHAnsi" w:cstheme="minorHAnsi"/>
          <w:spacing w:val="-5"/>
          <w:kern w:val="20"/>
          <w:sz w:val="24"/>
          <w:szCs w:val="24"/>
        </w:rPr>
        <w:t>14ans), le Pu241 va disparaître rapidement en émettant une particule beta selon les réactions respectives:</w:t>
      </w:r>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B75263">
      <w:pPr>
        <w:rPr>
          <w:rFonts w:asciiTheme="minorHAnsi" w:eastAsiaTheme="minorHAnsi" w:hAnsiTheme="minorHAnsi" w:cstheme="minorHAnsi"/>
          <w:spacing w:val="-5"/>
          <w:kern w:val="20"/>
          <w:sz w:val="28"/>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  →</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242</m:t>
            </m:r>
          </m:sup>
          <m:e>
            <m:r>
              <w:rPr>
                <w:rFonts w:ascii="Cambria Math" w:eastAsiaTheme="minorHAnsi" w:hAnsi="Cambria Math" w:cstheme="minorHAnsi"/>
                <w:spacing w:val="-5"/>
                <w:kern w:val="20"/>
                <w:sz w:val="28"/>
                <w:szCs w:val="24"/>
              </w:rPr>
              <m:t>Pu</m:t>
            </m:r>
          </m:e>
        </m:sPre>
      </m:oMath>
    </w:p>
    <w:p w:rsidR="00B75263" w:rsidRPr="00B75263" w:rsidRDefault="00B75263" w:rsidP="00B75263">
      <w:pPr>
        <w:rPr>
          <w:rFonts w:asciiTheme="minorHAnsi" w:eastAsiaTheme="minorHAnsi" w:hAnsiTheme="minorHAnsi" w:cstheme="minorHAnsi"/>
          <w:spacing w:val="-5"/>
          <w:kern w:val="20"/>
          <w:sz w:val="28"/>
          <w:szCs w:val="24"/>
        </w:rPr>
      </w:pPr>
    </w:p>
    <w:p w:rsidR="00B75263"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95</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Am</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HAnsi" w:hAnsi="Cambria Math" w:cstheme="minorHAnsi"/>
                <w:i/>
                <w:iCs/>
                <w:spacing w:val="-5"/>
                <w:kern w:val="20"/>
                <w:sz w:val="28"/>
                <w:szCs w:val="24"/>
              </w:rPr>
            </m:ctrlPr>
          </m:accPr>
          <m:e>
            <m:r>
              <w:rPr>
                <w:rFonts w:ascii="Cambria Math" w:eastAsiaTheme="minorHAnsi" w:hAnsi="Cambria Math" w:cstheme="minorHAnsi"/>
                <w:spacing w:val="-5"/>
                <w:kern w:val="20"/>
                <w:sz w:val="28"/>
                <w:szCs w:val="24"/>
                <w:lang w:val="el-GR"/>
              </w:rPr>
              <m:t>ν</m:t>
            </m:r>
          </m:e>
        </m:acc>
      </m:oMath>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Toutefois, il y a une production du Pu241 dû à la capture du Pu240  qui va contrebalancer la diminution de Pu241 selon la réaction suivante:</w:t>
      </w:r>
    </w:p>
    <w:p w:rsidR="00B75263" w:rsidRPr="00B75263" w:rsidRDefault="00B75263" w:rsidP="00B75263">
      <w:pPr>
        <w:rPr>
          <w:rFonts w:asciiTheme="minorHAnsi" w:eastAsiaTheme="minorHAnsi" w:hAnsiTheme="minorHAnsi" w:cstheme="minorHAnsi"/>
          <w:spacing w:val="-5"/>
          <w:kern w:val="20"/>
          <w:sz w:val="24"/>
          <w:szCs w:val="24"/>
        </w:rPr>
      </w:pPr>
    </w:p>
    <w:p w:rsidR="009424A0" w:rsidRPr="00B75263" w:rsidRDefault="002F03DE" w:rsidP="00B75263">
      <w:pPr>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BE003C" w:rsidRDefault="008533D4" w:rsidP="00BE003C">
      <w:pPr>
        <w:keepNext/>
      </w:pPr>
      <w:r>
        <w:rPr>
          <w:noProof/>
          <w:lang w:eastAsia="fr-FR"/>
        </w:rPr>
        <w:lastRenderedPageBreak/>
        <w:drawing>
          <wp:inline distT="0" distB="0" distL="0" distR="0" wp14:anchorId="50875D56" wp14:editId="741489D3">
            <wp:extent cx="5760720" cy="2943443"/>
            <wp:effectExtent l="0" t="0" r="11430" b="9525"/>
            <wp:docPr id="1034" name="Graphique 10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424A0" w:rsidRDefault="00BE003C" w:rsidP="001E7737">
      <w:pPr>
        <w:pStyle w:val="Lgende"/>
        <w:rPr>
          <w:rFonts w:ascii="Times New Roman" w:eastAsiaTheme="minorHAnsi" w:hAnsi="Times New Roman"/>
          <w:spacing w:val="-5"/>
          <w:kern w:val="20"/>
        </w:rPr>
      </w:pPr>
      <w:bookmarkStart w:id="208" w:name="_Toc396794124"/>
      <w:bookmarkStart w:id="209" w:name="_Ref396949338"/>
      <w:bookmarkStart w:id="210" w:name="_Ref396981216"/>
      <w:r>
        <w:t xml:space="preserve">Figure </w:t>
      </w:r>
      <w:r w:rsidR="00A96A54">
        <w:fldChar w:fldCharType="begin"/>
      </w:r>
      <w:r w:rsidR="00A96A54">
        <w:instrText xml:space="preserve"> SEQ Figure \* ARABIC </w:instrText>
      </w:r>
      <w:r w:rsidR="00A96A54">
        <w:fldChar w:fldCharType="separate"/>
      </w:r>
      <w:r w:rsidR="00137C42">
        <w:rPr>
          <w:noProof/>
        </w:rPr>
        <w:t>11</w:t>
      </w:r>
      <w:r w:rsidR="00A96A54">
        <w:rPr>
          <w:noProof/>
        </w:rPr>
        <w:fldChar w:fldCharType="end"/>
      </w:r>
      <w:r>
        <w:t> : Evolution de la quantité d’Am241 soumis à un flux neutronique</w:t>
      </w:r>
      <w:bookmarkEnd w:id="208"/>
      <w:bookmarkEnd w:id="209"/>
      <w:bookmarkEnd w:id="210"/>
    </w:p>
    <w:p w:rsidR="009424A0" w:rsidRDefault="009424A0" w:rsidP="009424A0">
      <w:pPr>
        <w:rPr>
          <w:rFonts w:ascii="Times New Roman" w:eastAsiaTheme="minorHAnsi" w:hAnsi="Times New Roman"/>
          <w:spacing w:val="-5"/>
          <w:kern w:val="20"/>
          <w:sz w:val="24"/>
          <w:szCs w:val="24"/>
        </w:rPr>
      </w:pPr>
    </w:p>
    <w:p w:rsidR="00B75263"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d’Am241 augmente</w:t>
      </w:r>
      <w:r w:rsidR="00F5629E">
        <w:rPr>
          <w:rFonts w:asciiTheme="minorHAnsi" w:eastAsiaTheme="minorHAnsi" w:hAnsiTheme="minorHAnsi" w:cstheme="minorHAnsi"/>
          <w:spacing w:val="-5"/>
          <w:kern w:val="20"/>
          <w:sz w:val="24"/>
          <w:szCs w:val="24"/>
        </w:rPr>
        <w:t xml:space="preserve"> légèrement</w:t>
      </w:r>
      <w:r w:rsidRPr="00B75263">
        <w:rPr>
          <w:rFonts w:asciiTheme="minorHAnsi" w:eastAsiaTheme="minorHAnsi" w:hAnsiTheme="minorHAnsi" w:cstheme="minorHAnsi"/>
          <w:spacing w:val="-5"/>
          <w:kern w:val="20"/>
          <w:sz w:val="24"/>
          <w:szCs w:val="24"/>
        </w:rPr>
        <w:t xml:space="preserve"> puis diminue au cours du temps. En effet, il est rapidement produit par décroissance nat</w:t>
      </w:r>
      <w:r w:rsidR="00F5629E">
        <w:rPr>
          <w:rFonts w:asciiTheme="minorHAnsi" w:eastAsiaTheme="minorHAnsi" w:hAnsiTheme="minorHAnsi" w:cstheme="minorHAnsi"/>
          <w:spacing w:val="-5"/>
          <w:kern w:val="20"/>
          <w:sz w:val="24"/>
          <w:szCs w:val="24"/>
        </w:rPr>
        <w:t xml:space="preserve">urelle du Pu241 qui est courte </w:t>
      </w:r>
      <w:r w:rsidRPr="00B75263">
        <w:rPr>
          <w:rFonts w:asciiTheme="minorHAnsi" w:eastAsiaTheme="minorHAnsi" w:hAnsiTheme="minorHAnsi" w:cstheme="minorHAnsi"/>
          <w:spacing w:val="-5"/>
          <w:kern w:val="20"/>
          <w:sz w:val="24"/>
          <w:szCs w:val="24"/>
        </w:rPr>
        <w:t>(14 ans) selon la réaction suivante:</w:t>
      </w:r>
    </w:p>
    <w:p w:rsidR="00B75263" w:rsidRPr="00B75263" w:rsidRDefault="00B75263" w:rsidP="00B75263">
      <w:pPr>
        <w:rPr>
          <w:rFonts w:asciiTheme="minorHAnsi" w:eastAsiaTheme="minorHAnsi" w:hAnsiTheme="minorHAnsi" w:cstheme="minorHAnsi"/>
          <w:spacing w:val="-5"/>
          <w:kern w:val="20"/>
          <w:sz w:val="28"/>
          <w:szCs w:val="24"/>
        </w:rPr>
      </w:pPr>
    </w:p>
    <w:p w:rsidR="00B75263" w:rsidRPr="00583998" w:rsidRDefault="002F03DE" w:rsidP="00B75263">
      <w:pPr>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HAnsi" w:hAnsi="Cambria Math" w:cstheme="minorHAnsi"/>
                <w:i/>
                <w:iCs/>
                <w:spacing w:val="-5"/>
                <w:kern w:val="20"/>
                <w:sz w:val="24"/>
                <w:szCs w:val="24"/>
              </w:rPr>
            </m:ctrlPr>
          </m:accPr>
          <m:e>
            <m:r>
              <w:rPr>
                <w:rFonts w:ascii="Cambria Math" w:eastAsiaTheme="minorHAnsi" w:hAnsi="Cambria Math" w:cstheme="minorHAnsi"/>
                <w:spacing w:val="-5"/>
                <w:kern w:val="20"/>
                <w:sz w:val="24"/>
                <w:szCs w:val="24"/>
                <w:lang w:val="el-GR"/>
              </w:rPr>
              <m:t>ν</m:t>
            </m:r>
          </m:e>
        </m:acc>
      </m:oMath>
    </w:p>
    <w:p w:rsidR="00B75263" w:rsidRPr="00583998" w:rsidRDefault="00B75263" w:rsidP="00B75263">
      <w:pPr>
        <w:rPr>
          <w:rFonts w:asciiTheme="minorHAnsi" w:eastAsiaTheme="minorHAnsi" w:hAnsiTheme="minorHAnsi" w:cstheme="minorHAnsi"/>
          <w:spacing w:val="-5"/>
          <w:kern w:val="20"/>
          <w:sz w:val="24"/>
          <w:szCs w:val="24"/>
        </w:rPr>
      </w:pPr>
    </w:p>
    <w:p w:rsidR="00B75263" w:rsidRPr="00583998" w:rsidRDefault="00B75263" w:rsidP="00B75263">
      <w:pPr>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 xml:space="preserve">Cependant il aura tendance à capturer un neutron dû à sa grande section de capture pour donner de l’Am242 et de l’Am242 métastable et il aura une faible probabilité de </w:t>
      </w:r>
      <w:r w:rsidR="002248D4" w:rsidRPr="00583998">
        <w:rPr>
          <w:rFonts w:asciiTheme="minorHAnsi" w:eastAsiaTheme="minorHAnsi" w:hAnsiTheme="minorHAnsi" w:cstheme="minorHAnsi"/>
          <w:spacing w:val="-5"/>
          <w:kern w:val="20"/>
          <w:sz w:val="24"/>
          <w:szCs w:val="24"/>
        </w:rPr>
        <w:t>fissionner</w:t>
      </w:r>
      <w:r w:rsidRPr="00583998">
        <w:rPr>
          <w:rFonts w:asciiTheme="minorHAnsi" w:eastAsiaTheme="minorHAnsi" w:hAnsiTheme="minorHAnsi" w:cstheme="minorHAnsi"/>
          <w:spacing w:val="-5"/>
          <w:kern w:val="20"/>
          <w:sz w:val="24"/>
          <w:szCs w:val="24"/>
        </w:rPr>
        <w:t xml:space="preserve"> selon les réactions respectives:</w:t>
      </w:r>
    </w:p>
    <w:p w:rsidR="00B75263" w:rsidRPr="00583998" w:rsidRDefault="00B75263" w:rsidP="00B75263">
      <w:pPr>
        <w:rPr>
          <w:rFonts w:asciiTheme="minorHAnsi" w:eastAsiaTheme="minorHAnsi" w:hAnsiTheme="minorHAnsi" w:cstheme="minorHAnsi"/>
          <w:spacing w:val="-5"/>
          <w:kern w:val="20"/>
          <w:sz w:val="24"/>
          <w:szCs w:val="24"/>
        </w:rPr>
      </w:pPr>
    </w:p>
    <w:p w:rsidR="00B75263" w:rsidRPr="00583998" w:rsidRDefault="002F03DE" w:rsidP="00B75263">
      <w:pPr>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(85%) +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m242</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(15%)</w:t>
      </w:r>
    </w:p>
    <w:p w:rsidR="00B75263" w:rsidRPr="00583998" w:rsidRDefault="00B75263" w:rsidP="00B75263">
      <w:pPr>
        <w:rPr>
          <w:rFonts w:asciiTheme="minorHAnsi" w:eastAsiaTheme="minorHAnsi" w:hAnsiTheme="minorHAnsi" w:cstheme="minorHAnsi"/>
          <w:spacing w:val="-5"/>
          <w:kern w:val="20"/>
          <w:sz w:val="24"/>
          <w:szCs w:val="24"/>
        </w:rPr>
      </w:pPr>
    </w:p>
    <w:p w:rsidR="00B75263" w:rsidRPr="00583998" w:rsidRDefault="002F03DE" w:rsidP="00B75263">
      <w:pPr>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B75263">
      <w:pPr>
        <w:rPr>
          <w:rFonts w:asciiTheme="minorHAnsi" w:eastAsiaTheme="minorHAnsi" w:hAnsiTheme="minorHAnsi" w:cstheme="minorHAnsi"/>
          <w:spacing w:val="-5"/>
          <w:kern w:val="20"/>
          <w:sz w:val="24"/>
          <w:szCs w:val="24"/>
        </w:rPr>
      </w:pPr>
    </w:p>
    <w:p w:rsidR="00B75263" w:rsidRPr="00583998" w:rsidRDefault="00B75263" w:rsidP="00B75263">
      <w:pPr>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il se désintègre en Np237 en émettant un noyau d’hélium selon la réaction:</w:t>
      </w:r>
    </w:p>
    <w:p w:rsidR="00B75263" w:rsidRPr="00583998" w:rsidRDefault="00B75263" w:rsidP="00B75263">
      <w:pPr>
        <w:rPr>
          <w:rFonts w:asciiTheme="minorHAnsi" w:eastAsiaTheme="minorHAnsi" w:hAnsiTheme="minorHAnsi" w:cstheme="minorHAnsi"/>
          <w:spacing w:val="-5"/>
          <w:kern w:val="20"/>
          <w:sz w:val="24"/>
          <w:szCs w:val="24"/>
        </w:rPr>
      </w:pPr>
    </w:p>
    <w:p w:rsidR="00B75263" w:rsidRPr="00583998" w:rsidRDefault="002F03DE" w:rsidP="00B75263">
      <w:pPr>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93</m:t>
            </m:r>
          </m:sub>
          <m:sup>
            <m:r>
              <w:rPr>
                <w:rFonts w:ascii="Cambria Math" w:eastAsiaTheme="minorHAnsi" w:hAnsi="Cambria Math" w:cstheme="minorHAnsi"/>
                <w:spacing w:val="-5"/>
                <w:kern w:val="20"/>
                <w:sz w:val="24"/>
                <w:szCs w:val="24"/>
              </w:rPr>
              <m:t>237</m:t>
            </m:r>
          </m:sup>
          <m:e>
            <m:r>
              <w:rPr>
                <w:rFonts w:ascii="Cambria Math" w:eastAsiaTheme="minorHAnsi" w:hAnsi="Cambria Math" w:cstheme="minorHAnsi"/>
                <w:spacing w:val="-5"/>
                <w:kern w:val="20"/>
                <w:sz w:val="24"/>
                <w:szCs w:val="24"/>
              </w:rPr>
              <m:t>Np</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diminution de l’Am241.</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8533D4" w:rsidP="00BE003C">
      <w:pPr>
        <w:keepNext/>
      </w:pPr>
      <w:r>
        <w:rPr>
          <w:noProof/>
          <w:lang w:eastAsia="fr-FR"/>
        </w:rPr>
        <w:lastRenderedPageBreak/>
        <w:drawing>
          <wp:inline distT="0" distB="0" distL="0" distR="0" wp14:anchorId="52F85ED5" wp14:editId="1D5B02E6">
            <wp:extent cx="5760720" cy="2943443"/>
            <wp:effectExtent l="0" t="0" r="11430" b="9525"/>
            <wp:docPr id="1035" name="Graphique 10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9424A0" w:rsidRDefault="00BE003C" w:rsidP="001E7737">
      <w:pPr>
        <w:pStyle w:val="Lgende"/>
        <w:rPr>
          <w:rFonts w:ascii="Times New Roman" w:eastAsiaTheme="minorHAnsi" w:hAnsi="Times New Roman"/>
          <w:spacing w:val="-5"/>
          <w:kern w:val="20"/>
        </w:rPr>
      </w:pPr>
      <w:bookmarkStart w:id="211" w:name="_Toc396794125"/>
      <w:bookmarkStart w:id="212" w:name="_Ref396949346"/>
      <w:bookmarkStart w:id="213" w:name="_Ref396981226"/>
      <w:r>
        <w:t xml:space="preserve">Figure </w:t>
      </w:r>
      <w:r w:rsidR="00A96A54">
        <w:fldChar w:fldCharType="begin"/>
      </w:r>
      <w:r w:rsidR="00A96A54">
        <w:instrText xml:space="preserve"> SEQ Figure \* ARABIC </w:instrText>
      </w:r>
      <w:r w:rsidR="00A96A54">
        <w:fldChar w:fldCharType="separate"/>
      </w:r>
      <w:r w:rsidR="00137C42">
        <w:rPr>
          <w:noProof/>
        </w:rPr>
        <w:t>12</w:t>
      </w:r>
      <w:r w:rsidR="00A96A54">
        <w:rPr>
          <w:noProof/>
        </w:rPr>
        <w:fldChar w:fldCharType="end"/>
      </w:r>
      <w:r>
        <w:t> : Evolution de la quantité de Pu242 soumis à un flux neutronique</w:t>
      </w:r>
      <w:bookmarkEnd w:id="211"/>
      <w:bookmarkEnd w:id="212"/>
      <w:bookmarkEnd w:id="213"/>
    </w:p>
    <w:p w:rsidR="009424A0" w:rsidRDefault="009424A0" w:rsidP="009424A0">
      <w:pPr>
        <w:rPr>
          <w:rFonts w:ascii="Times New Roman" w:eastAsiaTheme="minorHAnsi" w:hAnsi="Times New Roman"/>
          <w:spacing w:val="-5"/>
          <w:kern w:val="20"/>
          <w:sz w:val="24"/>
          <w:szCs w:val="24"/>
        </w:rPr>
      </w:pPr>
    </w:p>
    <w:p w:rsidR="00B75263" w:rsidRPr="00583998" w:rsidRDefault="00B75263" w:rsidP="00B75263">
      <w:pPr>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Soumis à un flux de neutrons rapides, la quantité de Pu242 augmente. En effet, il est produit par la réaction de capture de Pu241 selon la réaction suivante:</w:t>
      </w:r>
    </w:p>
    <w:p w:rsidR="00B75263" w:rsidRPr="00583998" w:rsidRDefault="00B75263" w:rsidP="00B75263">
      <w:pPr>
        <w:rPr>
          <w:rFonts w:asciiTheme="minorHAnsi" w:eastAsiaTheme="minorHAnsi" w:hAnsiTheme="minorHAnsi" w:cstheme="minorHAnsi"/>
          <w:spacing w:val="-5"/>
          <w:kern w:val="20"/>
          <w:sz w:val="24"/>
          <w:szCs w:val="24"/>
        </w:rPr>
      </w:pPr>
    </w:p>
    <w:p w:rsidR="00B75263" w:rsidRPr="00583998" w:rsidRDefault="002F03DE" w:rsidP="00B75263">
      <w:pPr>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p>
    <w:p w:rsidR="00B75263" w:rsidRPr="00583998" w:rsidRDefault="00B75263" w:rsidP="00B75263">
      <w:pPr>
        <w:rPr>
          <w:rFonts w:asciiTheme="minorHAnsi" w:eastAsiaTheme="minorHAnsi" w:hAnsiTheme="minorHAnsi" w:cstheme="minorHAnsi"/>
          <w:spacing w:val="-5"/>
          <w:kern w:val="20"/>
          <w:sz w:val="24"/>
          <w:szCs w:val="24"/>
        </w:rPr>
      </w:pPr>
    </w:p>
    <w:p w:rsidR="00B75263" w:rsidRPr="00583998" w:rsidRDefault="00B75263" w:rsidP="00B75263">
      <w:pPr>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Cependant, malgré des sections de capture et de fission faible, il existe une probabilité non nulle de capturer et de fissionner un neutron selon les réactions respectives:</w:t>
      </w:r>
    </w:p>
    <w:p w:rsidR="00B75263" w:rsidRPr="00583998" w:rsidRDefault="00B75263" w:rsidP="00B75263">
      <w:pPr>
        <w:rPr>
          <w:rFonts w:asciiTheme="minorHAnsi" w:eastAsiaTheme="minorHAnsi" w:hAnsiTheme="minorHAnsi" w:cstheme="minorHAnsi"/>
          <w:spacing w:val="-5"/>
          <w:kern w:val="20"/>
          <w:sz w:val="24"/>
          <w:szCs w:val="24"/>
        </w:rPr>
      </w:pPr>
    </w:p>
    <w:p w:rsidR="00B75263" w:rsidRPr="00583998" w:rsidRDefault="002F03DE" w:rsidP="00B75263">
      <w:pPr>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243</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w:p>
    <w:p w:rsidR="00B75263" w:rsidRPr="00583998" w:rsidRDefault="00B75263" w:rsidP="00B75263">
      <w:pPr>
        <w:rPr>
          <w:rFonts w:asciiTheme="minorHAnsi" w:eastAsiaTheme="minorHAnsi" w:hAnsiTheme="minorHAnsi" w:cstheme="minorHAnsi"/>
          <w:spacing w:val="-5"/>
          <w:kern w:val="20"/>
          <w:sz w:val="24"/>
          <w:szCs w:val="24"/>
        </w:rPr>
      </w:pPr>
    </w:p>
    <w:p w:rsidR="00B75263" w:rsidRPr="00583998" w:rsidRDefault="002F03DE" w:rsidP="00B75263">
      <w:pPr>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B75263">
      <w:pPr>
        <w:rPr>
          <w:rFonts w:asciiTheme="minorHAnsi" w:eastAsiaTheme="minorHAnsi" w:hAnsiTheme="minorHAnsi" w:cstheme="minorHAnsi"/>
          <w:spacing w:val="-5"/>
          <w:kern w:val="20"/>
          <w:sz w:val="24"/>
          <w:szCs w:val="24"/>
        </w:rPr>
      </w:pPr>
    </w:p>
    <w:p w:rsidR="00B75263" w:rsidRPr="00583998" w:rsidRDefault="00B75263" w:rsidP="00B75263">
      <w:pPr>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 xml:space="preserve">Toutefois, par décroissance naturelle, le noyau de Pu242 possède une longue durée de vie </w:t>
      </w:r>
    </w:p>
    <w:p w:rsidR="00B75263" w:rsidRPr="00583998" w:rsidRDefault="00B75263" w:rsidP="00B75263">
      <w:pPr>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(37500</w:t>
      </w:r>
      <w:r w:rsidR="00F15870">
        <w:rPr>
          <w:rFonts w:asciiTheme="minorHAnsi" w:eastAsiaTheme="minorHAnsi" w:hAnsiTheme="minorHAnsi" w:cstheme="minorHAnsi"/>
          <w:spacing w:val="-5"/>
          <w:kern w:val="20"/>
          <w:sz w:val="24"/>
          <w:szCs w:val="24"/>
        </w:rPr>
        <w:t>0 ans) et se désintègre en U238</w:t>
      </w:r>
      <w:r w:rsidRPr="00583998">
        <w:rPr>
          <w:rFonts w:asciiTheme="minorHAnsi" w:eastAsiaTheme="minorHAnsi" w:hAnsiTheme="minorHAnsi" w:cstheme="minorHAnsi"/>
          <w:spacing w:val="-5"/>
          <w:kern w:val="20"/>
          <w:sz w:val="24"/>
          <w:szCs w:val="24"/>
        </w:rPr>
        <w:t xml:space="preserve"> en émettant un noyau d’hélium selon la réaction:</w:t>
      </w:r>
    </w:p>
    <w:p w:rsidR="00B75263" w:rsidRPr="00583998" w:rsidRDefault="00B75263" w:rsidP="00B75263">
      <w:pPr>
        <w:rPr>
          <w:rFonts w:asciiTheme="minorHAnsi" w:eastAsiaTheme="minorHAnsi" w:hAnsiTheme="minorHAnsi" w:cstheme="minorHAnsi"/>
          <w:spacing w:val="-5"/>
          <w:kern w:val="20"/>
          <w:sz w:val="24"/>
          <w:szCs w:val="24"/>
        </w:rPr>
      </w:pPr>
    </w:p>
    <w:p w:rsidR="00B75263" w:rsidRPr="00583998" w:rsidRDefault="002F03DE" w:rsidP="00F15870">
      <w:pPr>
        <w:spacing w:line="480" w:lineRule="auto"/>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583998" w:rsidRDefault="00B75263" w:rsidP="00B75263">
      <w:pPr>
        <w:rPr>
          <w:rFonts w:asciiTheme="minorHAnsi" w:eastAsiaTheme="minorHAnsi" w:hAnsiTheme="minorHAnsi" w:cstheme="minorHAnsi"/>
          <w:spacing w:val="-5"/>
          <w:kern w:val="20"/>
          <w:sz w:val="24"/>
          <w:szCs w:val="24"/>
        </w:rPr>
      </w:pPr>
    </w:p>
    <w:p w:rsidR="00B75263" w:rsidRPr="00583998" w:rsidRDefault="00B75263" w:rsidP="00B75263">
      <w:pPr>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 xml:space="preserve">Ces 3 </w:t>
      </w:r>
      <w:r w:rsidR="00BE003C" w:rsidRPr="00583998">
        <w:rPr>
          <w:rFonts w:asciiTheme="minorHAnsi" w:eastAsiaTheme="minorHAnsi" w:hAnsiTheme="minorHAnsi" w:cstheme="minorHAnsi"/>
          <w:spacing w:val="-5"/>
          <w:kern w:val="20"/>
          <w:sz w:val="24"/>
          <w:szCs w:val="24"/>
        </w:rPr>
        <w:t>dernières</w:t>
      </w:r>
      <w:r w:rsidRPr="00583998">
        <w:rPr>
          <w:rFonts w:asciiTheme="minorHAnsi" w:eastAsiaTheme="minorHAnsi" w:hAnsiTheme="minorHAnsi" w:cstheme="minorHAnsi"/>
          <w:spacing w:val="-5"/>
          <w:kern w:val="20"/>
          <w:sz w:val="24"/>
          <w:szCs w:val="24"/>
        </w:rPr>
        <w:t xml:space="preserve"> réactions sont moins importantes que la première ce qui amène à une production de Pu242.</w:t>
      </w:r>
    </w:p>
    <w:p w:rsidR="009424A0" w:rsidRPr="00583998"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Pr="008533D4" w:rsidRDefault="007B01AD" w:rsidP="008533D4">
      <w:pPr>
        <w:rPr>
          <w:rFonts w:ascii="Times New Roman" w:eastAsiaTheme="minorHAnsi" w:hAnsi="Times New Roman"/>
          <w:spacing w:val="-5"/>
          <w:kern w:val="20"/>
          <w:sz w:val="24"/>
          <w:szCs w:val="24"/>
        </w:rPr>
      </w:pPr>
      <w:r w:rsidRPr="007B01AD">
        <w:rPr>
          <w:rFonts w:eastAsiaTheme="minorHAnsi"/>
          <w:noProof/>
          <w:lang w:eastAsia="fr-FR"/>
        </w:rPr>
        <w:lastRenderedPageBreak/>
        <w:drawing>
          <wp:inline distT="0" distB="0" distL="0" distR="0" wp14:anchorId="478AEC26" wp14:editId="3792494B">
            <wp:extent cx="5760720" cy="2947696"/>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947696"/>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214" w:name="_Toc396794126"/>
      <w:bookmarkStart w:id="215" w:name="_Ref396949356"/>
      <w:bookmarkStart w:id="216" w:name="_Ref396981233"/>
      <w:r>
        <w:t xml:space="preserve">Figure </w:t>
      </w:r>
      <w:r w:rsidR="00A96A54">
        <w:fldChar w:fldCharType="begin"/>
      </w:r>
      <w:r w:rsidR="00A96A54">
        <w:instrText xml:space="preserve"> SEQ Figure \* ARABIC </w:instrText>
      </w:r>
      <w:r w:rsidR="00A96A54">
        <w:fldChar w:fldCharType="separate"/>
      </w:r>
      <w:r w:rsidR="00137C42">
        <w:rPr>
          <w:noProof/>
        </w:rPr>
        <w:t>13</w:t>
      </w:r>
      <w:r w:rsidR="00A96A54">
        <w:rPr>
          <w:noProof/>
        </w:rPr>
        <w:fldChar w:fldCharType="end"/>
      </w:r>
      <w:r>
        <w:t> : Evolution de la quantité de Pu238 soumis à un flux neutronique</w:t>
      </w:r>
      <w:bookmarkEnd w:id="214"/>
      <w:bookmarkEnd w:id="215"/>
      <w:bookmarkEnd w:id="216"/>
    </w:p>
    <w:p w:rsidR="009424A0" w:rsidRDefault="009424A0" w:rsidP="009424A0">
      <w:pPr>
        <w:rPr>
          <w:rFonts w:ascii="Times New Roman" w:eastAsiaTheme="minorHAnsi" w:hAnsi="Times New Roman"/>
          <w:spacing w:val="-5"/>
          <w:kern w:val="20"/>
          <w:sz w:val="24"/>
          <w:szCs w:val="24"/>
        </w:rPr>
      </w:pPr>
    </w:p>
    <w:p w:rsidR="00B75263" w:rsidRPr="00B75263" w:rsidRDefault="00B75263" w:rsidP="00B75263">
      <w:pPr>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Soumis à un flux de neutrons rapide, La quantité de Pu238 </w:t>
      </w:r>
      <w:r w:rsidR="00B75D82">
        <w:rPr>
          <w:rFonts w:asciiTheme="minorHAnsi" w:eastAsiaTheme="minorHAnsi" w:hAnsiTheme="minorHAnsi" w:cstheme="minorHAnsi"/>
          <w:spacing w:val="-5"/>
          <w:kern w:val="20"/>
          <w:sz w:val="24"/>
          <w:szCs w:val="24"/>
        </w:rPr>
        <w:t>augmente</w:t>
      </w:r>
      <w:r w:rsidRPr="00B75263">
        <w:rPr>
          <w:rFonts w:asciiTheme="minorHAnsi" w:eastAsiaTheme="minorHAnsi" w:hAnsiTheme="minorHAnsi" w:cstheme="minorHAnsi"/>
          <w:spacing w:val="-5"/>
          <w:kern w:val="20"/>
          <w:sz w:val="24"/>
          <w:szCs w:val="24"/>
        </w:rPr>
        <w:t xml:space="preserve"> au cours du temps</w:t>
      </w:r>
      <w:r w:rsidR="00B75D82">
        <w:rPr>
          <w:rFonts w:asciiTheme="minorHAnsi" w:eastAsiaTheme="minorHAnsi" w:hAnsiTheme="minorHAnsi" w:cstheme="minorHAnsi"/>
          <w:spacing w:val="-5"/>
          <w:kern w:val="20"/>
          <w:sz w:val="24"/>
          <w:szCs w:val="24"/>
        </w:rPr>
        <w:t xml:space="preserve"> puis finit par se stabiliser et enfin diminuer</w:t>
      </w:r>
      <w:r w:rsidRPr="00B75263">
        <w:rPr>
          <w:rFonts w:asciiTheme="minorHAnsi" w:eastAsiaTheme="minorHAnsi" w:hAnsiTheme="minorHAnsi" w:cstheme="minorHAnsi"/>
          <w:spacing w:val="-5"/>
          <w:kern w:val="20"/>
          <w:sz w:val="24"/>
          <w:szCs w:val="24"/>
        </w:rPr>
        <w:t xml:space="preserve">. </w:t>
      </w:r>
      <w:r w:rsidR="00B75D82">
        <w:rPr>
          <w:rFonts w:asciiTheme="minorHAnsi" w:eastAsiaTheme="minorHAnsi" w:hAnsiTheme="minorHAnsi" w:cstheme="minorHAnsi"/>
          <w:spacing w:val="-5"/>
          <w:kern w:val="20"/>
          <w:sz w:val="24"/>
          <w:szCs w:val="24"/>
        </w:rPr>
        <w:t>De ce fait</w:t>
      </w:r>
      <w:r w:rsidRPr="00B75263">
        <w:rPr>
          <w:rFonts w:asciiTheme="minorHAnsi" w:eastAsiaTheme="minorHAnsi" w:hAnsiTheme="minorHAnsi" w:cstheme="minorHAnsi"/>
          <w:spacing w:val="-5"/>
          <w:kern w:val="20"/>
          <w:sz w:val="24"/>
          <w:szCs w:val="24"/>
        </w:rPr>
        <w:t>, il a une forte probabilité d’absorber un neutron pour soit fissionner ou le capturer pour se transformer en Pu239 selon les réactions respectives:</w:t>
      </w:r>
    </w:p>
    <w:p w:rsidR="00B75263" w:rsidRPr="00B75263" w:rsidRDefault="00B75263" w:rsidP="00B75263">
      <w:pPr>
        <w:rPr>
          <w:rFonts w:asciiTheme="minorHAnsi" w:eastAsiaTheme="minorHAnsi" w:hAnsiTheme="minorHAnsi" w:cstheme="minorHAnsi"/>
          <w:spacing w:val="-5"/>
          <w:kern w:val="20"/>
          <w:sz w:val="28"/>
          <w:szCs w:val="24"/>
        </w:rPr>
      </w:pPr>
    </w:p>
    <w:p w:rsidR="00B75263" w:rsidRPr="00583998" w:rsidRDefault="002F03DE" w:rsidP="00B75263">
      <w:pPr>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B75263">
      <w:pPr>
        <w:rPr>
          <w:rFonts w:asciiTheme="minorHAnsi" w:eastAsiaTheme="minorHAnsi" w:hAnsiTheme="minorHAnsi" w:cstheme="minorHAnsi"/>
          <w:spacing w:val="-5"/>
          <w:kern w:val="20"/>
          <w:sz w:val="24"/>
          <w:szCs w:val="24"/>
        </w:rPr>
      </w:pPr>
    </w:p>
    <w:p w:rsidR="00B75263" w:rsidRPr="00583998" w:rsidRDefault="002F03DE" w:rsidP="00B75263">
      <w:pPr>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239</m:t>
            </m:r>
          </m:sup>
          <m:e>
            <m:r>
              <w:rPr>
                <w:rFonts w:ascii="Cambria Math" w:eastAsiaTheme="minorHAnsi" w:hAnsi="Cambria Math" w:cstheme="minorHAnsi"/>
                <w:spacing w:val="-5"/>
                <w:kern w:val="20"/>
                <w:sz w:val="24"/>
                <w:szCs w:val="24"/>
              </w:rPr>
              <m:t>Pu</m:t>
            </m:r>
          </m:e>
        </m:sPre>
      </m:oMath>
    </w:p>
    <w:p w:rsidR="00B75263" w:rsidRPr="00583998" w:rsidRDefault="00B75263" w:rsidP="00B75263">
      <w:pPr>
        <w:rPr>
          <w:rFonts w:asciiTheme="minorHAnsi" w:eastAsiaTheme="minorHAnsi" w:hAnsiTheme="minorHAnsi" w:cstheme="minorHAnsi"/>
          <w:spacing w:val="-5"/>
          <w:kern w:val="20"/>
          <w:sz w:val="24"/>
          <w:szCs w:val="24"/>
        </w:rPr>
      </w:pPr>
    </w:p>
    <w:p w:rsidR="00B75263" w:rsidRPr="00583998" w:rsidRDefault="00B75263" w:rsidP="00B75263">
      <w:pPr>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Il est également soumis à sa décroissance naturelle relativement courte (87 ans)</w:t>
      </w:r>
      <w:r w:rsidR="00F94AAE">
        <w:rPr>
          <w:rFonts w:asciiTheme="minorHAnsi" w:eastAsiaTheme="minorHAnsi" w:hAnsiTheme="minorHAnsi" w:cstheme="minorHAnsi"/>
          <w:spacing w:val="-5"/>
          <w:kern w:val="20"/>
          <w:sz w:val="24"/>
          <w:szCs w:val="24"/>
        </w:rPr>
        <w:t xml:space="preserve"> en émettant un rayonnement alpha</w:t>
      </w:r>
      <w:r w:rsidRPr="00583998">
        <w:rPr>
          <w:rFonts w:asciiTheme="minorHAnsi" w:eastAsiaTheme="minorHAnsi" w:hAnsiTheme="minorHAnsi" w:cstheme="minorHAnsi"/>
          <w:spacing w:val="-5"/>
          <w:kern w:val="20"/>
          <w:sz w:val="24"/>
          <w:szCs w:val="24"/>
        </w:rPr>
        <w:t xml:space="preserve"> selon la réaction:</w:t>
      </w:r>
    </w:p>
    <w:p w:rsidR="00B75263" w:rsidRPr="00583998" w:rsidRDefault="00B75263" w:rsidP="00B75263">
      <w:pPr>
        <w:rPr>
          <w:rFonts w:asciiTheme="minorHAnsi" w:eastAsiaTheme="minorHAnsi" w:hAnsiTheme="minorHAnsi" w:cstheme="minorHAnsi"/>
          <w:spacing w:val="-5"/>
          <w:kern w:val="20"/>
          <w:sz w:val="24"/>
          <w:szCs w:val="24"/>
        </w:rPr>
      </w:pPr>
    </w:p>
    <w:p w:rsidR="00B75263" w:rsidRPr="00583998" w:rsidRDefault="002F03DE" w:rsidP="00B75263">
      <w:pPr>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234</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B75263">
      <w:pPr>
        <w:rPr>
          <w:rFonts w:asciiTheme="minorHAnsi" w:eastAsiaTheme="minorHAnsi" w:hAnsiTheme="minorHAnsi" w:cstheme="minorHAnsi"/>
          <w:spacing w:val="-5"/>
          <w:kern w:val="20"/>
          <w:sz w:val="24"/>
          <w:szCs w:val="24"/>
        </w:rPr>
      </w:pPr>
    </w:p>
    <w:p w:rsidR="00B75263" w:rsidRPr="00B75263" w:rsidRDefault="00B75D82" w:rsidP="00B75263">
      <w:pPr>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w:t>
      </w:r>
      <w:r w:rsidR="00B75263" w:rsidRPr="00B75263">
        <w:rPr>
          <w:rFonts w:asciiTheme="minorHAnsi" w:eastAsiaTheme="minorHAnsi" w:hAnsiTheme="minorHAnsi" w:cstheme="minorHAnsi"/>
          <w:spacing w:val="-5"/>
          <w:kern w:val="20"/>
          <w:sz w:val="24"/>
          <w:szCs w:val="24"/>
        </w:rPr>
        <w:t>, il y a une production du Pu238 par décroissance naturelle du Cm242 (particule beta) et du Np238 (particule alpha) ainsi qu’une probabilité que le Pu239 engendre une réaction dite « 2n »</w:t>
      </w:r>
      <w:r w:rsidR="00BE003C">
        <w:rPr>
          <w:rFonts w:asciiTheme="minorHAnsi" w:eastAsiaTheme="minorHAnsi" w:hAnsiTheme="minorHAnsi" w:cstheme="minorHAnsi"/>
          <w:spacing w:val="-5"/>
          <w:kern w:val="20"/>
          <w:sz w:val="24"/>
          <w:szCs w:val="24"/>
        </w:rPr>
        <w:t>.</w:t>
      </w:r>
    </w:p>
    <w:p w:rsidR="00933A24" w:rsidRPr="00933A24" w:rsidRDefault="00933A24" w:rsidP="00933A24">
      <w:pPr>
        <w:rPr>
          <w:rFonts w:asciiTheme="minorHAnsi" w:eastAsiaTheme="minorHAnsi" w:hAnsiTheme="minorHAnsi" w:cstheme="minorHAnsi"/>
          <w:spacing w:val="-5"/>
          <w:kern w:val="20"/>
          <w:sz w:val="24"/>
          <w:szCs w:val="24"/>
        </w:rPr>
      </w:pPr>
    </w:p>
    <w:p w:rsidR="00BE003C" w:rsidRDefault="00933A24" w:rsidP="00BE003C">
      <w:pPr>
        <w:keepNext/>
      </w:pPr>
      <w:r>
        <w:rPr>
          <w:noProof/>
          <w:lang w:eastAsia="fr-FR"/>
        </w:rPr>
        <w:lastRenderedPageBreak/>
        <w:drawing>
          <wp:inline distT="0" distB="0" distL="0" distR="0" wp14:anchorId="021293C6" wp14:editId="1DBBB806">
            <wp:extent cx="5760720" cy="3761678"/>
            <wp:effectExtent l="0" t="0" r="11430" b="10795"/>
            <wp:docPr id="1036" name="Graphique 10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9424A0" w:rsidRDefault="00BE003C" w:rsidP="001E7737">
      <w:pPr>
        <w:pStyle w:val="Lgende"/>
      </w:pPr>
      <w:bookmarkStart w:id="217" w:name="_Toc396794128"/>
      <w:bookmarkStart w:id="218" w:name="_Ref396949364"/>
      <w:bookmarkStart w:id="219" w:name="_Ref396981254"/>
      <w:r>
        <w:t xml:space="preserve">Figure </w:t>
      </w:r>
      <w:r w:rsidR="00A96A54">
        <w:fldChar w:fldCharType="begin"/>
      </w:r>
      <w:r w:rsidR="00A96A54">
        <w:instrText xml:space="preserve"> SEQ Figure \* ARABIC </w:instrText>
      </w:r>
      <w:r w:rsidR="00A96A54">
        <w:fldChar w:fldCharType="separate"/>
      </w:r>
      <w:r w:rsidR="00137C42">
        <w:rPr>
          <w:noProof/>
        </w:rPr>
        <w:t>14</w:t>
      </w:r>
      <w:r w:rsidR="00A96A54">
        <w:rPr>
          <w:noProof/>
        </w:rPr>
        <w:fldChar w:fldCharType="end"/>
      </w:r>
      <w:r>
        <w:t> : Evolution des noyaux lourds du combustible soumis à un flux neutronique</w:t>
      </w:r>
      <w:bookmarkEnd w:id="217"/>
      <w:bookmarkEnd w:id="218"/>
      <w:bookmarkEnd w:id="219"/>
    </w:p>
    <w:p w:rsidR="007C31CE" w:rsidRDefault="007C31CE"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09465B" w:rsidRDefault="0009465B" w:rsidP="007C31CE">
      <w:pPr>
        <w:pStyle w:val="Corpsdetexte"/>
        <w:rPr>
          <w:rFonts w:eastAsiaTheme="minorHAnsi"/>
        </w:rPr>
      </w:pPr>
    </w:p>
    <w:p w:rsidR="007C31CE" w:rsidRPr="007C31CE" w:rsidRDefault="00626D33" w:rsidP="007C31CE">
      <w:pPr>
        <w:pStyle w:val="Corpsdetexte"/>
        <w:rPr>
          <w:rFonts w:eastAsiaTheme="minorHAnsi"/>
        </w:rPr>
      </w:pPr>
      <w:r w:rsidRPr="008322D7">
        <w:rPr>
          <w:rFonts w:eastAsiaTheme="minorHAnsi"/>
        </w:rPr>
        <w:t xml:space="preserve">La </w:t>
      </w:r>
      <w:r w:rsidRPr="008322D7">
        <w:rPr>
          <w:rFonts w:eastAsiaTheme="minorHAnsi"/>
        </w:rPr>
        <w:fldChar w:fldCharType="begin"/>
      </w:r>
      <w:r w:rsidRPr="008322D7">
        <w:rPr>
          <w:rFonts w:eastAsiaTheme="minorHAnsi"/>
        </w:rPr>
        <w:instrText xml:space="preserve"> REF _Ref396951065 \h </w:instrText>
      </w:r>
      <w:r w:rsidR="008322D7">
        <w:rPr>
          <w:rFonts w:eastAsiaTheme="minorHAnsi"/>
        </w:rPr>
        <w:instrText xml:space="preserve"> \* MERGEFORMAT </w:instrText>
      </w:r>
      <w:r w:rsidRPr="008322D7">
        <w:rPr>
          <w:rFonts w:eastAsiaTheme="minorHAnsi"/>
        </w:rPr>
      </w:r>
      <w:r w:rsidRPr="008322D7">
        <w:rPr>
          <w:rFonts w:eastAsiaTheme="minorHAnsi"/>
        </w:rPr>
        <w:fldChar w:fldCharType="separate"/>
      </w:r>
      <w:r w:rsidRPr="008322D7">
        <w:t xml:space="preserve">Figure </w:t>
      </w:r>
      <w:r w:rsidRPr="008322D7">
        <w:rPr>
          <w:noProof/>
        </w:rPr>
        <w:t>15</w:t>
      </w:r>
      <w:r w:rsidRPr="008322D7">
        <w:rPr>
          <w:rFonts w:eastAsiaTheme="minorHAnsi"/>
        </w:rPr>
        <w:fldChar w:fldCharType="end"/>
      </w:r>
      <w:r w:rsidRPr="008322D7">
        <w:rPr>
          <w:rFonts w:eastAsiaTheme="minorHAnsi"/>
        </w:rPr>
        <w:t xml:space="preserve"> ci-dessous indique les écarts relatifs des concentrations des 8 noyaux selon le modèle RK1 et le code DRAGON.</w:t>
      </w:r>
      <w:r w:rsidR="00FB6F0E" w:rsidRPr="008322D7">
        <w:rPr>
          <w:rFonts w:eastAsiaTheme="minorHAnsi"/>
        </w:rPr>
        <w:t xml:space="preserve"> Un très faible écart peut être constaté pour tous les noyaux sauf l’</w:t>
      </w:r>
      <w:r w:rsidR="003F24F4" w:rsidRPr="008322D7">
        <w:rPr>
          <w:rFonts w:eastAsiaTheme="minorHAnsi"/>
        </w:rPr>
        <w:t xml:space="preserve">U235 et le Pu238 </w:t>
      </w:r>
      <w:r w:rsidR="00306F38" w:rsidRPr="008322D7">
        <w:rPr>
          <w:rFonts w:eastAsiaTheme="minorHAnsi"/>
        </w:rPr>
        <w:t>qui possède un écart remarquable en début de phase d’irradiation</w:t>
      </w:r>
      <w:r w:rsidR="00FB6F0E" w:rsidRPr="008322D7">
        <w:rPr>
          <w:rFonts w:eastAsiaTheme="minorHAnsi"/>
        </w:rPr>
        <w:t>.</w:t>
      </w:r>
      <w:r w:rsidR="003F24F4" w:rsidRPr="008322D7">
        <w:rPr>
          <w:rFonts w:eastAsiaTheme="minorHAnsi"/>
        </w:rPr>
        <w:t xml:space="preserve"> Cela s’explique par le fait que DRAGON réévalue le flux au cours de l’épuisement contrairement à la méthode RK1 qui utilise un flux constant. Cependant, si le même</w:t>
      </w:r>
      <w:r w:rsidR="003F24F4">
        <w:rPr>
          <w:rFonts w:eastAsiaTheme="minorHAnsi"/>
        </w:rPr>
        <w:t xml:space="preserve"> flux est utilisé dans RK1, les écarts </w:t>
      </w:r>
      <w:r w:rsidR="00306F38">
        <w:rPr>
          <w:rFonts w:eastAsiaTheme="minorHAnsi"/>
        </w:rPr>
        <w:t>auront une différence moins importante. De plus, le Pu238 n’est pas correctement simulé dans DRAGON du fait de ses nombreuses et différentes filiations.</w:t>
      </w:r>
    </w:p>
    <w:p w:rsidR="00E2581B" w:rsidRDefault="00E2581B" w:rsidP="00E2581B">
      <w:pPr>
        <w:keepNext/>
      </w:pPr>
    </w:p>
    <w:p w:rsidR="00F6063D" w:rsidRPr="00306F38" w:rsidRDefault="00306F38" w:rsidP="00306F38">
      <w:pPr>
        <w:pStyle w:val="Lgende"/>
      </w:pPr>
      <w:bookmarkStart w:id="220" w:name="_Ref396981265"/>
      <w:r>
        <w:rPr>
          <w:noProof/>
        </w:rPr>
        <w:drawing>
          <wp:inline distT="0" distB="0" distL="0" distR="0" wp14:anchorId="458F6E49" wp14:editId="2A86C887">
            <wp:extent cx="5820355" cy="3538331"/>
            <wp:effectExtent l="0" t="0" r="9525" b="24130"/>
            <wp:docPr id="1039" name="Graphique 10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bookmarkStart w:id="221" w:name="_Ref396951065"/>
      <w:bookmarkStart w:id="222" w:name="_Ref396950314"/>
      <w:r>
        <w:t xml:space="preserve">Figure </w:t>
      </w:r>
      <w:r w:rsidR="00A96A54">
        <w:fldChar w:fldCharType="begin"/>
      </w:r>
      <w:r w:rsidR="00A96A54">
        <w:instrText xml:space="preserve"> SEQ Figure \* ARABIC </w:instrText>
      </w:r>
      <w:r w:rsidR="00A96A54">
        <w:fldChar w:fldCharType="separate"/>
      </w:r>
      <w:r w:rsidR="00137C42">
        <w:rPr>
          <w:noProof/>
        </w:rPr>
        <w:t>15</w:t>
      </w:r>
      <w:r w:rsidR="00A96A54">
        <w:rPr>
          <w:noProof/>
        </w:rPr>
        <w:fldChar w:fldCharType="end"/>
      </w:r>
      <w:bookmarkEnd w:id="221"/>
      <w:r>
        <w:t> : Comparaison du modèle RK1 et DRAGON</w:t>
      </w:r>
      <w:bookmarkEnd w:id="220"/>
      <w:bookmarkEnd w:id="222"/>
    </w:p>
    <w:p w:rsidR="00E44C10" w:rsidRDefault="00E44C1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3F6DFA" w:rsidRPr="00104FA7" w:rsidRDefault="003F6DFA" w:rsidP="003F6DFA">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lastRenderedPageBreak/>
        <w:t>ANNEXE</w:t>
      </w:r>
      <w:r>
        <w:rPr>
          <w:rFonts w:asciiTheme="minorHAnsi" w:eastAsiaTheme="minorHAnsi" w:hAnsiTheme="minorHAnsi" w:cstheme="minorHAnsi"/>
          <w:spacing w:val="-5"/>
          <w:kern w:val="20"/>
          <w:sz w:val="48"/>
          <w:szCs w:val="40"/>
        </w:rPr>
        <w:t xml:space="preserve"> – EXPLOITATION DU MODELE RK1</w:t>
      </w:r>
    </w:p>
    <w:p w:rsidR="003F6DFA" w:rsidRDefault="003F6DFA">
      <w:pPr>
        <w:rPr>
          <w:rFonts w:ascii="Times New Roman" w:eastAsiaTheme="minorHAnsi" w:hAnsi="Times New Roman"/>
          <w:spacing w:val="-5"/>
          <w:kern w:val="20"/>
          <w:sz w:val="24"/>
          <w:szCs w:val="24"/>
        </w:rPr>
      </w:pPr>
    </w:p>
    <w:p w:rsidR="003F6DFA" w:rsidRDefault="003F6DFA">
      <w:pPr>
        <w:rPr>
          <w:rFonts w:ascii="Times New Roman" w:eastAsiaTheme="minorHAnsi" w:hAnsi="Times New Roman"/>
          <w:spacing w:val="-5"/>
          <w:kern w:val="20"/>
          <w:sz w:val="24"/>
          <w:szCs w:val="24"/>
        </w:rPr>
      </w:pPr>
    </w:p>
    <w:p w:rsidR="003F6DFA" w:rsidRDefault="003F6DFA">
      <w:pPr>
        <w:rPr>
          <w:rFonts w:ascii="Times New Roman" w:eastAsiaTheme="minorHAnsi" w:hAnsi="Times New Roman"/>
          <w:spacing w:val="-5"/>
          <w:kern w:val="20"/>
          <w:sz w:val="24"/>
          <w:szCs w:val="24"/>
        </w:rPr>
      </w:pPr>
    </w:p>
    <w:p w:rsidR="003F6DFA" w:rsidRDefault="003F6DFA">
      <w:pPr>
        <w:rPr>
          <w:rFonts w:ascii="Times New Roman" w:eastAsiaTheme="minorHAnsi" w:hAnsi="Times New Roman"/>
          <w:spacing w:val="-5"/>
          <w:kern w:val="20"/>
          <w:sz w:val="24"/>
          <w:szCs w:val="24"/>
        </w:rPr>
      </w:pPr>
    </w:p>
    <w:p w:rsidR="003F6DFA" w:rsidRDefault="00137C42">
      <w:pPr>
        <w:rPr>
          <w:rFonts w:ascii="Times New Roman" w:eastAsiaTheme="minorHAnsi" w:hAnsi="Times New Roman"/>
          <w:spacing w:val="-5"/>
          <w:kern w:val="20"/>
          <w:sz w:val="24"/>
          <w:szCs w:val="24"/>
        </w:rPr>
      </w:pPr>
      <w:r>
        <w:rPr>
          <w:noProof/>
          <w:lang w:eastAsia="fr-FR"/>
        </w:rPr>
        <mc:AlternateContent>
          <mc:Choice Requires="wps">
            <w:drawing>
              <wp:anchor distT="0" distB="0" distL="114300" distR="114300" simplePos="0" relativeHeight="251809792" behindDoc="0" locked="0" layoutInCell="1" allowOverlap="1" wp14:anchorId="0FC7AD00" wp14:editId="7A449730">
                <wp:simplePos x="0" y="0"/>
                <wp:positionH relativeFrom="column">
                  <wp:posOffset>-115570</wp:posOffset>
                </wp:positionH>
                <wp:positionV relativeFrom="paragraph">
                  <wp:posOffset>6135370</wp:posOffset>
                </wp:positionV>
                <wp:extent cx="6055995" cy="635"/>
                <wp:effectExtent l="0" t="0" r="0" b="0"/>
                <wp:wrapNone/>
                <wp:docPr id="1044" name="Zone de texte 1044"/>
                <wp:cNvGraphicFramePr/>
                <a:graphic xmlns:a="http://schemas.openxmlformats.org/drawingml/2006/main">
                  <a:graphicData uri="http://schemas.microsoft.com/office/word/2010/wordprocessingShape">
                    <wps:wsp>
                      <wps:cNvSpPr txBox="1"/>
                      <wps:spPr>
                        <a:xfrm>
                          <a:off x="0" y="0"/>
                          <a:ext cx="6055995" cy="635"/>
                        </a:xfrm>
                        <a:prstGeom prst="rect">
                          <a:avLst/>
                        </a:prstGeom>
                        <a:solidFill>
                          <a:prstClr val="white"/>
                        </a:solidFill>
                        <a:ln>
                          <a:noFill/>
                        </a:ln>
                        <a:effectLst/>
                      </wps:spPr>
                      <wps:txbx>
                        <w:txbxContent>
                          <w:p w:rsidR="002F03DE" w:rsidRPr="00137C42" w:rsidRDefault="002F03DE" w:rsidP="00137C42">
                            <w:pPr>
                              <w:pStyle w:val="Lgende"/>
                              <w:rPr>
                                <w:rFonts w:ascii="Times New Roman" w:eastAsiaTheme="minorHAnsi" w:hAnsi="Times New Roman" w:cs="Times New Roman"/>
                                <w:spacing w:val="-5"/>
                                <w:kern w:val="20"/>
                                <w:lang w:eastAsia="en-US"/>
                              </w:rPr>
                            </w:pPr>
                            <w:bookmarkStart w:id="223" w:name="_Ref397005254"/>
                            <w:r w:rsidRPr="00137C42">
                              <w:t xml:space="preserve">Figure </w:t>
                            </w:r>
                            <w:r w:rsidRPr="00137C42">
                              <w:fldChar w:fldCharType="begin"/>
                            </w:r>
                            <w:r w:rsidRPr="00137C42">
                              <w:instrText xml:space="preserve"> SEQ Figure \* ARABIC </w:instrText>
                            </w:r>
                            <w:r w:rsidRPr="00137C42">
                              <w:fldChar w:fldCharType="separate"/>
                            </w:r>
                            <w:r w:rsidRPr="00137C42">
                              <w:rPr>
                                <w:noProof/>
                              </w:rPr>
                              <w:t>16</w:t>
                            </w:r>
                            <w:r w:rsidRPr="00137C42">
                              <w:fldChar w:fldCharType="end"/>
                            </w:r>
                            <w:r w:rsidRPr="00137C42">
                              <w:t> : Composition de l’enrichissement massique du PuO</w:t>
                            </w:r>
                            <w:r w:rsidRPr="00137C42">
                              <w:rPr>
                                <w:vertAlign w:val="subscript"/>
                              </w:rPr>
                              <w:t xml:space="preserve">2 </w:t>
                            </w:r>
                            <w:r w:rsidRPr="00137C42">
                              <w:t>dans la phase d’irradiation</w:t>
                            </w:r>
                            <w:r w:rsidRPr="00137C42">
                              <w:rPr>
                                <w:vertAlign w:val="subscript"/>
                              </w:rPr>
                              <w:t xml:space="preserve"> </w:t>
                            </w:r>
                            <w:r w:rsidRPr="00137C42">
                              <w:t xml:space="preserve">en fonction de la </w:t>
                            </w:r>
                            <w:proofErr w:type="spellStart"/>
                            <w:r w:rsidRPr="00137C42">
                              <w:t>Pvol</w:t>
                            </w:r>
                            <w:proofErr w:type="spellEnd"/>
                            <w:r w:rsidRPr="00137C42">
                              <w:t xml:space="preserve"> dans une pastille SPX</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044" o:spid="_x0000_s1029" type="#_x0000_t202" style="position:absolute;margin-left:-9.1pt;margin-top:483.1pt;width:476.8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" stroked="f">
                <v:textbox style="mso-fit-shape-to-text:t" inset="0,0,0,0">
                  <w:txbxContent>
                    <w:p w:rsidR="002F03DE" w:rsidRPr="00137C42" w:rsidRDefault="002F03DE" w:rsidP="00137C42">
                      <w:pPr>
                        <w:pStyle w:val="Lgende"/>
                        <w:rPr>
                          <w:rFonts w:ascii="Times New Roman" w:eastAsiaTheme="minorHAnsi" w:hAnsi="Times New Roman" w:cs="Times New Roman"/>
                          <w:spacing w:val="-5"/>
                          <w:kern w:val="20"/>
                          <w:lang w:eastAsia="en-US"/>
                        </w:rPr>
                      </w:pPr>
                      <w:bookmarkStart w:id="224" w:name="_Ref397005254"/>
                      <w:r w:rsidRPr="00137C42">
                        <w:t xml:space="preserve">Figure </w:t>
                      </w:r>
                      <w:r w:rsidRPr="00137C42">
                        <w:fldChar w:fldCharType="begin"/>
                      </w:r>
                      <w:r w:rsidRPr="00137C42">
                        <w:instrText xml:space="preserve"> SEQ Figure \* ARABIC </w:instrText>
                      </w:r>
                      <w:r w:rsidRPr="00137C42">
                        <w:fldChar w:fldCharType="separate"/>
                      </w:r>
                      <w:r w:rsidRPr="00137C42">
                        <w:rPr>
                          <w:noProof/>
                        </w:rPr>
                        <w:t>16</w:t>
                      </w:r>
                      <w:r w:rsidRPr="00137C42">
                        <w:fldChar w:fldCharType="end"/>
                      </w:r>
                      <w:r w:rsidRPr="00137C42">
                        <w:t> : Composition de l’enrichissement massique du PuO</w:t>
                      </w:r>
                      <w:r w:rsidRPr="00137C42">
                        <w:rPr>
                          <w:vertAlign w:val="subscript"/>
                        </w:rPr>
                        <w:t xml:space="preserve">2 </w:t>
                      </w:r>
                      <w:r w:rsidRPr="00137C42">
                        <w:t>dans la phase d’irradiation</w:t>
                      </w:r>
                      <w:r w:rsidRPr="00137C42">
                        <w:rPr>
                          <w:vertAlign w:val="subscript"/>
                        </w:rPr>
                        <w:t xml:space="preserve"> </w:t>
                      </w:r>
                      <w:r w:rsidRPr="00137C42">
                        <w:t xml:space="preserve">en fonction de la </w:t>
                      </w:r>
                      <w:proofErr w:type="spellStart"/>
                      <w:r w:rsidRPr="00137C42">
                        <w:t>Pvol</w:t>
                      </w:r>
                      <w:proofErr w:type="spellEnd"/>
                      <w:r w:rsidRPr="00137C42">
                        <w:t xml:space="preserve"> dans une pastille SPX</w:t>
                      </w:r>
                      <w:bookmarkEnd w:id="224"/>
                    </w:p>
                  </w:txbxContent>
                </v:textbox>
              </v:shape>
            </w:pict>
          </mc:Fallback>
        </mc:AlternateContent>
      </w:r>
      <w:r w:rsidR="00A537B7" w:rsidRPr="00A537B7">
        <w:rPr>
          <w:rFonts w:ascii="Times New Roman" w:eastAsiaTheme="minorHAnsi" w:hAnsi="Times New Roman"/>
          <w:noProof/>
          <w:spacing w:val="-5"/>
          <w:kern w:val="20"/>
          <w:sz w:val="24"/>
          <w:szCs w:val="24"/>
          <w:lang w:eastAsia="fr-FR"/>
        </w:rPr>
        <mc:AlternateContent>
          <mc:Choice Requires="wpg">
            <w:drawing>
              <wp:anchor distT="0" distB="0" distL="114300" distR="114300" simplePos="0" relativeHeight="251765760" behindDoc="0" locked="0" layoutInCell="1" allowOverlap="1" wp14:anchorId="34690380" wp14:editId="3BB8111A">
                <wp:simplePos x="0" y="0"/>
                <wp:positionH relativeFrom="column">
                  <wp:posOffset>-115570</wp:posOffset>
                </wp:positionH>
                <wp:positionV relativeFrom="paragraph">
                  <wp:posOffset>146050</wp:posOffset>
                </wp:positionV>
                <wp:extent cx="6055995" cy="5932170"/>
                <wp:effectExtent l="0" t="0" r="1905" b="0"/>
                <wp:wrapNone/>
                <wp:docPr id="303" name="Groupe 6"/>
                <wp:cNvGraphicFramePr/>
                <a:graphic xmlns:a="http://schemas.openxmlformats.org/drawingml/2006/main">
                  <a:graphicData uri="http://schemas.microsoft.com/office/word/2010/wordprocessingGroup">
                    <wpg:wgp>
                      <wpg:cNvGrpSpPr/>
                      <wpg:grpSpPr>
                        <a:xfrm>
                          <a:off x="0" y="0"/>
                          <a:ext cx="6055995" cy="5932170"/>
                          <a:chOff x="0" y="0"/>
                          <a:chExt cx="5904000" cy="5932800"/>
                        </a:xfrm>
                      </wpg:grpSpPr>
                      <wpg:grpSp>
                        <wpg:cNvPr id="304" name="Groupe 304"/>
                        <wpg:cNvGrpSpPr/>
                        <wpg:grpSpPr>
                          <a:xfrm>
                            <a:off x="0" y="0"/>
                            <a:ext cx="5904000" cy="5932800"/>
                            <a:chOff x="0" y="0"/>
                            <a:chExt cx="5904000" cy="5932800"/>
                          </a:xfrm>
                        </wpg:grpSpPr>
                        <pic:pic xmlns:pic="http://schemas.openxmlformats.org/drawingml/2006/picture">
                          <pic:nvPicPr>
                            <pic:cNvPr id="305" name="Image 305" descr="D:\Users\Nomade\AppData\Local\Temp\7zE2390.tmp\X0_X1.png"/>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04000" cy="5932800"/>
                            </a:xfrm>
                            <a:prstGeom prst="rect">
                              <a:avLst/>
                            </a:prstGeom>
                            <a:noFill/>
                            <a:ln>
                              <a:noFill/>
                            </a:ln>
                          </pic:spPr>
                        </pic:pic>
                        <wps:wsp>
                          <wps:cNvPr id="306" name="ZoneTexte 2"/>
                          <wps:cNvSpPr txBox="1"/>
                          <wps:spPr>
                            <a:xfrm>
                              <a:off x="0" y="2169272"/>
                              <a:ext cx="371438" cy="911957"/>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2F03DE" w:rsidRPr="00764B69" w:rsidRDefault="002F03DE" w:rsidP="00A537B7">
                                <w:pPr>
                                  <w:spacing w:line="480" w:lineRule="auto"/>
                                  <w:rPr>
                                    <w:sz w:val="22"/>
                                  </w:rPr>
                                </w:pPr>
                                <w:r w:rsidRPr="00764B69">
                                  <w:rPr>
                                    <w:rFonts w:asciiTheme="minorHAnsi" w:hAnsi="Calibri" w:cstheme="minorBidi"/>
                                    <w:color w:val="000000" w:themeColor="dark1"/>
                                    <w:kern w:val="24"/>
                                    <w:sz w:val="24"/>
                                    <w:szCs w:val="28"/>
                                  </w:rPr>
                                  <w:t>%</w:t>
                                </w:r>
                                <w:proofErr w:type="spellStart"/>
                                <w:r w:rsidRPr="00764B69">
                                  <w:rPr>
                                    <w:rFonts w:asciiTheme="minorHAnsi" w:hAnsi="Calibri" w:cstheme="minorBidi"/>
                                    <w:color w:val="000000" w:themeColor="dark1"/>
                                    <w:kern w:val="24"/>
                                    <w:sz w:val="24"/>
                                    <w:szCs w:val="28"/>
                                  </w:rPr>
                                  <w:t>wt</w:t>
                                </w:r>
                                <w:proofErr w:type="spellEnd"/>
                                <w:r w:rsidRPr="00764B69">
                                  <w:rPr>
                                    <w:rFonts w:asciiTheme="minorHAnsi" w:hAnsi="Calibri" w:cstheme="minorBidi"/>
                                    <w:color w:val="000000" w:themeColor="dark1"/>
                                    <w:kern w:val="24"/>
                                    <w:sz w:val="24"/>
                                    <w:szCs w:val="28"/>
                                  </w:rPr>
                                  <w:t xml:space="preserve"> en Pu0</w:t>
                                </w:r>
                                <w:r>
                                  <w:rPr>
                                    <w:rFonts w:asciiTheme="minorHAnsi" w:hAnsi="Calibri" w:cstheme="minorBidi"/>
                                    <w:color w:val="000000" w:themeColor="dark1"/>
                                    <w:kern w:val="24"/>
                                    <w:szCs w:val="28"/>
                                  </w:rPr>
                                  <w:t>2</w:t>
                                </w:r>
                              </w:p>
                            </w:txbxContent>
                          </wps:txbx>
                          <wps:bodyPr vert="vert270" wrap="none" rtlCol="0">
                            <a:noAutofit/>
                          </wps:bodyPr>
                        </wps:wsp>
                      </wpg:grpSp>
                      <wps:wsp>
                        <wps:cNvPr id="308" name="ZoneTexte 3"/>
                        <wps:cNvSpPr txBox="1"/>
                        <wps:spPr>
                          <a:xfrm>
                            <a:off x="2038730" y="5623631"/>
                            <a:ext cx="2175386" cy="308008"/>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2F03DE" w:rsidRPr="00764B69" w:rsidRDefault="002F03DE" w:rsidP="00A537B7">
                              <w:pPr>
                                <w:rPr>
                                  <w:sz w:val="22"/>
                                </w:rPr>
                              </w:pPr>
                              <w:r w:rsidRPr="00764B69">
                                <w:rPr>
                                  <w:rFonts w:asciiTheme="minorHAnsi" w:hAnsi="Calibri" w:cstheme="minorBidi"/>
                                  <w:color w:val="000000" w:themeColor="dark1"/>
                                  <w:kern w:val="24"/>
                                  <w:sz w:val="24"/>
                                  <w:szCs w:val="28"/>
                                </w:rPr>
                                <w:t xml:space="preserve">Phase d’irradiation </w:t>
                              </w:r>
                              <w:r>
                                <w:rPr>
                                  <w:rFonts w:asciiTheme="minorHAnsi" w:hAnsi="Calibri" w:cstheme="minorBidi"/>
                                  <w:color w:val="000000" w:themeColor="dark1"/>
                                  <w:kern w:val="24"/>
                                  <w:szCs w:val="28"/>
                                </w:rPr>
                                <w:t>–</w:t>
                              </w:r>
                              <w:r w:rsidRPr="00764B69">
                                <w:rPr>
                                  <w:rFonts w:asciiTheme="minorHAnsi" w:hAnsi="Calibri" w:cstheme="minorBidi"/>
                                  <w:color w:val="000000" w:themeColor="dark1"/>
                                  <w:kern w:val="24"/>
                                  <w:sz w:val="24"/>
                                  <w:szCs w:val="28"/>
                                </w:rPr>
                                <w:t xml:space="preserve"> </w:t>
                              </w:r>
                              <w:proofErr w:type="spellStart"/>
                              <w:r w:rsidRPr="00764B69">
                                <w:rPr>
                                  <w:rFonts w:asciiTheme="minorHAnsi" w:hAnsi="Calibri" w:cstheme="minorBidi"/>
                                  <w:color w:val="000000" w:themeColor="dark1"/>
                                  <w:kern w:val="24"/>
                                  <w:sz w:val="24"/>
                                  <w:szCs w:val="28"/>
                                </w:rPr>
                                <w:t>Pvol</w:t>
                              </w:r>
                              <w:proofErr w:type="spellEnd"/>
                              <w:r>
                                <w:rPr>
                                  <w:rFonts w:asciiTheme="minorHAnsi" w:hAnsi="Calibri" w:cstheme="minorBidi"/>
                                  <w:color w:val="000000" w:themeColor="dark1"/>
                                  <w:kern w:val="24"/>
                                  <w:szCs w:val="28"/>
                                </w:rPr>
                                <w:t xml:space="preserve"> (W/cm</w:t>
                              </w:r>
                              <w:r w:rsidRPr="004B43DB">
                                <w:rPr>
                                  <w:rFonts w:asciiTheme="minorHAnsi" w:hAnsi="Calibri" w:cstheme="minorBidi"/>
                                  <w:color w:val="000000" w:themeColor="dark1"/>
                                  <w:kern w:val="24"/>
                                  <w:szCs w:val="28"/>
                                  <w:vertAlign w:val="superscript"/>
                                </w:rPr>
                                <w:t>3</w:t>
                              </w:r>
                              <w:r>
                                <w:rPr>
                                  <w:rFonts w:asciiTheme="minorHAnsi" w:hAnsi="Calibri" w:cstheme="minorBidi"/>
                                  <w:color w:val="000000" w:themeColor="dark1"/>
                                  <w:kern w:val="24"/>
                                  <w:szCs w:val="28"/>
                                </w:rPr>
                                <w:t>)</w:t>
                              </w:r>
                              <w:r w:rsidRPr="004B43DB">
                                <w:rPr>
                                  <w:rFonts w:asciiTheme="minorHAnsi" w:hAnsi="Calibri" w:cstheme="minorBidi"/>
                                  <w:color w:val="000000" w:themeColor="dark1"/>
                                  <w:kern w:val="24"/>
                                  <w:sz w:val="24"/>
                                  <w:szCs w:val="28"/>
                                </w:rPr>
                                <w:t xml:space="preserve"> </w:t>
                              </w:r>
                            </w:p>
                          </w:txbxContent>
                        </wps:txbx>
                        <wps:bodyPr wrap="none" rtlCol="0">
                          <a:noAutofit/>
                        </wps:bodyPr>
                      </wps:wsp>
                    </wpg:wgp>
                  </a:graphicData>
                </a:graphic>
                <wp14:sizeRelH relativeFrom="margin">
                  <wp14:pctWidth>0</wp14:pctWidth>
                </wp14:sizeRelH>
                <wp14:sizeRelV relativeFrom="margin">
                  <wp14:pctHeight>0</wp14:pctHeight>
                </wp14:sizeRelV>
              </wp:anchor>
            </w:drawing>
          </mc:Choice>
          <mc:Fallback>
            <w:pict>
              <v:group id="Groupe 6" o:spid="_x0000_s1030" style="position:absolute;margin-left:-9.1pt;margin-top:11.5pt;width:476.85pt;height:467.1pt;z-index:251765760;mso-position-horizontal-relative:text;mso-position-vertical-relative:text;mso-width-relative:margin;mso-height-relative:margin" coordsize="59040,59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">
                <v:group id="Groupe 304" o:spid="_x0000_s1031" style="position:absolute;width:59040;height:59328" coordsize="59040,59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05" o:spid="_x0000_s1032" type="#_x0000_t75" style="position:absolute;width:59040;height:59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vLDHHAAAA3AAAAA8AAABkcnMvZG93bnJldi54bWxEj91qwkAUhO8LfYflFLwJurGilNRVjFCw&#10;YAWtP/TukD1NQrNnQ3abxLd3C0Ivh5n5hpkve1OJlhpXWlYwHsUgiDOrS84VHD/fhi8gnEfWWFkm&#10;BVdysFw8Pswx0bbjPbUHn4sAYZeggsL7OpHSZQUZdCNbEwfv2zYGfZBNLnWDXYCbSj7H8UwaLDks&#10;FFjTuqDs5/BrFHzsLl9puj6/RxhRG207Y9PTWanBU796BeGp9//he3ujFUziKfydCUdAL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5vLDHHAAAA3AAAAA8AAAAAAAAAAAAA&#10;AAAAnwIAAGRycy9kb3ducmV2LnhtbFBLBQYAAAAABAAEAPcAAACTAwAAAAA=&#10;">
                    <v:imagedata r:id="rId37" o:title="X0_X1"/>
                  </v:shape>
                  <v:shape id="ZoneTexte 2" o:spid="_x0000_s1033" type="#_x0000_t202" style="position:absolute;top:21692;width:3714;height:91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Gy78UA&#10;AADcAAAADwAAAGRycy9kb3ducmV2LnhtbESP0WrCQBRE3wX/YblCX6RutEVsdA1SaSmoYK0fcMle&#10;k2D2brq7TdK/7woFH4eZOcOsst7UoiXnK8sKppMEBHFudcWFgvPX2+MChA/IGmvLpOCXPGTr4WCF&#10;qbYdf1J7CoWIEPYpKihDaFIpfV6SQT+xDXH0LtYZDFG6QmqHXYSbWs6SZC4NVhwXSmzotaT8evox&#10;Cr69O3T7/vm4e8d8MeZtKOrji1IPo36zBBGoD/fwf/tDK3hK5nA7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LvxQAAANwAAAAPAAAAAAAAAAAAAAAAAJgCAABkcnMv&#10;ZG93bnJldi54bWxQSwUGAAAAAAQABAD1AAAAigMAAAAA&#10;" fillcolor="#f0f0f0" stroked="f" strokeweight="2pt">
                    <v:textbox style="layout-flow:vertical;mso-layout-flow-alt:bottom-to-top">
                      <w:txbxContent>
                        <w:p w:rsidR="002F03DE" w:rsidRPr="00764B69" w:rsidRDefault="002F03DE" w:rsidP="00A537B7">
                          <w:pPr>
                            <w:spacing w:line="480" w:lineRule="auto"/>
                            <w:rPr>
                              <w:sz w:val="22"/>
                            </w:rPr>
                          </w:pPr>
                          <w:r w:rsidRPr="00764B69">
                            <w:rPr>
                              <w:rFonts w:asciiTheme="minorHAnsi" w:hAnsi="Calibri" w:cstheme="minorBidi"/>
                              <w:color w:val="000000" w:themeColor="dark1"/>
                              <w:kern w:val="24"/>
                              <w:sz w:val="24"/>
                              <w:szCs w:val="28"/>
                            </w:rPr>
                            <w:t>%</w:t>
                          </w:r>
                          <w:proofErr w:type="spellStart"/>
                          <w:r w:rsidRPr="00764B69">
                            <w:rPr>
                              <w:rFonts w:asciiTheme="minorHAnsi" w:hAnsi="Calibri" w:cstheme="minorBidi"/>
                              <w:color w:val="000000" w:themeColor="dark1"/>
                              <w:kern w:val="24"/>
                              <w:sz w:val="24"/>
                              <w:szCs w:val="28"/>
                            </w:rPr>
                            <w:t>wt</w:t>
                          </w:r>
                          <w:proofErr w:type="spellEnd"/>
                          <w:r w:rsidRPr="00764B69">
                            <w:rPr>
                              <w:rFonts w:asciiTheme="minorHAnsi" w:hAnsi="Calibri" w:cstheme="minorBidi"/>
                              <w:color w:val="000000" w:themeColor="dark1"/>
                              <w:kern w:val="24"/>
                              <w:sz w:val="24"/>
                              <w:szCs w:val="28"/>
                            </w:rPr>
                            <w:t xml:space="preserve"> en Pu0</w:t>
                          </w:r>
                          <w:r>
                            <w:rPr>
                              <w:rFonts w:asciiTheme="minorHAnsi" w:hAnsi="Calibri" w:cstheme="minorBidi"/>
                              <w:color w:val="000000" w:themeColor="dark1"/>
                              <w:kern w:val="24"/>
                              <w:szCs w:val="28"/>
                            </w:rPr>
                            <w:t>2</w:t>
                          </w:r>
                        </w:p>
                      </w:txbxContent>
                    </v:textbox>
                  </v:shape>
                </v:group>
                <v:shape id="ZoneTexte 3" o:spid="_x0000_s1034" type="#_x0000_t202" style="position:absolute;left:20387;top:56236;width:21754;height:30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5xsMA&#10;AADcAAAADwAAAGRycy9kb3ducmV2LnhtbERPz0vDMBS+C/4P4QleZE2dsM3adIiiOIYHux08Pppn&#10;U2xeahLX6l+/HAY7fny/y/Vke3EgHzrHCm6zHARx43THrYL97mW2AhEissbeMSn4owDr6vKixEK7&#10;kT/oUMdWpBAOBSowMQ6FlKExZDFkbiBO3JfzFmOCvpXa45jCbS/neb6QFjtODQYHejLUfNe/VsG/&#10;2WD4fNU/90vTP9/4cTt/r5dKXV9Njw8gIk3xLD6537SCuzytTWfSEZDVE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b5xsMAAADcAAAADwAAAAAAAAAAAAAAAACYAgAAZHJzL2Rv&#10;d25yZXYueG1sUEsFBgAAAAAEAAQA9QAAAIgDAAAAAA==&#10;" fillcolor="#f0f0f0" stroked="f" strokeweight="2pt">
                  <v:textbox>
                    <w:txbxContent>
                      <w:p w:rsidR="002F03DE" w:rsidRPr="00764B69" w:rsidRDefault="002F03DE" w:rsidP="00A537B7">
                        <w:pPr>
                          <w:rPr>
                            <w:sz w:val="22"/>
                          </w:rPr>
                        </w:pPr>
                        <w:r w:rsidRPr="00764B69">
                          <w:rPr>
                            <w:rFonts w:asciiTheme="minorHAnsi" w:hAnsi="Calibri" w:cstheme="minorBidi"/>
                            <w:color w:val="000000" w:themeColor="dark1"/>
                            <w:kern w:val="24"/>
                            <w:sz w:val="24"/>
                            <w:szCs w:val="28"/>
                          </w:rPr>
                          <w:t xml:space="preserve">Phase d’irradiation </w:t>
                        </w:r>
                        <w:r>
                          <w:rPr>
                            <w:rFonts w:asciiTheme="minorHAnsi" w:hAnsi="Calibri" w:cstheme="minorBidi"/>
                            <w:color w:val="000000" w:themeColor="dark1"/>
                            <w:kern w:val="24"/>
                            <w:szCs w:val="28"/>
                          </w:rPr>
                          <w:t>–</w:t>
                        </w:r>
                        <w:r w:rsidRPr="00764B69">
                          <w:rPr>
                            <w:rFonts w:asciiTheme="minorHAnsi" w:hAnsi="Calibri" w:cstheme="minorBidi"/>
                            <w:color w:val="000000" w:themeColor="dark1"/>
                            <w:kern w:val="24"/>
                            <w:sz w:val="24"/>
                            <w:szCs w:val="28"/>
                          </w:rPr>
                          <w:t xml:space="preserve"> </w:t>
                        </w:r>
                        <w:proofErr w:type="spellStart"/>
                        <w:r w:rsidRPr="00764B69">
                          <w:rPr>
                            <w:rFonts w:asciiTheme="minorHAnsi" w:hAnsi="Calibri" w:cstheme="minorBidi"/>
                            <w:color w:val="000000" w:themeColor="dark1"/>
                            <w:kern w:val="24"/>
                            <w:sz w:val="24"/>
                            <w:szCs w:val="28"/>
                          </w:rPr>
                          <w:t>Pvol</w:t>
                        </w:r>
                        <w:proofErr w:type="spellEnd"/>
                        <w:r>
                          <w:rPr>
                            <w:rFonts w:asciiTheme="minorHAnsi" w:hAnsi="Calibri" w:cstheme="minorBidi"/>
                            <w:color w:val="000000" w:themeColor="dark1"/>
                            <w:kern w:val="24"/>
                            <w:szCs w:val="28"/>
                          </w:rPr>
                          <w:t xml:space="preserve"> (W/cm</w:t>
                        </w:r>
                        <w:r w:rsidRPr="004B43DB">
                          <w:rPr>
                            <w:rFonts w:asciiTheme="minorHAnsi" w:hAnsi="Calibri" w:cstheme="minorBidi"/>
                            <w:color w:val="000000" w:themeColor="dark1"/>
                            <w:kern w:val="24"/>
                            <w:szCs w:val="28"/>
                            <w:vertAlign w:val="superscript"/>
                          </w:rPr>
                          <w:t>3</w:t>
                        </w:r>
                        <w:r>
                          <w:rPr>
                            <w:rFonts w:asciiTheme="minorHAnsi" w:hAnsi="Calibri" w:cstheme="minorBidi"/>
                            <w:color w:val="000000" w:themeColor="dark1"/>
                            <w:kern w:val="24"/>
                            <w:szCs w:val="28"/>
                          </w:rPr>
                          <w:t>)</w:t>
                        </w:r>
                        <w:r w:rsidRPr="004B43DB">
                          <w:rPr>
                            <w:rFonts w:asciiTheme="minorHAnsi" w:hAnsi="Calibri" w:cstheme="minorBidi"/>
                            <w:color w:val="000000" w:themeColor="dark1"/>
                            <w:kern w:val="24"/>
                            <w:sz w:val="24"/>
                            <w:szCs w:val="28"/>
                          </w:rPr>
                          <w:t xml:space="preserve"> </w:t>
                        </w:r>
                      </w:p>
                    </w:txbxContent>
                  </v:textbox>
                </v:shape>
              </v:group>
            </w:pict>
          </mc:Fallback>
        </mc:AlternateContent>
      </w:r>
    </w:p>
    <w:p w:rsidR="00E44C10" w:rsidRDefault="00A537B7">
      <w:pPr>
        <w:rPr>
          <w:rFonts w:ascii="Times New Roman" w:eastAsiaTheme="minorHAnsi" w:hAnsi="Times New Roman"/>
          <w:spacing w:val="-5"/>
          <w:kern w:val="20"/>
          <w:sz w:val="24"/>
          <w:szCs w:val="24"/>
        </w:rPr>
      </w:pPr>
      <w:r w:rsidRPr="00A537B7">
        <w:rPr>
          <w:rFonts w:ascii="Times New Roman" w:eastAsiaTheme="minorHAnsi" w:hAnsi="Times New Roman"/>
          <w:noProof/>
          <w:spacing w:val="-5"/>
          <w:kern w:val="20"/>
          <w:sz w:val="24"/>
          <w:szCs w:val="24"/>
          <w:lang w:eastAsia="fr-FR"/>
        </w:rPr>
        <mc:AlternateContent>
          <mc:Choice Requires="wps">
            <w:drawing>
              <wp:anchor distT="0" distB="0" distL="114300" distR="114300" simplePos="0" relativeHeight="251766784" behindDoc="0" locked="0" layoutInCell="1" allowOverlap="1" wp14:anchorId="1F74F6DA" wp14:editId="652ECBF4">
                <wp:simplePos x="0" y="0"/>
                <wp:positionH relativeFrom="column">
                  <wp:posOffset>-242133</wp:posOffset>
                </wp:positionH>
                <wp:positionV relativeFrom="paragraph">
                  <wp:posOffset>6057891</wp:posOffset>
                </wp:positionV>
                <wp:extent cx="6055995" cy="635"/>
                <wp:effectExtent l="0" t="0" r="1905" b="0"/>
                <wp:wrapNone/>
                <wp:docPr id="309" name="Zone de texte 309"/>
                <wp:cNvGraphicFramePr/>
                <a:graphic xmlns:a="http://schemas.openxmlformats.org/drawingml/2006/main">
                  <a:graphicData uri="http://schemas.microsoft.com/office/word/2010/wordprocessingShape">
                    <wps:wsp>
                      <wps:cNvSpPr txBox="1"/>
                      <wps:spPr>
                        <a:xfrm>
                          <a:off x="0" y="0"/>
                          <a:ext cx="6055995" cy="635"/>
                        </a:xfrm>
                        <a:prstGeom prst="rect">
                          <a:avLst/>
                        </a:prstGeom>
                        <a:solidFill>
                          <a:prstClr val="white"/>
                        </a:solidFill>
                        <a:ln>
                          <a:noFill/>
                        </a:ln>
                        <a:effectLst/>
                      </wps:spPr>
                      <wps:txbx>
                        <w:txbxContent>
                          <w:p w:rsidR="002F03DE" w:rsidRPr="00A537B7" w:rsidRDefault="002F03DE" w:rsidP="00A537B7">
                            <w:pPr>
                              <w:pStyle w:val="Index5"/>
                              <w:jc w:val="center"/>
                              <w:rPr>
                                <w:rFonts w:asciiTheme="minorHAnsi" w:hAnsiTheme="minorHAnsi" w:cstheme="minorHAnsi"/>
                                <w:b/>
                                <w:caps/>
                                <w:spacing w:val="60"/>
                                <w:kern w:val="20"/>
                                <w:sz w:val="5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09" o:spid="_x0000_s1035" type="#_x0000_t202" style="position:absolute;margin-left:-19.05pt;margin-top:477pt;width:476.8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" stroked="f">
                <v:textbox style="mso-fit-shape-to-text:t" inset="0,0,0,0">
                  <w:txbxContent>
                    <w:p w:rsidR="002F03DE" w:rsidRPr="00A537B7" w:rsidRDefault="002F03DE" w:rsidP="00A537B7">
                      <w:pPr>
                        <w:pStyle w:val="Index5"/>
                        <w:jc w:val="center"/>
                        <w:rPr>
                          <w:rFonts w:asciiTheme="minorHAnsi" w:hAnsiTheme="minorHAnsi" w:cstheme="minorHAnsi"/>
                          <w:b/>
                          <w:caps/>
                          <w:spacing w:val="60"/>
                          <w:kern w:val="20"/>
                          <w:sz w:val="52"/>
                        </w:rPr>
                      </w:pPr>
                    </w:p>
                  </w:txbxContent>
                </v:textbox>
              </v:shape>
            </w:pict>
          </mc:Fallback>
        </mc:AlternateContent>
      </w:r>
      <w:r w:rsidR="00E44C10">
        <w:rPr>
          <w:rFonts w:ascii="Times New Roman" w:eastAsiaTheme="minorHAnsi" w:hAnsi="Times New Roman"/>
          <w:spacing w:val="-5"/>
          <w:kern w:val="20"/>
          <w:sz w:val="24"/>
          <w:szCs w:val="24"/>
        </w:rPr>
        <w:br w:type="page"/>
      </w:r>
    </w:p>
    <w:p w:rsidR="007F4838" w:rsidRDefault="009777B7">
      <w:pPr>
        <w:rPr>
          <w:rFonts w:ascii="Times New Roman" w:eastAsiaTheme="minorHAnsi" w:hAnsi="Times New Roman"/>
          <w:spacing w:val="-5"/>
          <w:kern w:val="20"/>
          <w:sz w:val="24"/>
          <w:szCs w:val="24"/>
        </w:rPr>
      </w:pPr>
      <w:r w:rsidRPr="00E44C10">
        <w:rPr>
          <w:rFonts w:cs="Arial"/>
          <w:noProof/>
          <w:lang w:eastAsia="fr-FR"/>
        </w:rPr>
        <w:lastRenderedPageBreak/>
        <mc:AlternateContent>
          <mc:Choice Requires="wpg">
            <w:drawing>
              <wp:anchor distT="0" distB="0" distL="114300" distR="114300" simplePos="0" relativeHeight="251729920" behindDoc="0" locked="0" layoutInCell="1" allowOverlap="1" wp14:anchorId="4F5349C6" wp14:editId="49420D9E">
                <wp:simplePos x="0" y="0"/>
                <wp:positionH relativeFrom="column">
                  <wp:posOffset>85857</wp:posOffset>
                </wp:positionH>
                <wp:positionV relativeFrom="paragraph">
                  <wp:posOffset>-175400</wp:posOffset>
                </wp:positionV>
                <wp:extent cx="5795645" cy="5857240"/>
                <wp:effectExtent l="0" t="0" r="0" b="0"/>
                <wp:wrapNone/>
                <wp:docPr id="37" name="Groupe 16"/>
                <wp:cNvGraphicFramePr/>
                <a:graphic xmlns:a="http://schemas.openxmlformats.org/drawingml/2006/main">
                  <a:graphicData uri="http://schemas.microsoft.com/office/word/2010/wordprocessingGroup">
                    <wpg:wgp>
                      <wpg:cNvGrpSpPr/>
                      <wpg:grpSpPr>
                        <a:xfrm>
                          <a:off x="0" y="0"/>
                          <a:ext cx="5795645" cy="5857240"/>
                          <a:chOff x="0" y="0"/>
                          <a:chExt cx="5949281" cy="6222569"/>
                        </a:xfrm>
                      </wpg:grpSpPr>
                      <pic:pic xmlns:pic="http://schemas.openxmlformats.org/drawingml/2006/picture">
                        <pic:nvPicPr>
                          <pic:cNvPr id="38" name="Picture 2" descr="D:\users\Nomade\Documents\projects\physor-smr-fbo\Fabien\Tâches SPX\F0_F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 y="0"/>
                            <a:ext cx="5949280" cy="6222569"/>
                          </a:xfrm>
                          <a:prstGeom prst="rect">
                            <a:avLst/>
                          </a:prstGeom>
                          <a:noFill/>
                          <a:extLst>
                            <a:ext uri="{909E8E84-426E-40DD-AFC4-6F175D3DCCD1}">
                              <a14:hiddenFill xmlns:a14="http://schemas.microsoft.com/office/drawing/2010/main">
                                <a:solidFill>
                                  <a:srgbClr val="FFFFFF"/>
                                </a:solidFill>
                              </a14:hiddenFill>
                            </a:ext>
                          </a:extLst>
                        </pic:spPr>
                      </pic:pic>
                      <wps:wsp>
                        <wps:cNvPr id="43" name="ZoneTexte 3"/>
                        <wps:cNvSpPr txBox="1"/>
                        <wps:spPr>
                          <a:xfrm>
                            <a:off x="0" y="2713172"/>
                            <a:ext cx="449113" cy="98492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2F03DE" w:rsidRPr="00E44C10" w:rsidRDefault="002F03DE" w:rsidP="00E44C10">
                              <w:pPr>
                                <w:pStyle w:val="NormalWeb"/>
                                <w:spacing w:before="0" w:beforeAutospacing="0" w:after="0" w:afterAutospacing="0"/>
                                <w:rPr>
                                  <w:sz w:val="22"/>
                                </w:rPr>
                              </w:pPr>
                              <w:r w:rsidRPr="00E44C10">
                                <w:rPr>
                                  <w:rFonts w:asciiTheme="minorHAnsi" w:hAnsi="Calibri" w:cstheme="minorBidi"/>
                                  <w:color w:val="000000" w:themeColor="dark1"/>
                                  <w:kern w:val="24"/>
                                  <w:sz w:val="28"/>
                                  <w:szCs w:val="32"/>
                                </w:rPr>
                                <w:t>Pu239</w:t>
                              </w:r>
                              <w:r>
                                <w:rPr>
                                  <w:rFonts w:asciiTheme="minorHAnsi" w:hAnsi="Calibri" w:cstheme="minorBidi"/>
                                  <w:color w:val="000000" w:themeColor="dark1"/>
                                  <w:kern w:val="24"/>
                                  <w:sz w:val="28"/>
                                  <w:szCs w:val="32"/>
                                </w:rPr>
                                <w:t xml:space="preserve"> %</w:t>
                              </w:r>
                              <w:proofErr w:type="spellStart"/>
                              <w:r>
                                <w:rPr>
                                  <w:rFonts w:asciiTheme="minorHAnsi" w:hAnsi="Calibri" w:cstheme="minorBidi"/>
                                  <w:color w:val="000000" w:themeColor="dark1"/>
                                  <w:kern w:val="24"/>
                                  <w:sz w:val="28"/>
                                  <w:szCs w:val="32"/>
                                </w:rPr>
                                <w:t>wt</w:t>
                              </w:r>
                              <w:proofErr w:type="spellEnd"/>
                            </w:p>
                          </w:txbxContent>
                        </wps:txbx>
                        <wps:bodyPr vert="vert270" wrap="none" rtlCol="0">
                          <a:noAutofit/>
                        </wps:bodyPr>
                      </wps:wsp>
                      <wps:wsp>
                        <wps:cNvPr id="44" name="ZoneTexte 6"/>
                        <wps:cNvSpPr txBox="1"/>
                        <wps:spPr>
                          <a:xfrm>
                            <a:off x="2865519" y="5882342"/>
                            <a:ext cx="1181603" cy="338916"/>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2F03DE" w:rsidRDefault="002F03DE" w:rsidP="00E44C10">
                              <w:pPr>
                                <w:pStyle w:val="NormalWeb"/>
                                <w:spacing w:before="0" w:beforeAutospacing="0" w:after="0" w:afterAutospacing="0"/>
                                <w:rPr>
                                  <w:rFonts w:asciiTheme="minorHAnsi" w:hAnsi="Calibri" w:cstheme="minorBidi"/>
                                  <w:color w:val="000000" w:themeColor="dark1"/>
                                  <w:kern w:val="24"/>
                                  <w:sz w:val="28"/>
                                  <w:szCs w:val="32"/>
                                </w:rPr>
                              </w:pPr>
                              <w:r w:rsidRPr="00E44C10">
                                <w:rPr>
                                  <w:rFonts w:asciiTheme="minorHAnsi" w:hAnsi="Calibri" w:cstheme="minorBidi"/>
                                  <w:color w:val="000000" w:themeColor="dark1"/>
                                  <w:kern w:val="24"/>
                                  <w:sz w:val="28"/>
                                  <w:szCs w:val="32"/>
                                </w:rPr>
                                <w:t>Pu24</w:t>
                              </w:r>
                              <w:r>
                                <w:rPr>
                                  <w:rFonts w:asciiTheme="minorHAnsi" w:hAnsi="Calibri" w:cstheme="minorBidi"/>
                                  <w:color w:val="000000" w:themeColor="dark1"/>
                                  <w:kern w:val="24"/>
                                  <w:sz w:val="28"/>
                                  <w:szCs w:val="32"/>
                                </w:rPr>
                                <w:t>1 %</w:t>
                              </w:r>
                              <w:proofErr w:type="spellStart"/>
                              <w:r>
                                <w:rPr>
                                  <w:rFonts w:asciiTheme="minorHAnsi" w:hAnsi="Calibri" w:cstheme="minorBidi"/>
                                  <w:color w:val="000000" w:themeColor="dark1"/>
                                  <w:kern w:val="24"/>
                                  <w:sz w:val="28"/>
                                  <w:szCs w:val="32"/>
                                </w:rPr>
                                <w:t>wt</w:t>
                              </w:r>
                              <w:proofErr w:type="spellEnd"/>
                            </w:p>
                            <w:p w:rsidR="002F03DE" w:rsidRPr="00E44C10" w:rsidRDefault="002F03DE" w:rsidP="00E44C10">
                              <w:pPr>
                                <w:pStyle w:val="NormalWeb"/>
                                <w:spacing w:before="0" w:beforeAutospacing="0" w:after="0" w:afterAutospacing="0"/>
                                <w:rPr>
                                  <w:sz w:val="22"/>
                                </w:rPr>
                              </w:pPr>
                              <w:r>
                                <w:rPr>
                                  <w:rFonts w:asciiTheme="minorHAnsi" w:hAnsi="Calibri" w:cstheme="minorBidi"/>
                                  <w:color w:val="000000" w:themeColor="dark1"/>
                                  <w:kern w:val="24"/>
                                  <w:sz w:val="28"/>
                                  <w:szCs w:val="32"/>
                                </w:rPr>
                                <w:t xml:space="preserve"> %</w:t>
                              </w:r>
                              <w:proofErr w:type="spellStart"/>
                              <w:r>
                                <w:rPr>
                                  <w:rFonts w:asciiTheme="minorHAnsi" w:hAnsi="Calibri" w:cstheme="minorBidi"/>
                                  <w:color w:val="000000" w:themeColor="dark1"/>
                                  <w:kern w:val="24"/>
                                  <w:sz w:val="28"/>
                                  <w:szCs w:val="32"/>
                                </w:rPr>
                                <w:t>wt</w:t>
                              </w:r>
                              <w:proofErr w:type="spellEnd"/>
                            </w:p>
                          </w:txbxContent>
                        </wps:txbx>
                        <wps:bodyPr wrap="square" rtlCol="0">
                          <a:noAutofit/>
                        </wps:bodyPr>
                      </wps:wsp>
                      <wps:wsp>
                        <wps:cNvPr id="49" name="Multiplier 49"/>
                        <wps:cNvSpPr/>
                        <wps:spPr>
                          <a:xfrm>
                            <a:off x="5011775" y="1380214"/>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F03DE" w:rsidRDefault="002F03DE"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6" o:spid="_x0000_s1036" style="position:absolute;margin-left:6.75pt;margin-top:-13.8pt;width:456.35pt;height:461.2pt;z-index:251729920;mso-position-horizontal-relative:text;mso-position-vertical-relative:text;mso-width-relative:margin;mso-height-relative:margin" coordsize="59492,62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">
                <v:shape id="Picture 2" o:spid="_x0000_s1037" type="#_x0000_t75" style="position:absolute;width:59492;height:6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ASyLAAAAA2wAAAA8AAABkcnMvZG93bnJldi54bWxET89rwjAUvgv7H8ITvMhMVXC1M8osKjsJ&#10;c3p/NM+2s3kpSdT635vDwOPH93ux6kwjbuR8bVnBeJSAIC6srrlUcPzdvqcgfEDW2FgmBQ/ysFq+&#10;9RaYaXvnH7odQiliCPsMFVQhtJmUvqjIoB/ZljhyZ+sMhghdKbXDeww3jZwkyUwarDk2VNhSXlFx&#10;OVyNgs3wXLv9af5xzP92BvN1yu0kVWrQ774+QQTqwkv87/7WCqZxbPwSf4BcP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gBLIsAAAADbAAAADwAAAAAAAAAAAAAAAACfAgAA&#10;ZHJzL2Rvd25yZXYueG1sUEsFBgAAAAAEAAQA9wAAAIwDAAAAAA==&#10;">
                  <v:imagedata r:id="rId39" o:title="F0_F2"/>
                </v:shape>
                <v:shape id="ZoneTexte 3" o:spid="_x0000_s1038" type="#_x0000_t202" style="position:absolute;top:27131;width:4491;height:98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tsQA&#10;AADbAAAADwAAAGRycy9kb3ducmV2LnhtbESP3WoCMRSE7wu+QziCN6LZVhHdGqVYFKEK/vQBDpvT&#10;3aWbkzWJ7vr2piD0cpiZb5j5sjWVuJHzpWUFr8MEBHFmdcm5gu/zejAF4QOyxsoyKbiTh+Wi8zLH&#10;VNuGj3Q7hVxECPsUFRQh1KmUPivIoB/amjh6P9YZDFG6XGqHTYSbSr4lyUQaLDkuFFjTqqDs93Q1&#10;Ci7e7ZtdOz58bTCb9vkz5NVhplSv2368gwjUhv/ws73VCsYj+PsSf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5lbbEAAAA2wAAAA8AAAAAAAAAAAAAAAAAmAIAAGRycy9k&#10;b3ducmV2LnhtbFBLBQYAAAAABAAEAPUAAACJAwAAAAA=&#10;" fillcolor="#f0f0f0" stroked="f" strokeweight="2pt">
                  <v:textbox style="layout-flow:vertical;mso-layout-flow-alt:bottom-to-top">
                    <w:txbxContent>
                      <w:p w:rsidR="002F03DE" w:rsidRPr="00E44C10" w:rsidRDefault="002F03DE" w:rsidP="00E44C10">
                        <w:pPr>
                          <w:pStyle w:val="NormalWeb"/>
                          <w:spacing w:before="0" w:beforeAutospacing="0" w:after="0" w:afterAutospacing="0"/>
                          <w:rPr>
                            <w:sz w:val="22"/>
                          </w:rPr>
                        </w:pPr>
                        <w:r w:rsidRPr="00E44C10">
                          <w:rPr>
                            <w:rFonts w:asciiTheme="minorHAnsi" w:hAnsi="Calibri" w:cstheme="minorBidi"/>
                            <w:color w:val="000000" w:themeColor="dark1"/>
                            <w:kern w:val="24"/>
                            <w:sz w:val="28"/>
                            <w:szCs w:val="32"/>
                          </w:rPr>
                          <w:t>Pu239</w:t>
                        </w:r>
                        <w:r>
                          <w:rPr>
                            <w:rFonts w:asciiTheme="minorHAnsi" w:hAnsi="Calibri" w:cstheme="minorBidi"/>
                            <w:color w:val="000000" w:themeColor="dark1"/>
                            <w:kern w:val="24"/>
                            <w:sz w:val="28"/>
                            <w:szCs w:val="32"/>
                          </w:rPr>
                          <w:t xml:space="preserve"> %</w:t>
                        </w:r>
                        <w:proofErr w:type="spellStart"/>
                        <w:r>
                          <w:rPr>
                            <w:rFonts w:asciiTheme="minorHAnsi" w:hAnsi="Calibri" w:cstheme="minorBidi"/>
                            <w:color w:val="000000" w:themeColor="dark1"/>
                            <w:kern w:val="24"/>
                            <w:sz w:val="28"/>
                            <w:szCs w:val="32"/>
                          </w:rPr>
                          <w:t>wt</w:t>
                        </w:r>
                        <w:proofErr w:type="spellEnd"/>
                      </w:p>
                    </w:txbxContent>
                  </v:textbox>
                </v:shape>
                <v:shape id="ZoneTexte 6" o:spid="_x0000_s1039" type="#_x0000_t202" style="position:absolute;left:28655;top:58823;width:11816;height:3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MdosQA&#10;AADbAAAADwAAAGRycy9kb3ducmV2LnhtbESPzWrDMBCE74W8g9hCb42c4ITgWgkhtNAeGoiT5rxY&#10;6x9qrYyk2u7bV4VAjsPMfMPku8l0YiDnW8sKFvMEBHFpdcu1gsv57XkDwgdkjZ1lUvBLHnbb2UOO&#10;mbYjn2goQi0ihH2GCpoQ+kxKXzZk0M9tTxy9yjqDIUpXS+1wjHDTyWWSrKXBluNCgz0dGiq/ix+j&#10;4HM1pB9FdR0X7ut43a9X+nU5BaWeHqf9C4hAU7iHb+13rSBN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THaLEAAAA2wAAAA8AAAAAAAAAAAAAAAAAmAIAAGRycy9k&#10;b3ducmV2LnhtbFBLBQYAAAAABAAEAPUAAACJAwAAAAA=&#10;" fillcolor="#f0f0f0" stroked="f" strokeweight="2pt">
                  <v:textbox>
                    <w:txbxContent>
                      <w:p w:rsidR="002F03DE" w:rsidRDefault="002F03DE" w:rsidP="00E44C10">
                        <w:pPr>
                          <w:pStyle w:val="NormalWeb"/>
                          <w:spacing w:before="0" w:beforeAutospacing="0" w:after="0" w:afterAutospacing="0"/>
                          <w:rPr>
                            <w:rFonts w:asciiTheme="minorHAnsi" w:hAnsi="Calibri" w:cstheme="minorBidi"/>
                            <w:color w:val="000000" w:themeColor="dark1"/>
                            <w:kern w:val="24"/>
                            <w:sz w:val="28"/>
                            <w:szCs w:val="32"/>
                          </w:rPr>
                        </w:pPr>
                        <w:r w:rsidRPr="00E44C10">
                          <w:rPr>
                            <w:rFonts w:asciiTheme="minorHAnsi" w:hAnsi="Calibri" w:cstheme="minorBidi"/>
                            <w:color w:val="000000" w:themeColor="dark1"/>
                            <w:kern w:val="24"/>
                            <w:sz w:val="28"/>
                            <w:szCs w:val="32"/>
                          </w:rPr>
                          <w:t>Pu24</w:t>
                        </w:r>
                        <w:r>
                          <w:rPr>
                            <w:rFonts w:asciiTheme="minorHAnsi" w:hAnsi="Calibri" w:cstheme="minorBidi"/>
                            <w:color w:val="000000" w:themeColor="dark1"/>
                            <w:kern w:val="24"/>
                            <w:sz w:val="28"/>
                            <w:szCs w:val="32"/>
                          </w:rPr>
                          <w:t>1 %</w:t>
                        </w:r>
                        <w:proofErr w:type="spellStart"/>
                        <w:r>
                          <w:rPr>
                            <w:rFonts w:asciiTheme="minorHAnsi" w:hAnsi="Calibri" w:cstheme="minorBidi"/>
                            <w:color w:val="000000" w:themeColor="dark1"/>
                            <w:kern w:val="24"/>
                            <w:sz w:val="28"/>
                            <w:szCs w:val="32"/>
                          </w:rPr>
                          <w:t>wt</w:t>
                        </w:r>
                        <w:proofErr w:type="spellEnd"/>
                      </w:p>
                      <w:p w:rsidR="002F03DE" w:rsidRPr="00E44C10" w:rsidRDefault="002F03DE" w:rsidP="00E44C10">
                        <w:pPr>
                          <w:pStyle w:val="NormalWeb"/>
                          <w:spacing w:before="0" w:beforeAutospacing="0" w:after="0" w:afterAutospacing="0"/>
                          <w:rPr>
                            <w:sz w:val="22"/>
                          </w:rPr>
                        </w:pPr>
                        <w:r>
                          <w:rPr>
                            <w:rFonts w:asciiTheme="minorHAnsi" w:hAnsi="Calibri" w:cstheme="minorBidi"/>
                            <w:color w:val="000000" w:themeColor="dark1"/>
                            <w:kern w:val="24"/>
                            <w:sz w:val="28"/>
                            <w:szCs w:val="32"/>
                          </w:rPr>
                          <w:t xml:space="preserve"> %</w:t>
                        </w:r>
                        <w:proofErr w:type="spellStart"/>
                        <w:r>
                          <w:rPr>
                            <w:rFonts w:asciiTheme="minorHAnsi" w:hAnsi="Calibri" w:cstheme="minorBidi"/>
                            <w:color w:val="000000" w:themeColor="dark1"/>
                            <w:kern w:val="24"/>
                            <w:sz w:val="28"/>
                            <w:szCs w:val="32"/>
                          </w:rPr>
                          <w:t>wt</w:t>
                        </w:r>
                        <w:proofErr w:type="spellEnd"/>
                      </w:p>
                    </w:txbxContent>
                  </v:textbox>
                </v:shape>
                <v:shape id="Multiplier 49" o:spid="_x0000_s1040" style="position:absolute;left:50117;top:13802;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Mol8UA&#10;AADbAAAADwAAAGRycy9kb3ducmV2LnhtbESPT2vCQBTE7wW/w/KE3ppNpIhNXcVWItabf1p6fGSf&#10;STD7NuyuGv303UKhx2FmfsNM571pxYWcbywryJIUBHFpdcOVgsO+eJqA8AFZY2uZFNzIw3w2eJhi&#10;ru2Vt3TZhUpECPscFdQhdLmUvqzJoE9sRxy9o3UGQ5SuktrhNcJNK0dpOpYGG44LNXb0XlN52p2N&#10;gk32xqaYfLi2k4vl9+emuK++MqUeh/3iFUSgPvyH/9prreD5BX6/xB8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yiXxQAAANsAAAAPAAAAAAAAAAAAAAAAAJgCAABkcnMv&#10;ZG93bnJldi54bWxQSwUGAAAAAAQABAD1AAAAigM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2F03DE" w:rsidRDefault="002F03DE" w:rsidP="00E44C10"/>
                    </w:txbxContent>
                  </v:textbox>
                </v:shape>
              </v:group>
            </w:pict>
          </mc:Fallback>
        </mc:AlternateContent>
      </w:r>
    </w:p>
    <w:p w:rsidR="00306F38" w:rsidRDefault="00306F38" w:rsidP="00943CAC">
      <w:pPr>
        <w:pStyle w:val="Titre"/>
        <w:rPr>
          <w:rFonts w:cs="Arial"/>
        </w:rPr>
      </w:pPr>
    </w:p>
    <w:p w:rsidR="00B15216" w:rsidRPr="00B15216" w:rsidRDefault="002F2BAF" w:rsidP="00B15216">
      <w:pPr>
        <w:jc w:val="center"/>
      </w:pPr>
      <w:r w:rsidRPr="00C22219">
        <w:rPr>
          <w:rFonts w:cs="Arial"/>
          <w:noProof/>
          <w:lang w:eastAsia="fr-FR"/>
        </w:rPr>
        <mc:AlternateContent>
          <mc:Choice Requires="wps">
            <w:drawing>
              <wp:anchor distT="0" distB="0" distL="114300" distR="114300" simplePos="0" relativeHeight="251803648" behindDoc="0" locked="0" layoutInCell="1" allowOverlap="1" wp14:anchorId="06113454" wp14:editId="5D112A65">
                <wp:simplePos x="0" y="0"/>
                <wp:positionH relativeFrom="column">
                  <wp:posOffset>3853815</wp:posOffset>
                </wp:positionH>
                <wp:positionV relativeFrom="paragraph">
                  <wp:posOffset>1368425</wp:posOffset>
                </wp:positionV>
                <wp:extent cx="2087245" cy="359410"/>
                <wp:effectExtent l="82868" t="50482" r="91122" b="72073"/>
                <wp:wrapNone/>
                <wp:docPr id="1041" name="Flèche droite 15"/>
                <wp:cNvGraphicFramePr/>
                <a:graphic xmlns:a="http://schemas.openxmlformats.org/drawingml/2006/main">
                  <a:graphicData uri="http://schemas.microsoft.com/office/word/2010/wordprocessingShape">
                    <wps:wsp>
                      <wps:cNvSpPr/>
                      <wps:spPr>
                        <a:xfrm rot="5879200">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 o:spid="_x0000_s1026" type="#_x0000_t13" style="position:absolute;margin-left:303.45pt;margin-top:107.75pt;width:164.35pt;height:28.3pt;rotation:6421654fd;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" adj="19740" fillcolor="#dfa7a6 [1621]" strokecolor="#bc4542 [3045]">
                <v:fill color2="#f5e4e4 [501]" rotate="t" angle="180" colors="0 #ffa2a1;22938f #ffbebd;1 #ffe5e5" focus="100%" type="gradient"/>
                <v:shadow on="t" color="black" opacity="24903f" origin=",.5" offset="0,.55556mm"/>
              </v:shape>
            </w:pict>
          </mc:Fallback>
        </mc:AlternateContent>
      </w:r>
      <w:r w:rsidR="00FC642B" w:rsidRPr="00C22219">
        <w:rPr>
          <w:rFonts w:cs="Arial"/>
          <w:noProof/>
          <w:lang w:eastAsia="fr-FR"/>
        </w:rPr>
        <mc:AlternateContent>
          <mc:Choice Requires="wps">
            <w:drawing>
              <wp:anchor distT="0" distB="0" distL="114300" distR="114300" simplePos="0" relativeHeight="251805696" behindDoc="0" locked="0" layoutInCell="1" allowOverlap="1" wp14:anchorId="76944126" wp14:editId="3094548E">
                <wp:simplePos x="0" y="0"/>
                <wp:positionH relativeFrom="column">
                  <wp:posOffset>2945424</wp:posOffset>
                </wp:positionH>
                <wp:positionV relativeFrom="paragraph">
                  <wp:posOffset>837623</wp:posOffset>
                </wp:positionV>
                <wp:extent cx="2087245" cy="359410"/>
                <wp:effectExtent l="0" t="495300" r="0" b="516890"/>
                <wp:wrapNone/>
                <wp:docPr id="1042" name="Flèche droite 15"/>
                <wp:cNvGraphicFramePr/>
                <a:graphic xmlns:a="http://schemas.openxmlformats.org/drawingml/2006/main">
                  <a:graphicData uri="http://schemas.microsoft.com/office/word/2010/wordprocessingShape">
                    <wps:wsp>
                      <wps:cNvSpPr/>
                      <wps:spPr>
                        <a:xfrm rot="8873159">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31.9pt;margin-top:65.95pt;width:164.35pt;height:28.3pt;rotation:9691856fd;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r w:rsidR="00FC642B" w:rsidRPr="00F74E2F">
        <w:rPr>
          <w:rFonts w:cs="Arial"/>
          <w:noProof/>
          <w:lang w:eastAsia="fr-FR"/>
        </w:rPr>
        <mc:AlternateContent>
          <mc:Choice Requires="wps">
            <w:drawing>
              <wp:anchor distT="0" distB="0" distL="114300" distR="114300" simplePos="0" relativeHeight="251801600" behindDoc="0" locked="0" layoutInCell="1" allowOverlap="1" wp14:anchorId="457C87E7" wp14:editId="55768B39">
                <wp:simplePos x="0" y="0"/>
                <wp:positionH relativeFrom="column">
                  <wp:posOffset>2667000</wp:posOffset>
                </wp:positionH>
                <wp:positionV relativeFrom="paragraph">
                  <wp:posOffset>133350</wp:posOffset>
                </wp:positionV>
                <wp:extent cx="2087245" cy="359410"/>
                <wp:effectExtent l="57150" t="38100" r="84455" b="97790"/>
                <wp:wrapNone/>
                <wp:docPr id="1040"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10pt;margin-top:10.5pt;width:164.35pt;height:28.3pt;rotation:180;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GQ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" adj="19740" fillcolor="#a5d5e2 [1624]" strokecolor="#40a7c2 [3048]">
                <v:fill color2="#e4f2f6 [504]" rotate="t" angle="180" colors="0 #9eeaff;22938f #bbefff;1 #e4f9ff" focus="100%" type="gradient"/>
                <v:shadow on="t" color="black" opacity="24903f" origin=",.5" offset="0,.55556mm"/>
              </v:shape>
            </w:pict>
          </mc:Fallback>
        </mc:AlternateContent>
      </w:r>
      <w:r w:rsidR="00B15216">
        <w:rPr>
          <w:noProof/>
          <w:lang w:eastAsia="fr-FR"/>
        </w:rPr>
        <mc:AlternateContent>
          <mc:Choice Requires="wps">
            <w:drawing>
              <wp:anchor distT="0" distB="0" distL="114300" distR="114300" simplePos="0" relativeHeight="251727872" behindDoc="0" locked="0" layoutInCell="1" allowOverlap="1" wp14:anchorId="3FC7EF89" wp14:editId="743D2ED6">
                <wp:simplePos x="0" y="0"/>
                <wp:positionH relativeFrom="column">
                  <wp:posOffset>1725295</wp:posOffset>
                </wp:positionH>
                <wp:positionV relativeFrom="paragraph">
                  <wp:posOffset>740410</wp:posOffset>
                </wp:positionV>
                <wp:extent cx="884555" cy="680085"/>
                <wp:effectExtent l="57150" t="0" r="48895" b="100965"/>
                <wp:wrapNone/>
                <wp:docPr id="11" name="Connecteur en arc 11"/>
                <wp:cNvGraphicFramePr/>
                <a:graphic xmlns:a="http://schemas.openxmlformats.org/drawingml/2006/main">
                  <a:graphicData uri="http://schemas.microsoft.com/office/word/2010/wordprocessingShape">
                    <wps:wsp>
                      <wps:cNvCnPr/>
                      <wps:spPr>
                        <a:xfrm>
                          <a:off x="0" y="0"/>
                          <a:ext cx="884555" cy="680085"/>
                        </a:xfrm>
                        <a:prstGeom prst="curvedConnector3">
                          <a:avLst>
                            <a:gd name="adj1" fmla="val -5405"/>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1" o:spid="_x0000_s1026" type="#_x0000_t38" style="position:absolute;margin-left:135.85pt;margin-top:58.3pt;width:69.65pt;height:53.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" adj="-1167" strokecolor="red" strokeweight="1pt">
                <v:stroke endarrow="open"/>
              </v:shape>
            </w:pict>
          </mc:Fallback>
        </mc:AlternateContent>
      </w:r>
      <w:r w:rsidR="00B15216">
        <w:rPr>
          <w:noProof/>
          <w:lang w:eastAsia="fr-FR"/>
        </w:rPr>
        <mc:AlternateContent>
          <mc:Choice Requires="wps">
            <w:drawing>
              <wp:anchor distT="0" distB="0" distL="114300" distR="114300" simplePos="0" relativeHeight="251725824" behindDoc="0" locked="0" layoutInCell="1" allowOverlap="1" wp14:anchorId="6A3AC04D" wp14:editId="6AF02DDA">
                <wp:simplePos x="0" y="0"/>
                <wp:positionH relativeFrom="column">
                  <wp:posOffset>1633500</wp:posOffset>
                </wp:positionH>
                <wp:positionV relativeFrom="paragraph">
                  <wp:posOffset>635635</wp:posOffset>
                </wp:positionV>
                <wp:extent cx="134620" cy="150495"/>
                <wp:effectExtent l="0" t="0" r="17780" b="1905"/>
                <wp:wrapNone/>
                <wp:docPr id="6" name="Multiplier 6"/>
                <wp:cNvGraphicFramePr/>
                <a:graphic xmlns:a="http://schemas.openxmlformats.org/drawingml/2006/main">
                  <a:graphicData uri="http://schemas.microsoft.com/office/word/2010/wordprocessingShape">
                    <wps:wsp>
                      <wps:cNvSpPr/>
                      <wps:spPr>
                        <a:xfrm>
                          <a:off x="0" y="0"/>
                          <a:ext cx="134620" cy="150495"/>
                        </a:xfrm>
                        <a:prstGeom prst="mathMultiply">
                          <a:avLst/>
                        </a:prstGeom>
                        <a:solidFill>
                          <a:schemeClr val="bg1"/>
                        </a:solidFill>
                        <a:ln w="158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er 6" o:spid="_x0000_s1026" style="position:absolute;margin-left:128.6pt;margin-top:50.05pt;width:10.6pt;height:11.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620,15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" path="m20533,46700l44132,25590,67310,51502,90488,25590r23599,21110l88551,75248r25536,28547l90488,124905,67310,98993,44132,124905,20533,103795,46069,75248,20533,46700xe" fillcolor="white [3212]" strokecolor="red" strokeweight="1.25pt">
                <v:path arrowok="t" o:connecttype="custom" o:connectlocs="20533,46700;44132,25590;67310,51502;90488,25590;114087,46700;88551,75248;114087,103795;90488,124905;67310,98993;44132,124905;20533,103795;46069,75248;20533,46700" o:connectangles="0,0,0,0,0,0,0,0,0,0,0,0,0"/>
              </v:shape>
            </w:pict>
          </mc:Fallback>
        </mc:AlternateContent>
      </w:r>
      <w:r w:rsidR="00B15216">
        <w:rPr>
          <w:noProof/>
          <w:lang w:eastAsia="fr-FR"/>
        </w:rPr>
        <w:drawing>
          <wp:inline distT="0" distB="0" distL="0" distR="0" wp14:anchorId="1B1BE2E8" wp14:editId="17DCA88A">
            <wp:extent cx="4184294" cy="4184294"/>
            <wp:effectExtent l="0" t="0" r="6985" b="6985"/>
            <wp:docPr id="1024" name="Image 1024" descr="D:\Users\Nomade\AppData\Local\Temp\7zE662C.tmp\F0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Nomade\AppData\Local\Temp\7zE662C.tmp\F0_F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5818" cy="4185818"/>
                    </a:xfrm>
                    <a:prstGeom prst="rect">
                      <a:avLst/>
                    </a:prstGeom>
                    <a:noFill/>
                    <a:ln>
                      <a:noFill/>
                    </a:ln>
                  </pic:spPr>
                </pic:pic>
              </a:graphicData>
            </a:graphic>
          </wp:inline>
        </w:drawing>
      </w:r>
    </w:p>
    <w:p w:rsidR="00746055" w:rsidRDefault="00746055">
      <w:pPr>
        <w:rPr>
          <w:rFonts w:cs="Arial"/>
        </w:rPr>
      </w:pPr>
    </w:p>
    <w:p w:rsidR="00746055" w:rsidRDefault="00746055">
      <w:pPr>
        <w:rPr>
          <w:rFonts w:cs="Arial"/>
        </w:rPr>
      </w:pPr>
    </w:p>
    <w:p w:rsidR="00746055" w:rsidRDefault="00746055">
      <w:pPr>
        <w:rPr>
          <w:rFonts w:cs="Arial"/>
        </w:rPr>
      </w:pPr>
    </w:p>
    <w:p w:rsidR="00746055" w:rsidRDefault="00746055">
      <w:pPr>
        <w:rPr>
          <w:rFonts w:cs="Arial"/>
        </w:rPr>
      </w:pPr>
    </w:p>
    <w:p w:rsidR="00746055" w:rsidRDefault="00746055">
      <w:pPr>
        <w:rPr>
          <w:rFonts w:cs="Arial"/>
        </w:rPr>
      </w:pPr>
    </w:p>
    <w:p w:rsidR="00746055" w:rsidRDefault="00746055" w:rsidP="00746055">
      <w:pPr>
        <w:pStyle w:val="Lgende"/>
        <w:rPr>
          <w:rFonts w:cs="Arial"/>
        </w:rPr>
      </w:pPr>
      <w:bookmarkStart w:id="225" w:name="_Ref397005287"/>
      <w:r>
        <w:t xml:space="preserve">Figure </w:t>
      </w:r>
      <w:r>
        <w:fldChar w:fldCharType="begin"/>
      </w:r>
      <w:r>
        <w:instrText xml:space="preserve"> SEQ Figure \* ARABIC </w:instrText>
      </w:r>
      <w:r>
        <w:fldChar w:fldCharType="separate"/>
      </w:r>
      <w:r w:rsidR="00137C42">
        <w:rPr>
          <w:noProof/>
        </w:rPr>
        <w:t>17</w:t>
      </w:r>
      <w:r>
        <w:fldChar w:fldCharType="end"/>
      </w:r>
      <w:r>
        <w:t xml:space="preserve"> : Evolution du Pu239 </w:t>
      </w:r>
      <w:r w:rsidR="00C22219">
        <w:t>et</w:t>
      </w:r>
      <w:r>
        <w:t xml:space="preserve"> du Pu24</w:t>
      </w:r>
      <w:r w:rsidR="004B43DB">
        <w:t>1</w:t>
      </w:r>
      <w:r>
        <w:t xml:space="preserve"> dans une pastille SPX</w:t>
      </w:r>
      <w:bookmarkEnd w:id="225"/>
      <w:r w:rsidR="00306F38">
        <w:rPr>
          <w:rFonts w:cs="Arial"/>
        </w:rPr>
        <w:br w:type="page"/>
      </w:r>
    </w:p>
    <w:p w:rsidR="00746055" w:rsidRDefault="00746055" w:rsidP="00746055">
      <w:pPr>
        <w:pStyle w:val="Lgende"/>
        <w:rPr>
          <w:rFonts w:cs="Arial"/>
        </w:rPr>
      </w:pPr>
      <w:r w:rsidRPr="00E44C10">
        <w:rPr>
          <w:rFonts w:cs="Arial"/>
          <w:noProof/>
        </w:rPr>
        <w:lastRenderedPageBreak/>
        <mc:AlternateContent>
          <mc:Choice Requires="wpg">
            <w:drawing>
              <wp:anchor distT="0" distB="0" distL="114300" distR="114300" simplePos="0" relativeHeight="251731968" behindDoc="0" locked="0" layoutInCell="1" allowOverlap="1" wp14:anchorId="073A69D6" wp14:editId="66FAF6F4">
                <wp:simplePos x="0" y="0"/>
                <wp:positionH relativeFrom="column">
                  <wp:posOffset>-44772</wp:posOffset>
                </wp:positionH>
                <wp:positionV relativeFrom="paragraph">
                  <wp:posOffset>-246652</wp:posOffset>
                </wp:positionV>
                <wp:extent cx="5903595" cy="5930902"/>
                <wp:effectExtent l="0" t="0" r="1905" b="0"/>
                <wp:wrapNone/>
                <wp:docPr id="50" name="Groupe 19"/>
                <wp:cNvGraphicFramePr/>
                <a:graphic xmlns:a="http://schemas.openxmlformats.org/drawingml/2006/main">
                  <a:graphicData uri="http://schemas.microsoft.com/office/word/2010/wordprocessingGroup">
                    <wpg:wgp>
                      <wpg:cNvGrpSpPr/>
                      <wpg:grpSpPr>
                        <a:xfrm>
                          <a:off x="0" y="0"/>
                          <a:ext cx="5903595" cy="5930902"/>
                          <a:chOff x="0" y="0"/>
                          <a:chExt cx="5950800" cy="6224403"/>
                        </a:xfrm>
                      </wpg:grpSpPr>
                      <wpg:grpSp>
                        <wpg:cNvPr id="51" name="Groupe 51"/>
                        <wpg:cNvGrpSpPr/>
                        <wpg:grpSpPr>
                          <a:xfrm>
                            <a:off x="0" y="0"/>
                            <a:ext cx="5950800" cy="6224403"/>
                            <a:chOff x="0" y="0"/>
                            <a:chExt cx="5950800" cy="6224403"/>
                          </a:xfrm>
                        </wpg:grpSpPr>
                        <pic:pic xmlns:pic="http://schemas.openxmlformats.org/drawingml/2006/picture">
                          <pic:nvPicPr>
                            <pic:cNvPr id="52" name="Image 52" descr="D:\Users\Nomade\AppData\Local\Temp\7zE9641.tmp\F1_F2.png"/>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50800" cy="6224400"/>
                            </a:xfrm>
                            <a:prstGeom prst="rect">
                              <a:avLst/>
                            </a:prstGeom>
                            <a:noFill/>
                            <a:ln>
                              <a:noFill/>
                            </a:ln>
                          </pic:spPr>
                        </pic:pic>
                        <wps:wsp>
                          <wps:cNvPr id="53" name="ZoneTexte 3"/>
                          <wps:cNvSpPr txBox="1"/>
                          <wps:spPr>
                            <a:xfrm>
                              <a:off x="0" y="2774212"/>
                              <a:ext cx="414130" cy="972979"/>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2F03DE" w:rsidRDefault="002F03DE" w:rsidP="00E44C10">
                                <w:pPr>
                                  <w:pStyle w:val="NormalWeb"/>
                                  <w:spacing w:before="0" w:beforeAutospacing="0" w:after="0" w:afterAutospacing="0"/>
                                </w:pPr>
                                <w:r w:rsidRPr="008223F8">
                                  <w:rPr>
                                    <w:rFonts w:asciiTheme="minorHAnsi" w:hAnsi="Calibri" w:cstheme="minorBidi"/>
                                    <w:color w:val="000000" w:themeColor="dark1"/>
                                    <w:kern w:val="24"/>
                                    <w:sz w:val="28"/>
                                    <w:szCs w:val="32"/>
                                  </w:rPr>
                                  <w:t>Pu240</w:t>
                                </w:r>
                                <w:r>
                                  <w:rPr>
                                    <w:rFonts w:asciiTheme="minorHAnsi" w:hAnsi="Calibri" w:cstheme="minorBidi"/>
                                    <w:color w:val="000000" w:themeColor="dark1"/>
                                    <w:kern w:val="24"/>
                                    <w:sz w:val="28"/>
                                    <w:szCs w:val="32"/>
                                  </w:rPr>
                                  <w:t xml:space="preserve"> %</w:t>
                                </w:r>
                                <w:proofErr w:type="spellStart"/>
                                <w:r>
                                  <w:rPr>
                                    <w:rFonts w:asciiTheme="minorHAnsi" w:hAnsi="Calibri" w:cstheme="minorBidi"/>
                                    <w:color w:val="000000" w:themeColor="dark1"/>
                                    <w:kern w:val="24"/>
                                    <w:sz w:val="28"/>
                                    <w:szCs w:val="32"/>
                                  </w:rPr>
                                  <w:t>wt</w:t>
                                </w:r>
                                <w:proofErr w:type="spellEnd"/>
                              </w:p>
                            </w:txbxContent>
                          </wps:txbx>
                          <wps:bodyPr vert="vert270" wrap="none" rtlCol="0">
                            <a:noAutofit/>
                          </wps:bodyPr>
                        </wps:wsp>
                        <wps:wsp>
                          <wps:cNvPr id="54" name="ZoneTexte 4"/>
                          <wps:cNvSpPr txBox="1"/>
                          <wps:spPr>
                            <a:xfrm>
                              <a:off x="2679861" y="5866533"/>
                              <a:ext cx="1026684" cy="35787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2F03DE" w:rsidRDefault="002F03DE" w:rsidP="00E44C10">
                                <w:pPr>
                                  <w:pStyle w:val="NormalWeb"/>
                                  <w:spacing w:before="0" w:beforeAutospacing="0" w:after="0" w:afterAutospacing="0"/>
                                </w:pPr>
                                <w:r w:rsidRPr="008223F8">
                                  <w:rPr>
                                    <w:rFonts w:asciiTheme="minorHAnsi" w:hAnsi="Calibri" w:cstheme="minorBidi"/>
                                    <w:color w:val="000000" w:themeColor="dark1"/>
                                    <w:kern w:val="24"/>
                                    <w:sz w:val="28"/>
                                    <w:szCs w:val="32"/>
                                  </w:rPr>
                                  <w:t>Pu241</w:t>
                                </w:r>
                                <w:r>
                                  <w:rPr>
                                    <w:rFonts w:asciiTheme="minorHAnsi" w:hAnsi="Calibri" w:cstheme="minorBidi"/>
                                    <w:color w:val="000000" w:themeColor="dark1"/>
                                    <w:kern w:val="24"/>
                                    <w:sz w:val="28"/>
                                    <w:szCs w:val="32"/>
                                  </w:rPr>
                                  <w:t xml:space="preserve"> %</w:t>
                                </w:r>
                                <w:proofErr w:type="spellStart"/>
                                <w:r>
                                  <w:rPr>
                                    <w:rFonts w:asciiTheme="minorHAnsi" w:hAnsi="Calibri" w:cstheme="minorBidi"/>
                                    <w:color w:val="000000" w:themeColor="dark1"/>
                                    <w:kern w:val="24"/>
                                    <w:sz w:val="28"/>
                                    <w:szCs w:val="32"/>
                                  </w:rPr>
                                  <w:t>wt</w:t>
                                </w:r>
                                <w:proofErr w:type="spellEnd"/>
                              </w:p>
                            </w:txbxContent>
                          </wps:txbx>
                          <wps:bodyPr wrap="none" rtlCol="0">
                            <a:noAutofit/>
                          </wps:bodyPr>
                        </wps:wsp>
                      </wpg:grpSp>
                      <wps:wsp>
                        <wps:cNvPr id="57" name="Multiplier 57"/>
                        <wps:cNvSpPr/>
                        <wps:spPr>
                          <a:xfrm>
                            <a:off x="5190186" y="4719623"/>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F03DE" w:rsidRDefault="002F03DE"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9" o:spid="_x0000_s1041" style="position:absolute;left:0;text-align:left;margin-left:-3.55pt;margin-top:-19.4pt;width:464.85pt;height:467pt;z-index:251731968;mso-position-horizontal-relative:text;mso-position-vertical-relative:text;mso-width-relative:margin;mso-height-relative:margin" coordsize="59508,6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">
                <v:group id="Groupe 51" o:spid="_x0000_s1042" style="position:absolute;width:59508;height:62244" coordsize="59508,62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Image 52" o:spid="_x0000_s1043" type="#_x0000_t75" style="position:absolute;width:59508;height:62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jwbEAAAA2wAAAA8AAABkcnMvZG93bnJldi54bWxEj0FrwkAUhO8F/8PyhN7qRtuKxKwiRcFT&#10;wbRqjo/sMxvMvk2zq8Z/7xYKPQ4z8w2TLXvbiCt1vnasYDxKQBCXTtdcKfj+2rzMQPiArLFxTAru&#10;5GG5GDxlmGp34x1d81CJCGGfogITQptK6UtDFv3ItcTRO7nOYoiyq6Tu8BbhtpGTJJlKizXHBYMt&#10;fRgqz/nFKjgdaXdsDmb22e6rZJ0Xxfn1502p52G/moMI1If/8F97qxW8T+D3S/wB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VjwbEAAAA2wAAAA8AAAAAAAAAAAAAAAAA&#10;nwIAAGRycy9kb3ducmV2LnhtbFBLBQYAAAAABAAEAPcAAACQAwAAAAA=&#10;">
                    <v:imagedata r:id="rId42" o:title="F1_F2"/>
                  </v:shape>
                  <v:shape id="ZoneTexte 3" o:spid="_x0000_s1044" type="#_x0000_t202" style="position:absolute;top:27742;width:4141;height:97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ADa8UA&#10;AADbAAAADwAAAGRycy9kb3ducmV2LnhtbESP3WrCQBSE7wu+w3KE3pS6sf6g0VXEYimokNo+wCF7&#10;TILZs3F3a9K37wqFXg4z8w2zXHemFjdyvrKsYDhIQBDnVldcKPj63D3PQPiArLG2TAp+yMN61XtY&#10;Yqptyx90O4VCRAj7FBWUITSplD4vyaAf2IY4emfrDIYoXSG1wzbCTS1fkmQqDVYcF0psaFtSfjl9&#10;GwVX747toRtn+zfMZ0/8Goo6myv12O82CxCBuvAf/mu/awWTEdy/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oANrxQAAANsAAAAPAAAAAAAAAAAAAAAAAJgCAABkcnMv&#10;ZG93bnJldi54bWxQSwUGAAAAAAQABAD1AAAAigMAAAAA&#10;" fillcolor="#f0f0f0" stroked="f" strokeweight="2pt">
                    <v:textbox style="layout-flow:vertical;mso-layout-flow-alt:bottom-to-top">
                      <w:txbxContent>
                        <w:p w:rsidR="002F03DE" w:rsidRDefault="002F03DE" w:rsidP="00E44C10">
                          <w:pPr>
                            <w:pStyle w:val="NormalWeb"/>
                            <w:spacing w:before="0" w:beforeAutospacing="0" w:after="0" w:afterAutospacing="0"/>
                          </w:pPr>
                          <w:r w:rsidRPr="008223F8">
                            <w:rPr>
                              <w:rFonts w:asciiTheme="minorHAnsi" w:hAnsi="Calibri" w:cstheme="minorBidi"/>
                              <w:color w:val="000000" w:themeColor="dark1"/>
                              <w:kern w:val="24"/>
                              <w:sz w:val="28"/>
                              <w:szCs w:val="32"/>
                            </w:rPr>
                            <w:t>Pu240</w:t>
                          </w:r>
                          <w:r>
                            <w:rPr>
                              <w:rFonts w:asciiTheme="minorHAnsi" w:hAnsi="Calibri" w:cstheme="minorBidi"/>
                              <w:color w:val="000000" w:themeColor="dark1"/>
                              <w:kern w:val="24"/>
                              <w:sz w:val="28"/>
                              <w:szCs w:val="32"/>
                            </w:rPr>
                            <w:t xml:space="preserve"> %</w:t>
                          </w:r>
                          <w:proofErr w:type="spellStart"/>
                          <w:r>
                            <w:rPr>
                              <w:rFonts w:asciiTheme="minorHAnsi" w:hAnsi="Calibri" w:cstheme="minorBidi"/>
                              <w:color w:val="000000" w:themeColor="dark1"/>
                              <w:kern w:val="24"/>
                              <w:sz w:val="28"/>
                              <w:szCs w:val="32"/>
                            </w:rPr>
                            <w:t>wt</w:t>
                          </w:r>
                          <w:proofErr w:type="spellEnd"/>
                        </w:p>
                      </w:txbxContent>
                    </v:textbox>
                  </v:shape>
                  <v:shape id="ZoneTexte 4" o:spid="_x0000_s1045" type="#_x0000_t202" style="position:absolute;left:26798;top:58665;width:10267;height:35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D38YA&#10;AADbAAAADwAAAGRycy9kb3ducmV2LnhtbESPQUsDMRSE70L/Q3hCL9JmLdrWtWkRi6JID9320ONj&#10;89ws3bysSexu/fWNIHgcZuYbZrHqbSNO5EPtWMHtOANBXDpdc6Vgv3sZzUGEiKyxcUwKzhRgtRxc&#10;LTDXruMtnYpYiQThkKMCE2ObSxlKQxbD2LXEyft03mJM0ldSe+wS3DZykmVTabHmtGCwpWdD5bH4&#10;tgp+zDuGw6v+epiZZn3ju4/JppgpNbzunx5BROrjf/iv/aYV3N/B75f0A+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yD38YAAADbAAAADwAAAAAAAAAAAAAAAACYAgAAZHJz&#10;L2Rvd25yZXYueG1sUEsFBgAAAAAEAAQA9QAAAIsDAAAAAA==&#10;" fillcolor="#f0f0f0" stroked="f" strokeweight="2pt">
                    <v:textbox>
                      <w:txbxContent>
                        <w:p w:rsidR="002F03DE" w:rsidRDefault="002F03DE" w:rsidP="00E44C10">
                          <w:pPr>
                            <w:pStyle w:val="NormalWeb"/>
                            <w:spacing w:before="0" w:beforeAutospacing="0" w:after="0" w:afterAutospacing="0"/>
                          </w:pPr>
                          <w:r w:rsidRPr="008223F8">
                            <w:rPr>
                              <w:rFonts w:asciiTheme="minorHAnsi" w:hAnsi="Calibri" w:cstheme="minorBidi"/>
                              <w:color w:val="000000" w:themeColor="dark1"/>
                              <w:kern w:val="24"/>
                              <w:sz w:val="28"/>
                              <w:szCs w:val="32"/>
                            </w:rPr>
                            <w:t>Pu241</w:t>
                          </w:r>
                          <w:r>
                            <w:rPr>
                              <w:rFonts w:asciiTheme="minorHAnsi" w:hAnsi="Calibri" w:cstheme="minorBidi"/>
                              <w:color w:val="000000" w:themeColor="dark1"/>
                              <w:kern w:val="24"/>
                              <w:sz w:val="28"/>
                              <w:szCs w:val="32"/>
                            </w:rPr>
                            <w:t xml:space="preserve"> %</w:t>
                          </w:r>
                          <w:proofErr w:type="spellStart"/>
                          <w:r>
                            <w:rPr>
                              <w:rFonts w:asciiTheme="minorHAnsi" w:hAnsi="Calibri" w:cstheme="minorBidi"/>
                              <w:color w:val="000000" w:themeColor="dark1"/>
                              <w:kern w:val="24"/>
                              <w:sz w:val="28"/>
                              <w:szCs w:val="32"/>
                            </w:rPr>
                            <w:t>wt</w:t>
                          </w:r>
                          <w:proofErr w:type="spellEnd"/>
                        </w:p>
                      </w:txbxContent>
                    </v:textbox>
                  </v:shape>
                </v:group>
                <v:shape id="Multiplier 57" o:spid="_x0000_s1046" style="position:absolute;left:51901;top:47196;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Po8QA&#10;AADbAAAADwAAAGRycy9kb3ducmV2LnhtbESPQWvCQBSE74X+h+UVequbCNYQXcUqEetNq9LjI/ua&#10;hGbfht2tpv31riD0OMzMN8x03ptWnMn5xrKCdJCAIC6tbrhScPgoXjIQPiBrbC2Tgl/yMJ89Pkwx&#10;1/bCOzrvQyUihH2OCuoQulxKX9Zk0A9sRxy9L+sMhihdJbXDS4SbVg6T5FUabDgu1NjRsqbye/9j&#10;FGzTNzZF9u7aTi5Wn8dt8bc+pUo9P/WLCYhAffgP39sbrWA0htuX+A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Zj6PEAAAA2wAAAA8AAAAAAAAAAAAAAAAAmAIAAGRycy9k&#10;b3ducmV2LnhtbFBLBQYAAAAABAAEAPUAAACJ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2F03DE" w:rsidRDefault="002F03DE" w:rsidP="00E44C10"/>
                    </w:txbxContent>
                  </v:textbox>
                </v:shape>
              </v:group>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2F2BAF" w:rsidP="00746055">
      <w:pPr>
        <w:pStyle w:val="Lgende"/>
        <w:rPr>
          <w:rFonts w:cs="Arial"/>
        </w:rPr>
      </w:pPr>
      <w:r w:rsidRPr="00C22219">
        <w:rPr>
          <w:rFonts w:cs="Arial"/>
          <w:noProof/>
        </w:rPr>
        <mc:AlternateContent>
          <mc:Choice Requires="wps">
            <w:drawing>
              <wp:anchor distT="0" distB="0" distL="114300" distR="114300" simplePos="0" relativeHeight="251793408" behindDoc="0" locked="0" layoutInCell="1" allowOverlap="1" wp14:anchorId="44E0E208" wp14:editId="024C1C42">
                <wp:simplePos x="0" y="0"/>
                <wp:positionH relativeFrom="column">
                  <wp:posOffset>4182110</wp:posOffset>
                </wp:positionH>
                <wp:positionV relativeFrom="paragraph">
                  <wp:posOffset>107315</wp:posOffset>
                </wp:positionV>
                <wp:extent cx="2087245" cy="359410"/>
                <wp:effectExtent l="63818" t="31432" r="72072" b="91123"/>
                <wp:wrapNone/>
                <wp:docPr id="1027" name="Flèche droite 15"/>
                <wp:cNvGraphicFramePr/>
                <a:graphic xmlns:a="http://schemas.openxmlformats.org/drawingml/2006/main">
                  <a:graphicData uri="http://schemas.microsoft.com/office/word/2010/wordprocessingShape">
                    <wps:wsp>
                      <wps:cNvSpPr/>
                      <wps:spPr>
                        <a:xfrm rot="15883770">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29.3pt;margin-top:8.45pt;width:164.35pt;height:28.3pt;rotation:-6243647fd;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&#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FC642B" w:rsidP="00746055">
      <w:pPr>
        <w:pStyle w:val="Lgende"/>
        <w:rPr>
          <w:rFonts w:cs="Arial"/>
        </w:rPr>
      </w:pPr>
      <w:r w:rsidRPr="00C22219">
        <w:rPr>
          <w:rFonts w:cs="Arial"/>
          <w:noProof/>
        </w:rPr>
        <mc:AlternateContent>
          <mc:Choice Requires="wps">
            <w:drawing>
              <wp:anchor distT="0" distB="0" distL="114300" distR="114300" simplePos="0" relativeHeight="251807744" behindDoc="0" locked="0" layoutInCell="1" allowOverlap="1" wp14:anchorId="3CE4D12A" wp14:editId="31391326">
                <wp:simplePos x="0" y="0"/>
                <wp:positionH relativeFrom="column">
                  <wp:posOffset>3306379</wp:posOffset>
                </wp:positionH>
                <wp:positionV relativeFrom="paragraph">
                  <wp:posOffset>58419</wp:posOffset>
                </wp:positionV>
                <wp:extent cx="2087245" cy="359410"/>
                <wp:effectExtent l="0" t="590550" r="0" b="688340"/>
                <wp:wrapNone/>
                <wp:docPr id="1043" name="Flèche droite 15"/>
                <wp:cNvGraphicFramePr/>
                <a:graphic xmlns:a="http://schemas.openxmlformats.org/drawingml/2006/main">
                  <a:graphicData uri="http://schemas.microsoft.com/office/word/2010/wordprocessingShape">
                    <wps:wsp>
                      <wps:cNvSpPr/>
                      <wps:spPr>
                        <a:xfrm rot="13424303">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60.35pt;margin-top:4.6pt;width:164.35pt;height:28.3pt;rotation:-8930041fd;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FC642B" w:rsidP="00746055">
      <w:pPr>
        <w:pStyle w:val="Lgende"/>
        <w:rPr>
          <w:rFonts w:cs="Arial"/>
        </w:rPr>
      </w:pPr>
      <w:r w:rsidRPr="00F74E2F">
        <w:rPr>
          <w:rFonts w:cs="Arial"/>
          <w:noProof/>
        </w:rPr>
        <mc:AlternateContent>
          <mc:Choice Requires="wps">
            <w:drawing>
              <wp:anchor distT="0" distB="0" distL="114300" distR="114300" simplePos="0" relativeHeight="251799552" behindDoc="0" locked="0" layoutInCell="1" allowOverlap="1" wp14:anchorId="75A06FF1" wp14:editId="26F37A45">
                <wp:simplePos x="0" y="0"/>
                <wp:positionH relativeFrom="column">
                  <wp:posOffset>2880995</wp:posOffset>
                </wp:positionH>
                <wp:positionV relativeFrom="paragraph">
                  <wp:posOffset>48260</wp:posOffset>
                </wp:positionV>
                <wp:extent cx="2087245" cy="359410"/>
                <wp:effectExtent l="57150" t="38100" r="84455" b="97790"/>
                <wp:wrapNone/>
                <wp:docPr id="103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26.85pt;margin-top:3.8pt;width:164.35pt;height:28.3pt;rotation:180;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tU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" adj="19740" fillcolor="#a5d5e2 [1624]" strokecolor="#40a7c2 [3048]">
                <v:fill color2="#e4f2f6 [504]" rotate="t" angle="180" colors="0 #9eeaff;22938f #bbefff;1 #e4f9ff"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E44C10" w:rsidRDefault="00746055" w:rsidP="00746055">
      <w:pPr>
        <w:pStyle w:val="Lgende"/>
        <w:rPr>
          <w:rFonts w:cs="Arial"/>
        </w:rPr>
      </w:pPr>
      <w:bookmarkStart w:id="226" w:name="_Ref397005419"/>
      <w:r>
        <w:t xml:space="preserve">Figure </w:t>
      </w:r>
      <w:r>
        <w:fldChar w:fldCharType="begin"/>
      </w:r>
      <w:r>
        <w:instrText xml:space="preserve"> SEQ Figure \* ARABIC </w:instrText>
      </w:r>
      <w:r>
        <w:fldChar w:fldCharType="separate"/>
      </w:r>
      <w:r w:rsidR="00137C42">
        <w:rPr>
          <w:noProof/>
        </w:rPr>
        <w:t>18</w:t>
      </w:r>
      <w:r>
        <w:fldChar w:fldCharType="end"/>
      </w:r>
      <w:r>
        <w:t xml:space="preserve"> : Evolution du Pu240 </w:t>
      </w:r>
      <w:r w:rsidR="00C22219">
        <w:t>et</w:t>
      </w:r>
      <w:r>
        <w:t xml:space="preserve"> du Pu241 dans une pastille SPX</w:t>
      </w:r>
      <w:bookmarkEnd w:id="226"/>
      <w:r w:rsidR="00E44C10">
        <w:rPr>
          <w:rFonts w:cs="Arial"/>
        </w:rPr>
        <w:br w:type="page"/>
      </w:r>
    </w:p>
    <w:p w:rsidR="00306F38" w:rsidRDefault="00C22219">
      <w:pPr>
        <w:rPr>
          <w:rFonts w:cs="Arial"/>
          <w:caps/>
          <w:spacing w:val="60"/>
          <w:kern w:val="20"/>
          <w:sz w:val="44"/>
        </w:rPr>
      </w:pPr>
      <w:r w:rsidRPr="00A537B7">
        <w:rPr>
          <w:rFonts w:cs="Arial"/>
          <w:noProof/>
          <w:lang w:eastAsia="fr-FR"/>
        </w:rPr>
        <w:lastRenderedPageBreak/>
        <mc:AlternateContent>
          <mc:Choice Requires="wpg">
            <w:drawing>
              <wp:anchor distT="0" distB="0" distL="114300" distR="114300" simplePos="0" relativeHeight="251768832" behindDoc="0" locked="0" layoutInCell="1" allowOverlap="1" wp14:anchorId="03EF9303" wp14:editId="18E798A8">
                <wp:simplePos x="0" y="0"/>
                <wp:positionH relativeFrom="column">
                  <wp:posOffset>-44772</wp:posOffset>
                </wp:positionH>
                <wp:positionV relativeFrom="paragraph">
                  <wp:posOffset>-32896</wp:posOffset>
                </wp:positionV>
                <wp:extent cx="5950585" cy="5950585"/>
                <wp:effectExtent l="0" t="0" r="0" b="0"/>
                <wp:wrapNone/>
                <wp:docPr id="58" name="Groupe 28"/>
                <wp:cNvGraphicFramePr/>
                <a:graphic xmlns:a="http://schemas.openxmlformats.org/drawingml/2006/main">
                  <a:graphicData uri="http://schemas.microsoft.com/office/word/2010/wordprocessingGroup">
                    <wpg:wgp>
                      <wpg:cNvGrpSpPr/>
                      <wpg:grpSpPr>
                        <a:xfrm>
                          <a:off x="0" y="0"/>
                          <a:ext cx="5950585" cy="5950585"/>
                          <a:chOff x="0" y="0"/>
                          <a:chExt cx="5950800" cy="5950800"/>
                        </a:xfrm>
                      </wpg:grpSpPr>
                      <pic:pic xmlns:pic="http://schemas.openxmlformats.org/drawingml/2006/picture">
                        <pic:nvPicPr>
                          <pic:cNvPr id="59" name="Picture 2" descr="D:\users\Nomade\Documents\projects\physor-smr-fbo\Fabien\Tâches SPX\F0_F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0800" cy="5950800"/>
                          </a:xfrm>
                          <a:prstGeom prst="rect">
                            <a:avLst/>
                          </a:prstGeom>
                          <a:noFill/>
                          <a:extLst>
                            <a:ext uri="{909E8E84-426E-40DD-AFC4-6F175D3DCCD1}">
                              <a14:hiddenFill xmlns:a14="http://schemas.microsoft.com/office/drawing/2010/main">
                                <a:solidFill>
                                  <a:srgbClr val="FFFFFF"/>
                                </a:solidFill>
                              </a14:hiddenFill>
                            </a:ext>
                          </a:extLst>
                        </pic:spPr>
                      </pic:pic>
                      <wps:wsp>
                        <wps:cNvPr id="60" name="Multiplier 60"/>
                        <wps:cNvSpPr/>
                        <wps:spPr>
                          <a:xfrm>
                            <a:off x="1196752" y="103006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F03DE" w:rsidRDefault="002F03DE" w:rsidP="00A537B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ZoneTexte 26"/>
                        <wps:cNvSpPr txBox="1"/>
                        <wps:spPr>
                          <a:xfrm>
                            <a:off x="0" y="2604873"/>
                            <a:ext cx="428640" cy="927133"/>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2F03DE" w:rsidRDefault="002F03DE" w:rsidP="00A537B7">
                              <w:r w:rsidRPr="009777B7">
                                <w:rPr>
                                  <w:rFonts w:asciiTheme="minorHAnsi" w:hAnsi="Calibri" w:cstheme="minorBidi"/>
                                  <w:color w:val="000000" w:themeColor="dark1"/>
                                  <w:kern w:val="24"/>
                                  <w:sz w:val="28"/>
                                  <w:szCs w:val="32"/>
                                </w:rPr>
                                <w:t>Pu239</w:t>
                              </w:r>
                              <w:r>
                                <w:rPr>
                                  <w:rFonts w:asciiTheme="minorHAnsi" w:hAnsi="Calibri" w:cstheme="minorBidi"/>
                                  <w:color w:val="000000" w:themeColor="dark1"/>
                                  <w:kern w:val="24"/>
                                  <w:sz w:val="28"/>
                                  <w:szCs w:val="32"/>
                                </w:rPr>
                                <w:t xml:space="preserve"> %</w:t>
                              </w:r>
                              <w:proofErr w:type="spellStart"/>
                              <w:r>
                                <w:rPr>
                                  <w:rFonts w:asciiTheme="minorHAnsi" w:hAnsi="Calibri" w:cstheme="minorBidi"/>
                                  <w:color w:val="000000" w:themeColor="dark1"/>
                                  <w:kern w:val="24"/>
                                  <w:sz w:val="28"/>
                                  <w:szCs w:val="32"/>
                                </w:rPr>
                                <w:t>wt</w:t>
                              </w:r>
                              <w:proofErr w:type="spellEnd"/>
                            </w:p>
                          </w:txbxContent>
                        </wps:txbx>
                        <wps:bodyPr vert="vert270" wrap="none" rtlCol="0">
                          <a:noAutofit/>
                        </wps:bodyPr>
                      </wps:wsp>
                      <wps:wsp>
                        <wps:cNvPr id="63" name="ZoneTexte 27"/>
                        <wps:cNvSpPr txBox="1"/>
                        <wps:spPr>
                          <a:xfrm>
                            <a:off x="2791636" y="5643267"/>
                            <a:ext cx="1018577" cy="307351"/>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2F03DE" w:rsidRDefault="002F03DE" w:rsidP="00A537B7">
                              <w:r w:rsidRPr="009777B7">
                                <w:rPr>
                                  <w:rFonts w:asciiTheme="minorHAnsi" w:hAnsi="Calibri" w:cstheme="minorBidi"/>
                                  <w:color w:val="000000" w:themeColor="dark1"/>
                                  <w:kern w:val="24"/>
                                  <w:sz w:val="28"/>
                                  <w:szCs w:val="32"/>
                                </w:rPr>
                                <w:t>Pu24</w:t>
                              </w:r>
                              <w:r>
                                <w:rPr>
                                  <w:rFonts w:asciiTheme="minorHAnsi" w:hAnsi="Calibri" w:cstheme="minorBidi"/>
                                  <w:color w:val="000000" w:themeColor="dark1"/>
                                  <w:kern w:val="24"/>
                                  <w:sz w:val="28"/>
                                  <w:szCs w:val="32"/>
                                </w:rPr>
                                <w:t>0 %</w:t>
                              </w:r>
                              <w:proofErr w:type="spellStart"/>
                              <w:r>
                                <w:rPr>
                                  <w:rFonts w:asciiTheme="minorHAnsi" w:hAnsi="Calibri" w:cstheme="minorBidi"/>
                                  <w:color w:val="000000" w:themeColor="dark1"/>
                                  <w:kern w:val="24"/>
                                  <w:sz w:val="28"/>
                                  <w:szCs w:val="32"/>
                                </w:rPr>
                                <w:t>wt</w:t>
                              </w:r>
                              <w:proofErr w:type="spellEnd"/>
                            </w:p>
                          </w:txbxContent>
                        </wps:txbx>
                        <wps:bodyPr wrap="none" rtlCol="0">
                          <a:noAutofit/>
                        </wps:bodyPr>
                      </wps:wsp>
                    </wpg:wgp>
                  </a:graphicData>
                </a:graphic>
                <wp14:sizeRelV relativeFrom="margin">
                  <wp14:pctHeight>0</wp14:pctHeight>
                </wp14:sizeRelV>
              </wp:anchor>
            </w:drawing>
          </mc:Choice>
          <mc:Fallback>
            <w:pict>
              <v:group id="Groupe 28" o:spid="_x0000_s1047" style="position:absolute;margin-left:-3.55pt;margin-top:-2.6pt;width:468.55pt;height:468.55pt;z-index:251768832;mso-position-horizontal-relative:text;mso-position-vertical-relative:text;mso-height-relative:margin" coordsize="59508,59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">
                <v:shape id="Picture 2" o:spid="_x0000_s1048" type="#_x0000_t75" style="position:absolute;width:59508;height:59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IT1rGAAAA2wAAAA8AAABkcnMvZG93bnJldi54bWxEj09rwkAUxO+FfoflFXprNlW0Gl1FtGpp&#10;vfgH9PjIPpPQ7NuQ3Zrk23eFQo/DzPyGmc5bU4ob1a6wrOA1ikEQp1YXnCk4HdcvIxDOI2ssLZOC&#10;jhzMZ48PU0y0bXhPt4PPRICwS1BB7n2VSOnSnAy6yFbEwbva2qAPss6krrEJcFPKXhwPpcGCw0KO&#10;FS1zSr8PP0bBZrDty263Oo/73aXhz7f11/u+VOr5qV1MQHhq/X/4r/2hFQzGcP8Sfo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hPWsYAAADbAAAADwAAAAAAAAAAAAAA&#10;AACfAgAAZHJzL2Rvd25yZXYueG1sUEsFBgAAAAAEAAQA9wAAAJIDAAAAAA==&#10;">
                  <v:imagedata r:id="rId43" o:title="F0_F1"/>
                </v:shape>
                <v:shape id="Multiplier 60" o:spid="_x0000_s1049" style="position:absolute;left:11967;top:10300;width:2569;height:2614;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dasEA&#10;AADbAAAADwAAAGRycy9kb3ducmV2LnhtbERPz2vCMBS+D/Y/hCd4m2l3kNIZxTk6tDd1Gx4fzbMt&#10;a15KEttuf705DHb8+H6vNpPpxEDOt5YVpIsEBHFldcu1go9z8ZSB8AFZY2eZFPyQh8368WGFubYj&#10;H2k4hVrEEPY5KmhC6HMpfdWQQb+wPXHkrtYZDBG6WmqHYww3nXxOkqU02HJsaLCnXUPV9+lmFJTp&#10;K5siO7iul9u3y2dZ/L5/pUrNZ9P2BUSgKfyL/9x7rWAZ18cv8Q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c3WrBAAAA2wAAAA8AAAAAAAAAAAAAAAAAmAIAAGRycy9kb3du&#10;cmV2LnhtbFBLBQYAAAAABAAEAPUAAACG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2F03DE" w:rsidRDefault="002F03DE" w:rsidP="00A537B7"/>
                    </w:txbxContent>
                  </v:textbox>
                </v:shape>
                <v:shape id="ZoneTexte 26" o:spid="_x0000_s1050" type="#_x0000_t202" style="position:absolute;top:26048;width:4286;height:92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BsTcQA&#10;AADbAAAADwAAAGRycy9kb3ducmV2LnhtbESP0WrCQBRE3wX/YblCX6RuGkRs6hqkpUXQglU/4JK9&#10;TYLZu+nu1sS/dwXBx2FmzjCLvDeNOJPztWUFL5MEBHFhdc2lguPh83kOwgdkjY1lUnAhD/lyOFhg&#10;pm3HP3Teh1JECPsMFVQhtJmUvqjIoJ/Yljh6v9YZDFG6UmqHXYSbRqZJMpMGa44LFbb0XlFx2v8b&#10;BX/efXfbfrrbfGExH/NHKJvdq1JPo371BiJQHx7he3utFcxSuH2JP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AbE3EAAAA2wAAAA8AAAAAAAAAAAAAAAAAmAIAAGRycy9k&#10;b3ducmV2LnhtbFBLBQYAAAAABAAEAPUAAACJAwAAAAA=&#10;" fillcolor="#f0f0f0" stroked="f" strokeweight="2pt">
                  <v:textbox style="layout-flow:vertical;mso-layout-flow-alt:bottom-to-top">
                    <w:txbxContent>
                      <w:p w:rsidR="002F03DE" w:rsidRDefault="002F03DE" w:rsidP="00A537B7">
                        <w:r w:rsidRPr="009777B7">
                          <w:rPr>
                            <w:rFonts w:asciiTheme="minorHAnsi" w:hAnsi="Calibri" w:cstheme="minorBidi"/>
                            <w:color w:val="000000" w:themeColor="dark1"/>
                            <w:kern w:val="24"/>
                            <w:sz w:val="28"/>
                            <w:szCs w:val="32"/>
                          </w:rPr>
                          <w:t>Pu239</w:t>
                        </w:r>
                        <w:r>
                          <w:rPr>
                            <w:rFonts w:asciiTheme="minorHAnsi" w:hAnsi="Calibri" w:cstheme="minorBidi"/>
                            <w:color w:val="000000" w:themeColor="dark1"/>
                            <w:kern w:val="24"/>
                            <w:sz w:val="28"/>
                            <w:szCs w:val="32"/>
                          </w:rPr>
                          <w:t xml:space="preserve"> %</w:t>
                        </w:r>
                        <w:proofErr w:type="spellStart"/>
                        <w:r>
                          <w:rPr>
                            <w:rFonts w:asciiTheme="minorHAnsi" w:hAnsi="Calibri" w:cstheme="minorBidi"/>
                            <w:color w:val="000000" w:themeColor="dark1"/>
                            <w:kern w:val="24"/>
                            <w:sz w:val="28"/>
                            <w:szCs w:val="32"/>
                          </w:rPr>
                          <w:t>wt</w:t>
                        </w:r>
                        <w:proofErr w:type="spellEnd"/>
                      </w:p>
                    </w:txbxContent>
                  </v:textbox>
                </v:shape>
                <v:shape id="ZoneTexte 27" o:spid="_x0000_s1051" type="#_x0000_t202" style="position:absolute;left:27916;top:56432;width:10186;height:30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RFsYA&#10;AADbAAAADwAAAGRycy9kb3ducmV2LnhtbESPQWsCMRSE74L/IbxCL6LZWlC7NYooSkvx4Oqhx8fm&#10;dbN087JNUnfbX98UCj0OM/MNs1z3thFX8qF2rOBukoEgLp2uuVJwOe/HCxAhImtsHJOCLwqwXg0H&#10;S8y16/hE1yJWIkE45KjAxNjmUobSkMUwcS1x8t6ctxiT9JXUHrsEt42cZtlMWqw5LRhsaWuofC8+&#10;rYJv84zh9aA/Huam2Y189zI9FnOlbm/6zSOISH38D/+1n7SC2T38fkk/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nRFsYAAADbAAAADwAAAAAAAAAAAAAAAACYAgAAZHJz&#10;L2Rvd25yZXYueG1sUEsFBgAAAAAEAAQA9QAAAIsDAAAAAA==&#10;" fillcolor="#f0f0f0" stroked="f" strokeweight="2pt">
                  <v:textbox>
                    <w:txbxContent>
                      <w:p w:rsidR="002F03DE" w:rsidRDefault="002F03DE" w:rsidP="00A537B7">
                        <w:r w:rsidRPr="009777B7">
                          <w:rPr>
                            <w:rFonts w:asciiTheme="minorHAnsi" w:hAnsi="Calibri" w:cstheme="minorBidi"/>
                            <w:color w:val="000000" w:themeColor="dark1"/>
                            <w:kern w:val="24"/>
                            <w:sz w:val="28"/>
                            <w:szCs w:val="32"/>
                          </w:rPr>
                          <w:t>Pu24</w:t>
                        </w:r>
                        <w:r>
                          <w:rPr>
                            <w:rFonts w:asciiTheme="minorHAnsi" w:hAnsi="Calibri" w:cstheme="minorBidi"/>
                            <w:color w:val="000000" w:themeColor="dark1"/>
                            <w:kern w:val="24"/>
                            <w:sz w:val="28"/>
                            <w:szCs w:val="32"/>
                          </w:rPr>
                          <w:t>0 %</w:t>
                        </w:r>
                        <w:proofErr w:type="spellStart"/>
                        <w:r>
                          <w:rPr>
                            <w:rFonts w:asciiTheme="minorHAnsi" w:hAnsi="Calibri" w:cstheme="minorBidi"/>
                            <w:color w:val="000000" w:themeColor="dark1"/>
                            <w:kern w:val="24"/>
                            <w:sz w:val="28"/>
                            <w:szCs w:val="32"/>
                          </w:rPr>
                          <w:t>wt</w:t>
                        </w:r>
                        <w:proofErr w:type="spellEnd"/>
                      </w:p>
                    </w:txbxContent>
                  </v:textbox>
                </v:shape>
              </v:group>
            </w:pict>
          </mc:Fallback>
        </mc:AlternateContent>
      </w:r>
      <w:r w:rsidR="00CE49B6">
        <w:rPr>
          <w:noProof/>
          <w:lang w:eastAsia="fr-FR"/>
        </w:rPr>
        <mc:AlternateContent>
          <mc:Choice Requires="wps">
            <w:drawing>
              <wp:anchor distT="0" distB="0" distL="114300" distR="114300" simplePos="0" relativeHeight="251772928" behindDoc="0" locked="0" layoutInCell="1" allowOverlap="1" wp14:anchorId="07D83236" wp14:editId="0C0AF88B">
                <wp:simplePos x="0" y="0"/>
                <wp:positionH relativeFrom="column">
                  <wp:posOffset>-45085</wp:posOffset>
                </wp:positionH>
                <wp:positionV relativeFrom="paragraph">
                  <wp:posOffset>5977890</wp:posOffset>
                </wp:positionV>
                <wp:extent cx="5950585" cy="635"/>
                <wp:effectExtent l="0" t="0" r="0" b="0"/>
                <wp:wrapNone/>
                <wp:docPr id="311" name="Zone de texte 311"/>
                <wp:cNvGraphicFramePr/>
                <a:graphic xmlns:a="http://schemas.openxmlformats.org/drawingml/2006/main">
                  <a:graphicData uri="http://schemas.microsoft.com/office/word/2010/wordprocessingShape">
                    <wps:wsp>
                      <wps:cNvSpPr txBox="1"/>
                      <wps:spPr>
                        <a:xfrm>
                          <a:off x="0" y="0"/>
                          <a:ext cx="5950585" cy="635"/>
                        </a:xfrm>
                        <a:prstGeom prst="rect">
                          <a:avLst/>
                        </a:prstGeom>
                        <a:solidFill>
                          <a:prstClr val="white"/>
                        </a:solidFill>
                        <a:ln>
                          <a:noFill/>
                        </a:ln>
                        <a:effectLst/>
                      </wps:spPr>
                      <wps:txbx>
                        <w:txbxContent>
                          <w:p w:rsidR="002F03DE" w:rsidRPr="00877BA2" w:rsidRDefault="002F03DE" w:rsidP="00CE49B6">
                            <w:pPr>
                              <w:pStyle w:val="Lgende"/>
                              <w:rPr>
                                <w:rFonts w:ascii="Arial" w:hAnsi="Arial" w:cs="Arial"/>
                                <w:sz w:val="20"/>
                                <w:szCs w:val="20"/>
                                <w:lang w:eastAsia="en-US"/>
                              </w:rPr>
                            </w:pPr>
                            <w:bookmarkStart w:id="227" w:name="_Ref397005408"/>
                            <w:r>
                              <w:t xml:space="preserve">Figure </w:t>
                            </w:r>
                            <w:r>
                              <w:fldChar w:fldCharType="begin"/>
                            </w:r>
                            <w:r>
                              <w:instrText xml:space="preserve"> SEQ Figure \* ARABIC </w:instrText>
                            </w:r>
                            <w:r>
                              <w:fldChar w:fldCharType="separate"/>
                            </w:r>
                            <w:r>
                              <w:rPr>
                                <w:noProof/>
                              </w:rPr>
                              <w:t>19</w:t>
                            </w:r>
                            <w:r>
                              <w:fldChar w:fldCharType="end"/>
                            </w:r>
                            <w:r>
                              <w:t> : Evolution du Pu29 et du Pu240 dans une pastille SPX</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11" o:spid="_x0000_s1052" type="#_x0000_t202" style="position:absolute;margin-left:-3.55pt;margin-top:470.7pt;width:468.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" stroked="f">
                <v:textbox style="mso-fit-shape-to-text:t" inset="0,0,0,0">
                  <w:txbxContent>
                    <w:p w:rsidR="002F03DE" w:rsidRPr="00877BA2" w:rsidRDefault="002F03DE" w:rsidP="00CE49B6">
                      <w:pPr>
                        <w:pStyle w:val="Lgende"/>
                        <w:rPr>
                          <w:rFonts w:ascii="Arial" w:hAnsi="Arial" w:cs="Arial"/>
                          <w:sz w:val="20"/>
                          <w:szCs w:val="20"/>
                          <w:lang w:eastAsia="en-US"/>
                        </w:rPr>
                      </w:pPr>
                      <w:bookmarkStart w:id="228" w:name="_Ref397005408"/>
                      <w:r>
                        <w:t xml:space="preserve">Figure </w:t>
                      </w:r>
                      <w:r>
                        <w:fldChar w:fldCharType="begin"/>
                      </w:r>
                      <w:r>
                        <w:instrText xml:space="preserve"> SEQ Figure \* ARABIC </w:instrText>
                      </w:r>
                      <w:r>
                        <w:fldChar w:fldCharType="separate"/>
                      </w:r>
                      <w:r>
                        <w:rPr>
                          <w:noProof/>
                        </w:rPr>
                        <w:t>19</w:t>
                      </w:r>
                      <w:r>
                        <w:fldChar w:fldCharType="end"/>
                      </w:r>
                      <w:r>
                        <w:t> : Evolution du Pu29 et du Pu240 dans une pastille SPX</w:t>
                      </w:r>
                      <w:bookmarkEnd w:id="228"/>
                    </w:p>
                  </w:txbxContent>
                </v:textbox>
              </v:shape>
            </w:pict>
          </mc:Fallback>
        </mc:AlternateContent>
      </w:r>
    </w:p>
    <w:p w:rsidR="00C52FF9" w:rsidRDefault="00C22219">
      <w:pPr>
        <w:rPr>
          <w:rFonts w:cs="Arial"/>
        </w:rPr>
      </w:pPr>
      <w:r w:rsidRPr="00C22219">
        <w:rPr>
          <w:rFonts w:cs="Arial"/>
          <w:caps/>
          <w:noProof/>
          <w:spacing w:val="60"/>
          <w:kern w:val="20"/>
          <w:sz w:val="44"/>
          <w:lang w:eastAsia="fr-FR"/>
        </w:rPr>
        <mc:AlternateContent>
          <mc:Choice Requires="wps">
            <w:drawing>
              <wp:anchor distT="0" distB="0" distL="114300" distR="114300" simplePos="0" relativeHeight="251791360" behindDoc="0" locked="0" layoutInCell="1" allowOverlap="1" wp14:anchorId="71A303FB" wp14:editId="15DCA4CE">
                <wp:simplePos x="0" y="0"/>
                <wp:positionH relativeFrom="column">
                  <wp:posOffset>1210945</wp:posOffset>
                </wp:positionH>
                <wp:positionV relativeFrom="paragraph">
                  <wp:posOffset>1384327</wp:posOffset>
                </wp:positionV>
                <wp:extent cx="2087245" cy="359410"/>
                <wp:effectExtent l="0" t="590550" r="0" b="574040"/>
                <wp:wrapNone/>
                <wp:docPr id="318" name="Flèche droite 15"/>
                <wp:cNvGraphicFramePr/>
                <a:graphic xmlns:a="http://schemas.openxmlformats.org/drawingml/2006/main">
                  <a:graphicData uri="http://schemas.microsoft.com/office/word/2010/wordprocessingShape">
                    <wps:wsp>
                      <wps:cNvSpPr/>
                      <wps:spPr>
                        <a:xfrm rot="230104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95.35pt;margin-top:109pt;width:164.35pt;height:28.3pt;rotation:2513355fd;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" adj="19740" fillcolor="#dfa7a6 [1621]" strokecolor="#bc4542 [3045]">
                <v:fill color2="#f5e4e4 [501]" rotate="t" angle="180" colors="0 #ffa2a1;22938f #ffbebd;1 #ffe5e5" focus="100%" type="gradient"/>
                <v:shadow on="t" color="black" opacity="24903f" origin=",.5" offset="0,.55556mm"/>
              </v:shape>
            </w:pict>
          </mc:Fallback>
        </mc:AlternateContent>
      </w:r>
      <w:r w:rsidR="00764B69">
        <w:rPr>
          <w:rFonts w:cs="Arial"/>
        </w:rPr>
        <w:br w:type="page"/>
      </w:r>
      <w:r w:rsidR="004B43DB">
        <w:rPr>
          <w:rFonts w:cs="Arial"/>
        </w:rPr>
        <w:lastRenderedPageBreak/>
        <w:br w:type="page"/>
      </w:r>
      <w:r w:rsidR="00CE49B6">
        <w:rPr>
          <w:noProof/>
          <w:lang w:eastAsia="fr-FR"/>
        </w:rPr>
        <mc:AlternateContent>
          <mc:Choice Requires="wps">
            <w:drawing>
              <wp:anchor distT="0" distB="0" distL="114300" distR="114300" simplePos="0" relativeHeight="251779072" behindDoc="0" locked="0" layoutInCell="1" allowOverlap="1" wp14:anchorId="14C6912C" wp14:editId="20BBF47E">
                <wp:simplePos x="0" y="0"/>
                <wp:positionH relativeFrom="column">
                  <wp:posOffset>-1905</wp:posOffset>
                </wp:positionH>
                <wp:positionV relativeFrom="paragraph">
                  <wp:posOffset>5875655</wp:posOffset>
                </wp:positionV>
                <wp:extent cx="5939790" cy="635"/>
                <wp:effectExtent l="0" t="0" r="0" b="0"/>
                <wp:wrapNone/>
                <wp:docPr id="312" name="Zone de texte 3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2F03DE" w:rsidRPr="00CE49B6" w:rsidRDefault="002F03DE" w:rsidP="00CE49B6">
                            <w:pPr>
                              <w:pStyle w:val="Lgende"/>
                              <w:rPr>
                                <w:rFonts w:ascii="Arial" w:hAnsi="Arial" w:cs="Arial"/>
                                <w:sz w:val="20"/>
                                <w:szCs w:val="20"/>
                                <w:lang w:eastAsia="en-US"/>
                              </w:rPr>
                            </w:pPr>
                            <w:bookmarkStart w:id="229" w:name="_Ref397005382"/>
                            <w:r w:rsidRPr="00CE49B6">
                              <w:t xml:space="preserve">Figure </w:t>
                            </w:r>
                            <w:r w:rsidRPr="00CE49B6">
                              <w:fldChar w:fldCharType="begin"/>
                            </w:r>
                            <w:r w:rsidRPr="00CE49B6">
                              <w:instrText xml:space="preserve"> SEQ Figure \* ARABIC </w:instrText>
                            </w:r>
                            <w:r w:rsidRPr="00CE49B6">
                              <w:fldChar w:fldCharType="separate"/>
                            </w:r>
                            <w:r>
                              <w:rPr>
                                <w:noProof/>
                              </w:rPr>
                              <w:t>20</w:t>
                            </w:r>
                            <w:r w:rsidRPr="00CE49B6">
                              <w:fldChar w:fldCharType="end"/>
                            </w:r>
                            <w:r w:rsidRPr="00CE49B6">
                              <w:t> : Composition de l’enrichissement massique du PuO</w:t>
                            </w:r>
                            <w:r w:rsidRPr="00CE49B6">
                              <w:rPr>
                                <w:vertAlign w:val="subscript"/>
                              </w:rPr>
                              <w:t xml:space="preserve">2 </w:t>
                            </w:r>
                            <w:r w:rsidRPr="00CE49B6">
                              <w:t>dans la phase d’irradiation</w:t>
                            </w:r>
                            <w:r w:rsidRPr="00CE49B6">
                              <w:rPr>
                                <w:vertAlign w:val="subscript"/>
                              </w:rPr>
                              <w:t xml:space="preserve"> </w:t>
                            </w:r>
                            <w:r w:rsidRPr="00CE49B6">
                              <w:t xml:space="preserve">en fonction de la </w:t>
                            </w:r>
                            <w:proofErr w:type="spellStart"/>
                            <w:r w:rsidRPr="00CE49B6">
                              <w:t>Pvol</w:t>
                            </w:r>
                            <w:proofErr w:type="spellEnd"/>
                            <w:r w:rsidRPr="00CE49B6">
                              <w:t xml:space="preserve"> dans une pastille REP</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12" o:spid="_x0000_s1053" type="#_x0000_t202" style="position:absolute;margin-left:-.15pt;margin-top:462.65pt;width:467.7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" stroked="f">
                <v:textbox style="mso-fit-shape-to-text:t" inset="0,0,0,0">
                  <w:txbxContent>
                    <w:p w:rsidR="002F03DE" w:rsidRPr="00CE49B6" w:rsidRDefault="002F03DE" w:rsidP="00CE49B6">
                      <w:pPr>
                        <w:pStyle w:val="Lgende"/>
                        <w:rPr>
                          <w:rFonts w:ascii="Arial" w:hAnsi="Arial" w:cs="Arial"/>
                          <w:sz w:val="20"/>
                          <w:szCs w:val="20"/>
                          <w:lang w:eastAsia="en-US"/>
                        </w:rPr>
                      </w:pPr>
                      <w:bookmarkStart w:id="230" w:name="_Ref397005382"/>
                      <w:r w:rsidRPr="00CE49B6">
                        <w:t xml:space="preserve">Figure </w:t>
                      </w:r>
                      <w:r w:rsidRPr="00CE49B6">
                        <w:fldChar w:fldCharType="begin"/>
                      </w:r>
                      <w:r w:rsidRPr="00CE49B6">
                        <w:instrText xml:space="preserve"> SEQ Figure \* ARABIC </w:instrText>
                      </w:r>
                      <w:r w:rsidRPr="00CE49B6">
                        <w:fldChar w:fldCharType="separate"/>
                      </w:r>
                      <w:r>
                        <w:rPr>
                          <w:noProof/>
                        </w:rPr>
                        <w:t>20</w:t>
                      </w:r>
                      <w:r w:rsidRPr="00CE49B6">
                        <w:fldChar w:fldCharType="end"/>
                      </w:r>
                      <w:r w:rsidRPr="00CE49B6">
                        <w:t> : Composition de l’enrichissement massique du PuO</w:t>
                      </w:r>
                      <w:r w:rsidRPr="00CE49B6">
                        <w:rPr>
                          <w:vertAlign w:val="subscript"/>
                        </w:rPr>
                        <w:t xml:space="preserve">2 </w:t>
                      </w:r>
                      <w:r w:rsidRPr="00CE49B6">
                        <w:t>dans la phase d’irradiation</w:t>
                      </w:r>
                      <w:r w:rsidRPr="00CE49B6">
                        <w:rPr>
                          <w:vertAlign w:val="subscript"/>
                        </w:rPr>
                        <w:t xml:space="preserve"> </w:t>
                      </w:r>
                      <w:r w:rsidRPr="00CE49B6">
                        <w:t xml:space="preserve">en fonction de la </w:t>
                      </w:r>
                      <w:proofErr w:type="spellStart"/>
                      <w:r w:rsidRPr="00CE49B6">
                        <w:t>Pvol</w:t>
                      </w:r>
                      <w:proofErr w:type="spellEnd"/>
                      <w:r w:rsidRPr="00CE49B6">
                        <w:t xml:space="preserve"> dans une pastille REP</w:t>
                      </w:r>
                      <w:bookmarkEnd w:id="230"/>
                    </w:p>
                  </w:txbxContent>
                </v:textbox>
              </v:shape>
            </w:pict>
          </mc:Fallback>
        </mc:AlternateContent>
      </w:r>
      <w:r w:rsidR="00CE49B6" w:rsidRPr="00C52FF9">
        <w:rPr>
          <w:rFonts w:cs="Arial"/>
          <w:noProof/>
          <w:lang w:eastAsia="fr-FR"/>
        </w:rPr>
        <mc:AlternateContent>
          <mc:Choice Requires="wpg">
            <w:drawing>
              <wp:anchor distT="0" distB="0" distL="114300" distR="114300" simplePos="0" relativeHeight="251777024" behindDoc="0" locked="0" layoutInCell="1" allowOverlap="1" wp14:anchorId="60BBCC1D" wp14:editId="1F9270EB">
                <wp:simplePos x="0" y="0"/>
                <wp:positionH relativeFrom="column">
                  <wp:posOffset>-1905</wp:posOffset>
                </wp:positionH>
                <wp:positionV relativeFrom="paragraph">
                  <wp:posOffset>-34290</wp:posOffset>
                </wp:positionV>
                <wp:extent cx="5940000" cy="5853376"/>
                <wp:effectExtent l="0" t="0" r="3810" b="0"/>
                <wp:wrapNone/>
                <wp:docPr id="292" name="Groupe 2"/>
                <wp:cNvGraphicFramePr/>
                <a:graphic xmlns:a="http://schemas.openxmlformats.org/drawingml/2006/main">
                  <a:graphicData uri="http://schemas.microsoft.com/office/word/2010/wordprocessingGroup">
                    <wpg:wgp>
                      <wpg:cNvGrpSpPr/>
                      <wpg:grpSpPr>
                        <a:xfrm>
                          <a:off x="0" y="0"/>
                          <a:ext cx="5940000" cy="5853376"/>
                          <a:chOff x="0" y="0"/>
                          <a:chExt cx="6858000" cy="6858000"/>
                        </a:xfrm>
                      </wpg:grpSpPr>
                      <wpg:grpSp>
                        <wpg:cNvPr id="293" name="Groupe 293"/>
                        <wpg:cNvGrpSpPr/>
                        <wpg:grpSpPr>
                          <a:xfrm>
                            <a:off x="0" y="0"/>
                            <a:ext cx="6858000" cy="6858000"/>
                            <a:chOff x="0" y="0"/>
                            <a:chExt cx="6858000" cy="6858000"/>
                          </a:xfrm>
                        </wpg:grpSpPr>
                        <pic:pic xmlns:pic="http://schemas.openxmlformats.org/drawingml/2006/picture">
                          <pic:nvPicPr>
                            <pic:cNvPr id="294" name="Picture 4" descr="D:\users\Nomade\Downloads\X0_X1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295" name="ZoneTexte 5"/>
                          <wps:cNvSpPr txBox="1"/>
                          <wps:spPr>
                            <a:xfrm>
                              <a:off x="1" y="2877669"/>
                              <a:ext cx="460552" cy="1231467"/>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2F03DE" w:rsidRPr="00B226F9" w:rsidRDefault="002F03DE" w:rsidP="00CE49B6">
                                <w:pPr>
                                  <w:pStyle w:val="NormalWeb"/>
                                  <w:spacing w:before="0" w:beforeAutospacing="0" w:after="0" w:afterAutospacing="0"/>
                                  <w:rPr>
                                    <w:sz w:val="22"/>
                                  </w:rPr>
                                </w:pPr>
                                <w:r w:rsidRPr="00B226F9">
                                  <w:rPr>
                                    <w:rFonts w:asciiTheme="minorHAnsi" w:hAnsi="Calibri" w:cstheme="minorBidi"/>
                                    <w:color w:val="000000" w:themeColor="dark1"/>
                                    <w:kern w:val="24"/>
                                    <w:szCs w:val="28"/>
                                  </w:rPr>
                                  <w:t>%</w:t>
                                </w:r>
                                <w:proofErr w:type="spellStart"/>
                                <w:r w:rsidRPr="00B226F9">
                                  <w:rPr>
                                    <w:rFonts w:asciiTheme="minorHAnsi" w:hAnsi="Calibri" w:cstheme="minorBidi"/>
                                    <w:color w:val="000000" w:themeColor="dark1"/>
                                    <w:kern w:val="24"/>
                                    <w:szCs w:val="28"/>
                                  </w:rPr>
                                  <w:t>wt</w:t>
                                </w:r>
                                <w:proofErr w:type="spellEnd"/>
                                <w:r w:rsidRPr="00B226F9">
                                  <w:rPr>
                                    <w:rFonts w:asciiTheme="minorHAnsi" w:hAnsi="Calibri" w:cstheme="minorBidi"/>
                                    <w:color w:val="000000" w:themeColor="dark1"/>
                                    <w:kern w:val="24"/>
                                    <w:szCs w:val="28"/>
                                  </w:rPr>
                                  <w:t xml:space="preserve"> en Pu0</w:t>
                                </w:r>
                                <w:r w:rsidRPr="00B226F9">
                                  <w:rPr>
                                    <w:rFonts w:asciiTheme="minorHAnsi" w:hAnsi="Calibri" w:cstheme="minorBidi"/>
                                    <w:color w:val="000000" w:themeColor="dark1"/>
                                    <w:kern w:val="24"/>
                                    <w:position w:val="-7"/>
                                    <w:szCs w:val="28"/>
                                  </w:rPr>
                                  <w:t>2</w:t>
                                </w:r>
                              </w:p>
                            </w:txbxContent>
                          </wps:txbx>
                          <wps:bodyPr vert="vert270" wrap="square" rtlCol="0">
                            <a:noAutofit/>
                          </wps:bodyPr>
                        </wps:wsp>
                      </wpg:grpSp>
                      <wps:wsp>
                        <wps:cNvPr id="296" name="ZoneTexte 4"/>
                        <wps:cNvSpPr txBox="1"/>
                        <wps:spPr>
                          <a:xfrm>
                            <a:off x="2500464" y="6471885"/>
                            <a:ext cx="2645156" cy="384641"/>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2F03DE" w:rsidRPr="00B226F9" w:rsidRDefault="002F03DE" w:rsidP="00CE49B6">
                              <w:pPr>
                                <w:pStyle w:val="NormalWeb"/>
                                <w:spacing w:before="0" w:beforeAutospacing="0" w:after="0" w:afterAutospacing="0"/>
                                <w:rPr>
                                  <w:sz w:val="22"/>
                                </w:rPr>
                              </w:pPr>
                              <w:r w:rsidRPr="00B226F9">
                                <w:rPr>
                                  <w:rFonts w:asciiTheme="minorHAnsi" w:hAnsi="Calibri" w:cstheme="minorBidi"/>
                                  <w:color w:val="000000" w:themeColor="dark1"/>
                                  <w:kern w:val="24"/>
                                  <w:szCs w:val="28"/>
                                </w:rPr>
                                <w:t xml:space="preserve">Phase d’irradiation - </w:t>
                              </w:r>
                              <w:proofErr w:type="spellStart"/>
                              <w:r w:rsidRPr="00B226F9">
                                <w:rPr>
                                  <w:rFonts w:asciiTheme="minorHAnsi" w:hAnsi="Calibri" w:cstheme="minorBidi"/>
                                  <w:color w:val="000000" w:themeColor="dark1"/>
                                  <w:kern w:val="24"/>
                                  <w:szCs w:val="28"/>
                                </w:rPr>
                                <w:t>Pvol</w:t>
                              </w:r>
                              <w:proofErr w:type="spellEnd"/>
                              <w:r w:rsidRPr="00B226F9">
                                <w:rPr>
                                  <w:rFonts w:asciiTheme="minorHAnsi" w:hAnsi="Calibri" w:cstheme="minorBidi"/>
                                  <w:color w:val="000000" w:themeColor="dark1"/>
                                  <w:kern w:val="24"/>
                                  <w:szCs w:val="28"/>
                                </w:rPr>
                                <w:t xml:space="preserve"> (W/cm</w:t>
                              </w:r>
                              <w:r w:rsidRPr="00B226F9">
                                <w:rPr>
                                  <w:rFonts w:asciiTheme="minorHAnsi" w:hAnsi="Calibri" w:cstheme="minorBidi"/>
                                  <w:color w:val="000000" w:themeColor="dark1"/>
                                  <w:kern w:val="24"/>
                                  <w:position w:val="8"/>
                                  <w:szCs w:val="28"/>
                                  <w:vertAlign w:val="superscript"/>
                                </w:rPr>
                                <w:t>3)</w:t>
                              </w:r>
                            </w:p>
                          </w:txbxContent>
                        </wps:txbx>
                        <wps:bodyPr wrap="none" rtlCol="0">
                          <a:noAutofit/>
                        </wps:bodyPr>
                      </wps:wsp>
                    </wpg:wgp>
                  </a:graphicData>
                </a:graphic>
                <wp14:sizeRelH relativeFrom="margin">
                  <wp14:pctWidth>0</wp14:pctWidth>
                </wp14:sizeRelH>
                <wp14:sizeRelV relativeFrom="margin">
                  <wp14:pctHeight>0</wp14:pctHeight>
                </wp14:sizeRelV>
              </wp:anchor>
            </w:drawing>
          </mc:Choice>
          <mc:Fallback>
            <w:pict>
              <v:group id="Groupe 2" o:spid="_x0000_s1054" style="position:absolute;margin-left:-.15pt;margin-top:-2.7pt;width:467.7pt;height:460.9pt;z-index:251777024;mso-position-horizontal-relative:text;mso-position-vertical-relative:text;mso-width-relative:margin;mso-height-relative:margin"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">
                <v:group id="Groupe 293" o:spid="_x0000_s1055" style="position:absolute;width:68580;height:68580" coordsize="68580,68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Picture 4" o:spid="_x0000_s1056" type="#_x0000_t75" style="position:absolute;width:68580;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t1ELFAAAA3AAAAA8AAABkcnMvZG93bnJldi54bWxEj0+LwjAUxO8LfofwBC/LmvoHcatRVNhF&#10;BJV1PXh8Ns+22LyUJmr99kYQPA4z8xtmPK1NIa5Uudyygk47AkGcWJ1zqmD///M1BOE8ssbCMim4&#10;k4PppPExxljbG//RdedTESDsYlSQeV/GUrokI4OubUvi4J1sZdAHWaVSV3gLcFPIbhQNpMGcw0KG&#10;JS0ySs67i1EwHKx+jz2Try8zqQ8bwq39nEulWs16NgLhqfbv8Ku91Aq63314nglHQE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LdRCxQAAANwAAAAPAAAAAAAAAAAAAAAA&#10;AJ8CAABkcnMvZG93bnJldi54bWxQSwUGAAAAAAQABAD3AAAAkQMAAAAA&#10;">
                    <v:imagedata r:id="rId45" o:title="X0_X1 (1)"/>
                  </v:shape>
                  <v:shape id="ZoneTexte 5" o:spid="_x0000_s1057" type="#_x0000_t202" style="position:absolute;top:28776;width:4605;height:12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sUA&#10;AADcAAAADwAAAGRycy9kb3ducmV2LnhtbESPzWrDMBCE74G8g9hAb7UcQ9rEjWxC2lCfSn566HGx&#10;traJtTKSkrhvXxUKOQ4z8w2zLkfTiys531lWME9SEMS11R03Cj5Pu8clCB+QNfaWScEPeSiL6WSN&#10;ubY3PtD1GBoRIexzVNCGMORS+rolgz6xA3H0vq0zGKJ0jdQObxFuepml6ZM02HFcaHGgbUv1+Xgx&#10;Ct4ve+sXp1f3sVtV3VdfZc/6zSj1MBs3LyACjeEe/m9XWkG2WsDfmXg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P6xQAAANwAAAAPAAAAAAAAAAAAAAAAAJgCAABkcnMv&#10;ZG93bnJldi54bWxQSwUGAAAAAAQABAD1AAAAigMAAAAA&#10;" fillcolor="#f0f0f0" stroked="f" strokeweight="2pt">
                    <v:textbox style="layout-flow:vertical;mso-layout-flow-alt:bottom-to-top">
                      <w:txbxContent>
                        <w:p w:rsidR="002F03DE" w:rsidRPr="00B226F9" w:rsidRDefault="002F03DE" w:rsidP="00CE49B6">
                          <w:pPr>
                            <w:pStyle w:val="NormalWeb"/>
                            <w:spacing w:before="0" w:beforeAutospacing="0" w:after="0" w:afterAutospacing="0"/>
                            <w:rPr>
                              <w:sz w:val="22"/>
                            </w:rPr>
                          </w:pPr>
                          <w:r w:rsidRPr="00B226F9">
                            <w:rPr>
                              <w:rFonts w:asciiTheme="minorHAnsi" w:hAnsi="Calibri" w:cstheme="minorBidi"/>
                              <w:color w:val="000000" w:themeColor="dark1"/>
                              <w:kern w:val="24"/>
                              <w:szCs w:val="28"/>
                            </w:rPr>
                            <w:t>%</w:t>
                          </w:r>
                          <w:proofErr w:type="spellStart"/>
                          <w:r w:rsidRPr="00B226F9">
                            <w:rPr>
                              <w:rFonts w:asciiTheme="minorHAnsi" w:hAnsi="Calibri" w:cstheme="minorBidi"/>
                              <w:color w:val="000000" w:themeColor="dark1"/>
                              <w:kern w:val="24"/>
                              <w:szCs w:val="28"/>
                            </w:rPr>
                            <w:t>wt</w:t>
                          </w:r>
                          <w:proofErr w:type="spellEnd"/>
                          <w:r w:rsidRPr="00B226F9">
                            <w:rPr>
                              <w:rFonts w:asciiTheme="minorHAnsi" w:hAnsi="Calibri" w:cstheme="minorBidi"/>
                              <w:color w:val="000000" w:themeColor="dark1"/>
                              <w:kern w:val="24"/>
                              <w:szCs w:val="28"/>
                            </w:rPr>
                            <w:t xml:space="preserve"> en Pu0</w:t>
                          </w:r>
                          <w:r w:rsidRPr="00B226F9">
                            <w:rPr>
                              <w:rFonts w:asciiTheme="minorHAnsi" w:hAnsi="Calibri" w:cstheme="minorBidi"/>
                              <w:color w:val="000000" w:themeColor="dark1"/>
                              <w:kern w:val="24"/>
                              <w:position w:val="-7"/>
                              <w:szCs w:val="28"/>
                            </w:rPr>
                            <w:t>2</w:t>
                          </w:r>
                        </w:p>
                      </w:txbxContent>
                    </v:textbox>
                  </v:shape>
                </v:group>
                <v:shape id="ZoneTexte 4" o:spid="_x0000_s1058" type="#_x0000_t202" style="position:absolute;left:25004;top:64718;width:26452;height:38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5SNccA&#10;AADcAAAADwAAAGRycy9kb3ducmV2LnhtbESPT0sDMRTE70K/Q3iFXorNdg/9szYtoigW8eDWg8fH&#10;5rlZ3Lxsk7S7+ukboeBxmJnfMJvdYFtxJh8axwrmswwEceV0w7WCj8PT7QpEiMgaW8ek4IcC7Laj&#10;mw0W2vX8Tucy1iJBOBSowMTYFVKGypDFMHMdcfK+nLcYk/S11B77BLetzLNsIS02nBYMdvRgqPou&#10;T1bBr9lj+HzWx/XStI9T37/mb+VSqcl4uL8DEWmI/+Fr+0UryNcL+DuTjoDc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uUjXHAAAA3AAAAA8AAAAAAAAAAAAAAAAAmAIAAGRy&#10;cy9kb3ducmV2LnhtbFBLBQYAAAAABAAEAPUAAACMAwAAAAA=&#10;" fillcolor="#f0f0f0" stroked="f" strokeweight="2pt">
                  <v:textbox>
                    <w:txbxContent>
                      <w:p w:rsidR="002F03DE" w:rsidRPr="00B226F9" w:rsidRDefault="002F03DE" w:rsidP="00CE49B6">
                        <w:pPr>
                          <w:pStyle w:val="NormalWeb"/>
                          <w:spacing w:before="0" w:beforeAutospacing="0" w:after="0" w:afterAutospacing="0"/>
                          <w:rPr>
                            <w:sz w:val="22"/>
                          </w:rPr>
                        </w:pPr>
                        <w:r w:rsidRPr="00B226F9">
                          <w:rPr>
                            <w:rFonts w:asciiTheme="minorHAnsi" w:hAnsi="Calibri" w:cstheme="minorBidi"/>
                            <w:color w:val="000000" w:themeColor="dark1"/>
                            <w:kern w:val="24"/>
                            <w:szCs w:val="28"/>
                          </w:rPr>
                          <w:t xml:space="preserve">Phase d’irradiation - </w:t>
                        </w:r>
                        <w:proofErr w:type="spellStart"/>
                        <w:r w:rsidRPr="00B226F9">
                          <w:rPr>
                            <w:rFonts w:asciiTheme="minorHAnsi" w:hAnsi="Calibri" w:cstheme="minorBidi"/>
                            <w:color w:val="000000" w:themeColor="dark1"/>
                            <w:kern w:val="24"/>
                            <w:szCs w:val="28"/>
                          </w:rPr>
                          <w:t>Pvol</w:t>
                        </w:r>
                        <w:proofErr w:type="spellEnd"/>
                        <w:r w:rsidRPr="00B226F9">
                          <w:rPr>
                            <w:rFonts w:asciiTheme="minorHAnsi" w:hAnsi="Calibri" w:cstheme="minorBidi"/>
                            <w:color w:val="000000" w:themeColor="dark1"/>
                            <w:kern w:val="24"/>
                            <w:szCs w:val="28"/>
                          </w:rPr>
                          <w:t xml:space="preserve"> (W/cm</w:t>
                        </w:r>
                        <w:r w:rsidRPr="00B226F9">
                          <w:rPr>
                            <w:rFonts w:asciiTheme="minorHAnsi" w:hAnsi="Calibri" w:cstheme="minorBidi"/>
                            <w:color w:val="000000" w:themeColor="dark1"/>
                            <w:kern w:val="24"/>
                            <w:position w:val="8"/>
                            <w:szCs w:val="28"/>
                            <w:vertAlign w:val="superscript"/>
                          </w:rPr>
                          <w:t>3)</w:t>
                        </w:r>
                      </w:p>
                    </w:txbxContent>
                  </v:textbox>
                </v:shape>
              </v:group>
            </w:pict>
          </mc:Fallback>
        </mc:AlternateContent>
      </w:r>
    </w:p>
    <w:p w:rsidR="00C52FF9" w:rsidRDefault="00C22219">
      <w:pPr>
        <w:rPr>
          <w:rFonts w:cs="Arial"/>
        </w:rPr>
      </w:pPr>
      <w:r>
        <w:rPr>
          <w:rFonts w:cs="Arial"/>
          <w:noProof/>
          <w:lang w:eastAsia="fr-FR"/>
        </w:rPr>
        <w:lastRenderedPageBreak/>
        <mc:AlternateContent>
          <mc:Choice Requires="wpg">
            <w:drawing>
              <wp:anchor distT="0" distB="0" distL="114300" distR="114300" simplePos="0" relativeHeight="251753472" behindDoc="0" locked="0" layoutInCell="1" allowOverlap="1" wp14:anchorId="6E7C84F6" wp14:editId="3A05BD7D">
                <wp:simplePos x="0" y="0"/>
                <wp:positionH relativeFrom="column">
                  <wp:posOffset>-80398</wp:posOffset>
                </wp:positionH>
                <wp:positionV relativeFrom="paragraph">
                  <wp:posOffset>-306029</wp:posOffset>
                </wp:positionV>
                <wp:extent cx="6083935" cy="5948045"/>
                <wp:effectExtent l="0" t="0" r="0" b="0"/>
                <wp:wrapNone/>
                <wp:docPr id="291" name="Groupe 291"/>
                <wp:cNvGraphicFramePr/>
                <a:graphic xmlns:a="http://schemas.openxmlformats.org/drawingml/2006/main">
                  <a:graphicData uri="http://schemas.microsoft.com/office/word/2010/wordprocessingGroup">
                    <wpg:wgp>
                      <wpg:cNvGrpSpPr/>
                      <wpg:grpSpPr>
                        <a:xfrm>
                          <a:off x="0" y="0"/>
                          <a:ext cx="6083935" cy="5948045"/>
                          <a:chOff x="0" y="0"/>
                          <a:chExt cx="6084000" cy="5948544"/>
                        </a:xfrm>
                      </wpg:grpSpPr>
                      <wpg:grpSp>
                        <wpg:cNvPr id="2076" name="Groupe 4"/>
                        <wpg:cNvGrpSpPr/>
                        <wpg:grpSpPr>
                          <a:xfrm>
                            <a:off x="0" y="0"/>
                            <a:ext cx="6084000" cy="5948544"/>
                            <a:chOff x="0" y="0"/>
                            <a:chExt cx="6855646" cy="6855646"/>
                          </a:xfrm>
                        </wpg:grpSpPr>
                        <wpg:grpSp>
                          <wpg:cNvPr id="2077" name="Groupe 2077"/>
                          <wpg:cNvGrpSpPr/>
                          <wpg:grpSpPr>
                            <a:xfrm>
                              <a:off x="0" y="0"/>
                              <a:ext cx="6855646" cy="6855646"/>
                              <a:chOff x="0" y="0"/>
                              <a:chExt cx="6855646" cy="6855646"/>
                            </a:xfrm>
                          </wpg:grpSpPr>
                          <pic:pic xmlns:pic="http://schemas.openxmlformats.org/drawingml/2006/picture">
                            <pic:nvPicPr>
                              <pic:cNvPr id="2078" name="Picture 2" descr="D:\users\Nomade\Downloads\F0_F2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5646" cy="6855646"/>
                              </a:xfrm>
                              <a:prstGeom prst="rect">
                                <a:avLst/>
                              </a:prstGeom>
                              <a:noFill/>
                              <a:extLst>
                                <a:ext uri="{909E8E84-426E-40DD-AFC4-6F175D3DCCD1}">
                                  <a14:hiddenFill xmlns:a14="http://schemas.microsoft.com/office/drawing/2010/main">
                                    <a:solidFill>
                                      <a:srgbClr val="FFFFFF"/>
                                    </a:solidFill>
                                  </a14:hiddenFill>
                                </a:ext>
                              </a:extLst>
                            </pic:spPr>
                          </pic:pic>
                          <wps:wsp>
                            <wps:cNvPr id="2079" name="ZoneTexte 2"/>
                            <wps:cNvSpPr txBox="1"/>
                            <wps:spPr>
                              <a:xfrm>
                                <a:off x="19100" y="2993855"/>
                                <a:ext cx="447932" cy="1068564"/>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2F03DE" w:rsidRDefault="002F03DE" w:rsidP="00C52FF9">
                                  <w:pPr>
                                    <w:pStyle w:val="NormalWeb"/>
                                    <w:spacing w:before="0" w:beforeAutospacing="0" w:after="0" w:afterAutospacing="0"/>
                                  </w:pPr>
                                  <w:r>
                                    <w:rPr>
                                      <w:rFonts w:asciiTheme="minorHAnsi" w:hAnsi="Calibri" w:cstheme="minorBidi"/>
                                      <w:color w:val="000000" w:themeColor="dark1"/>
                                      <w:kern w:val="24"/>
                                      <w:sz w:val="28"/>
                                      <w:szCs w:val="28"/>
                                    </w:rPr>
                                    <w:t xml:space="preserve">Pu239 </w:t>
                                  </w:r>
                                  <w:r>
                                    <w:rPr>
                                      <w:rFonts w:asciiTheme="minorHAnsi" w:hAnsi="Calibri" w:cstheme="minorBidi"/>
                                      <w:color w:val="000000" w:themeColor="dark1"/>
                                      <w:kern w:val="24"/>
                                      <w:sz w:val="28"/>
                                      <w:szCs w:val="32"/>
                                    </w:rPr>
                                    <w:t>%</w:t>
                                  </w:r>
                                  <w:proofErr w:type="spellStart"/>
                                  <w:r>
                                    <w:rPr>
                                      <w:rFonts w:asciiTheme="minorHAnsi" w:hAnsi="Calibri" w:cstheme="minorBidi"/>
                                      <w:color w:val="000000" w:themeColor="dark1"/>
                                      <w:kern w:val="24"/>
                                      <w:sz w:val="28"/>
                                      <w:szCs w:val="32"/>
                                    </w:rPr>
                                    <w:t>wt</w:t>
                                  </w:r>
                                  <w:proofErr w:type="spellEnd"/>
                                </w:p>
                              </w:txbxContent>
                            </wps:txbx>
                            <wps:bodyPr vert="vert270" wrap="none" rtlCol="0">
                              <a:noAutofit/>
                            </wps:bodyPr>
                          </wps:wsp>
                        </wpg:grpSp>
                        <wps:wsp>
                          <wps:cNvPr id="288" name="ZoneTexte 3"/>
                          <wps:cNvSpPr txBox="1"/>
                          <wps:spPr>
                            <a:xfrm>
                              <a:off x="3474208" y="6494668"/>
                              <a:ext cx="1147736" cy="360092"/>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2F03DE" w:rsidRDefault="002F03DE" w:rsidP="00C52FF9">
                                <w:pPr>
                                  <w:pStyle w:val="NormalWeb"/>
                                  <w:spacing w:before="0" w:beforeAutospacing="0" w:after="0" w:afterAutospacing="0"/>
                                </w:pPr>
                                <w:r>
                                  <w:rPr>
                                    <w:rFonts w:asciiTheme="minorHAnsi" w:hAnsi="Calibri" w:cstheme="minorBidi"/>
                                    <w:color w:val="000000" w:themeColor="dark1"/>
                                    <w:kern w:val="24"/>
                                    <w:sz w:val="28"/>
                                    <w:szCs w:val="28"/>
                                  </w:rPr>
                                  <w:t xml:space="preserve">Pu241 </w:t>
                                </w:r>
                                <w:r>
                                  <w:rPr>
                                    <w:rFonts w:asciiTheme="minorHAnsi" w:hAnsi="Calibri" w:cstheme="minorBidi"/>
                                    <w:color w:val="000000" w:themeColor="dark1"/>
                                    <w:kern w:val="24"/>
                                    <w:sz w:val="28"/>
                                    <w:szCs w:val="32"/>
                                  </w:rPr>
                                  <w:t>%</w:t>
                                </w:r>
                                <w:proofErr w:type="spellStart"/>
                                <w:r>
                                  <w:rPr>
                                    <w:rFonts w:asciiTheme="minorHAnsi" w:hAnsi="Calibri" w:cstheme="minorBidi"/>
                                    <w:color w:val="000000" w:themeColor="dark1"/>
                                    <w:kern w:val="24"/>
                                    <w:sz w:val="28"/>
                                    <w:szCs w:val="32"/>
                                  </w:rPr>
                                  <w:t>wt</w:t>
                                </w:r>
                                <w:proofErr w:type="spellEnd"/>
                              </w:p>
                            </w:txbxContent>
                          </wps:txbx>
                          <wps:bodyPr wrap="none" rtlCol="0">
                            <a:noAutofit/>
                          </wps:bodyPr>
                        </wps:wsp>
                      </wpg:grpSp>
                      <wps:wsp>
                        <wps:cNvPr id="7" name="Multiplier 6"/>
                        <wps:cNvSpPr/>
                        <wps:spPr>
                          <a:xfrm>
                            <a:off x="5624623" y="3168503"/>
                            <a:ext cx="256540" cy="260985"/>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291" o:spid="_x0000_s1059" style="position:absolute;margin-left:-6.35pt;margin-top:-24.1pt;width:479.05pt;height:468.35pt;z-index:251753472;mso-position-horizontal-relative:text;mso-position-vertical-relative:text" coordsize="60840,59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">
                <v:group id="Groupe 4" o:spid="_x0000_s1060" style="position:absolute;width:60840;height:59485" coordsize="68556,68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Na4McAAADdAAAADwAAAGRycy9kb3ducmV2LnhtbESPQWvCQBSE7wX/w/KE&#10;3ppNLE0lZhURKx5CoSqU3h7ZZxLMvg3ZbRL/fbdQ6HGYmW+YfDOZVgzUu8aygiSKQRCXVjdcKbic&#10;356WIJxH1thaJgV3crBZzx5yzLQd+YOGk69EgLDLUEHtfZdJ6cqaDLrIdsTBu9reoA+yr6TucQxw&#10;08pFHKfSYMNhocaOdjWVt9O3UXAYcdw+J/uhuF1396/zy/tnkZBSj/NpuwLhafL/4b/2UStYxK8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lNa4McAAADd&#10;AAAADwAAAAAAAAAAAAAAAACqAgAAZHJzL2Rvd25yZXYueG1sUEsFBgAAAAAEAAQA+gAAAJ4DAAAA&#10;AA==&#10;">
                  <v:group id="Groupe 2077" o:spid="_x0000_s1061" style="position:absolute;width:68556;height:68556" coordsize="68556,68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e8cAAADdAAAADwAAAGRycy9kb3ducmV2LnhtbESPQWvCQBSE7wX/w/IK&#10;3ppNlDaSZhURKx5CoSqU3h7ZZxLMvg3ZbRL/fbdQ6HGYmW+YfDOZVgzUu8aygiSKQRCXVjdcKbic&#10;355WIJxH1thaJgV3crBZzx5yzLQd+YOGk69EgLDLUEHtfZdJ6cqaDLrIdsTBu9reoA+yr6TucQxw&#10;08pFHL9Igw2HhRo72tVU3k7fRsFhxHG7TPZDcbvu7l/n5/fPIiGl5o/T9hWEp8n/h//aR61gEa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R//e8cAAADd&#10;AAAADwAAAAAAAAAAAAAAAACqAgAAZHJzL2Rvd25yZXYueG1sUEsFBgAAAAAEAAQA+gAAAJ4DAAAA&#10;AA==&#10;">
                    <v:shape id="Picture 2" o:spid="_x0000_s1062" type="#_x0000_t75" style="position:absolute;width:68556;height:68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BDQ3CAAAA3QAAAA8AAABkcnMvZG93bnJldi54bWxET89rwjAUvg/2P4Q38DI0VcFJNYoMhYEX&#10;2w2Gt0fzbOqal5JE7f57cxA8fny/l+vetuJKPjSOFYxHGQjiyumGawU/37vhHESIyBpbx6TgnwKs&#10;V68vS8y1u3FB1zLWIoVwyFGBibHLpQyVIYth5DrixJ2ctxgT9LXUHm8p3LZykmUzabHh1GCwo09D&#10;1V95sQp+/eHdzUhzURzNfnvuqt10E5QavPWbBYhIfXyKH+4vrWCSfaS56U16AnJ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wQ0NwgAAAN0AAAAPAAAAAAAAAAAAAAAAAJ8C&#10;AABkcnMvZG93bnJldi54bWxQSwUGAAAAAAQABAD3AAAAjgMAAAAA&#10;">
                      <v:imagedata r:id="rId47" o:title="F0_F2 (1)"/>
                    </v:shape>
                    <v:shape id="ZoneTexte 2" o:spid="_x0000_s1063" type="#_x0000_t202" style="position:absolute;left:191;top:29938;width:4479;height:106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92zcYA&#10;AADdAAAADwAAAGRycy9kb3ducmV2LnhtbESP0WrCQBRE3wv+w3KFvojZKNJqzCpiqQhtwaofcMne&#10;JqHZu3F3a+LfdwtCH4eZOcPk69404krO15YVTJIUBHFhdc2lgvPpdTwH4QOyxsYyKbiRh/Vq8JBj&#10;pm3Hn3Q9hlJECPsMFVQhtJmUvqjIoE9sSxy9L+sMhihdKbXDLsJNI6dp+iQN1hwXKmxpW1Hxffwx&#10;Ci7efXTv/ezwtsNiPuKXUDaHhVKPw36zBBGoD//he3uvFUzT5wX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92zcYAAADdAAAADwAAAAAAAAAAAAAAAACYAgAAZHJz&#10;L2Rvd25yZXYueG1sUEsFBgAAAAAEAAQA9QAAAIsDAAAAAA==&#10;" fillcolor="#f0f0f0" stroked="f" strokeweight="2pt">
                      <v:textbox style="layout-flow:vertical;mso-layout-flow-alt:bottom-to-top">
                        <w:txbxContent>
                          <w:p w:rsidR="002F03DE" w:rsidRDefault="002F03DE" w:rsidP="00C52FF9">
                            <w:pPr>
                              <w:pStyle w:val="NormalWeb"/>
                              <w:spacing w:before="0" w:beforeAutospacing="0" w:after="0" w:afterAutospacing="0"/>
                            </w:pPr>
                            <w:r>
                              <w:rPr>
                                <w:rFonts w:asciiTheme="minorHAnsi" w:hAnsi="Calibri" w:cstheme="minorBidi"/>
                                <w:color w:val="000000" w:themeColor="dark1"/>
                                <w:kern w:val="24"/>
                                <w:sz w:val="28"/>
                                <w:szCs w:val="28"/>
                              </w:rPr>
                              <w:t xml:space="preserve">Pu239 </w:t>
                            </w:r>
                            <w:r>
                              <w:rPr>
                                <w:rFonts w:asciiTheme="minorHAnsi" w:hAnsi="Calibri" w:cstheme="minorBidi"/>
                                <w:color w:val="000000" w:themeColor="dark1"/>
                                <w:kern w:val="24"/>
                                <w:sz w:val="28"/>
                                <w:szCs w:val="32"/>
                              </w:rPr>
                              <w:t>%</w:t>
                            </w:r>
                            <w:proofErr w:type="spellStart"/>
                            <w:r>
                              <w:rPr>
                                <w:rFonts w:asciiTheme="minorHAnsi" w:hAnsi="Calibri" w:cstheme="minorBidi"/>
                                <w:color w:val="000000" w:themeColor="dark1"/>
                                <w:kern w:val="24"/>
                                <w:sz w:val="28"/>
                                <w:szCs w:val="32"/>
                              </w:rPr>
                              <w:t>wt</w:t>
                            </w:r>
                            <w:proofErr w:type="spellEnd"/>
                          </w:p>
                        </w:txbxContent>
                      </v:textbox>
                    </v:shape>
                  </v:group>
                  <v:shape id="ZoneTexte 3" o:spid="_x0000_s1064" type="#_x0000_t202" style="position:absolute;left:34742;top:64946;width:11477;height:36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T1AcQA&#10;AADcAAAADwAAAGRycy9kb3ducmV2LnhtbERPu27CMBTdkfgH6yJ1qcAhA48Ug6pWrYqqDg0MHa/i&#10;2zhqfB1slwS+vh4qMR6d92Y32FacyYfGsYL5LANBXDndcK3geHiZrkCEiKyxdUwKLhRgtx2PNlho&#10;1/MnnctYixTCoUAFJsaukDJUhiyGmeuIE/ftvMWYoK+l9tincNvKPMsW0mLDqcFgR0+Gqp/y1yq4&#10;mj2Gr1d9Wi9N+3zv+/f8o1wqdTcZHh9ARBriTfzvftMK8lVam86k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k9QHEAAAA3AAAAA8AAAAAAAAAAAAAAAAAmAIAAGRycy9k&#10;b3ducmV2LnhtbFBLBQYAAAAABAAEAPUAAACJAwAAAAA=&#10;" fillcolor="#f0f0f0" stroked="f" strokeweight="2pt">
                    <v:textbox>
                      <w:txbxContent>
                        <w:p w:rsidR="002F03DE" w:rsidRDefault="002F03DE" w:rsidP="00C52FF9">
                          <w:pPr>
                            <w:pStyle w:val="NormalWeb"/>
                            <w:spacing w:before="0" w:beforeAutospacing="0" w:after="0" w:afterAutospacing="0"/>
                          </w:pPr>
                          <w:r>
                            <w:rPr>
                              <w:rFonts w:asciiTheme="minorHAnsi" w:hAnsi="Calibri" w:cstheme="minorBidi"/>
                              <w:color w:val="000000" w:themeColor="dark1"/>
                              <w:kern w:val="24"/>
                              <w:sz w:val="28"/>
                              <w:szCs w:val="28"/>
                            </w:rPr>
                            <w:t xml:space="preserve">Pu241 </w:t>
                          </w:r>
                          <w:r>
                            <w:rPr>
                              <w:rFonts w:asciiTheme="minorHAnsi" w:hAnsi="Calibri" w:cstheme="minorBidi"/>
                              <w:color w:val="000000" w:themeColor="dark1"/>
                              <w:kern w:val="24"/>
                              <w:sz w:val="28"/>
                              <w:szCs w:val="32"/>
                            </w:rPr>
                            <w:t>%</w:t>
                          </w:r>
                          <w:proofErr w:type="spellStart"/>
                          <w:r>
                            <w:rPr>
                              <w:rFonts w:asciiTheme="minorHAnsi" w:hAnsi="Calibri" w:cstheme="minorBidi"/>
                              <w:color w:val="000000" w:themeColor="dark1"/>
                              <w:kern w:val="24"/>
                              <w:sz w:val="28"/>
                              <w:szCs w:val="32"/>
                            </w:rPr>
                            <w:t>wt</w:t>
                          </w:r>
                          <w:proofErr w:type="spellEnd"/>
                        </w:p>
                      </w:txbxContent>
                    </v:textbox>
                  </v:shape>
                </v:group>
                <v:shape id="Multiplier 6" o:spid="_x0000_s1065" style="position:absolute;left:56246;top:31685;width:2565;height:2609;visibility:visible;mso-wrap-style:square;v-text-anchor:middle" coordsize="256540,26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ixcEA&#10;AADaAAAADwAAAGRycy9kb3ducmV2LnhtbESPQYvCMBSE74L/ITzBm6a6sko1iroV9rpW8Pponm21&#10;eSlNtNVfv1lY8DjMzDfMatOZSjyocaVlBZNxBII4s7rkXMEpPYwWIJxH1lhZJgVPcrBZ93srjLVt&#10;+YceR5+LAGEXo4LC+zqW0mUFGXRjWxMH72Ibgz7IJpe6wTbATSWnUfQpDZYcFgqsaV9QdjvejYI0&#10;KbMXJ2Tz9nb+mO2T68ztvpQaDrrtEoSnzr/D/+1vrWAOf1fCD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sIsXBAAAA2gAAAA8AAAAAAAAAAAAAAAAAmAIAAGRycy9kb3du&#10;cmV2LnhtbFBLBQYAAAAABAAEAPUAAACGAwAAAAA=&#10;" path="m40099,83831l83130,41533r45140,45923l173410,41533r43031,42298l170574,130493r45867,46661l173410,219452,128270,173529,83130,219452,40099,177154,85966,130493,40099,83831xe" fillcolor="white [3212]" strokecolor="red" strokeweight="1.5pt">
                  <v:path arrowok="t" o:connecttype="custom" o:connectlocs="40099,83831;83130,41533;128270,87456;173410,41533;216441,83831;170574,130493;216441,177154;173410,219452;128270,173529;83130,219452;40099,177154;85966,130493;40099,83831" o:connectangles="0,0,0,0,0,0,0,0,0,0,0,0,0"/>
                </v:shape>
              </v:group>
            </w:pict>
          </mc:Fallback>
        </mc:AlternateContent>
      </w:r>
      <w:r w:rsidR="00B226F9">
        <w:rPr>
          <w:noProof/>
          <w:lang w:eastAsia="fr-FR"/>
        </w:rPr>
        <mc:AlternateContent>
          <mc:Choice Requires="wps">
            <w:drawing>
              <wp:anchor distT="0" distB="0" distL="114300" distR="114300" simplePos="0" relativeHeight="251759616" behindDoc="0" locked="0" layoutInCell="1" allowOverlap="1" wp14:anchorId="09434273" wp14:editId="7458E7AD">
                <wp:simplePos x="0" y="0"/>
                <wp:positionH relativeFrom="column">
                  <wp:posOffset>-80645</wp:posOffset>
                </wp:positionH>
                <wp:positionV relativeFrom="paragraph">
                  <wp:posOffset>5701030</wp:posOffset>
                </wp:positionV>
                <wp:extent cx="6083935" cy="635"/>
                <wp:effectExtent l="0" t="0" r="0" b="0"/>
                <wp:wrapNone/>
                <wp:docPr id="298" name="Zone de texte 298"/>
                <wp:cNvGraphicFramePr/>
                <a:graphic xmlns:a="http://schemas.openxmlformats.org/drawingml/2006/main">
                  <a:graphicData uri="http://schemas.microsoft.com/office/word/2010/wordprocessingShape">
                    <wps:wsp>
                      <wps:cNvSpPr txBox="1"/>
                      <wps:spPr>
                        <a:xfrm>
                          <a:off x="0" y="0"/>
                          <a:ext cx="6083935" cy="635"/>
                        </a:xfrm>
                        <a:prstGeom prst="rect">
                          <a:avLst/>
                        </a:prstGeom>
                        <a:solidFill>
                          <a:prstClr val="white"/>
                        </a:solidFill>
                        <a:ln>
                          <a:noFill/>
                        </a:ln>
                        <a:effectLst/>
                      </wps:spPr>
                      <wps:txbx>
                        <w:txbxContent>
                          <w:p w:rsidR="002F03DE" w:rsidRPr="00995F1D" w:rsidRDefault="002F03DE" w:rsidP="00B226F9">
                            <w:pPr>
                              <w:pStyle w:val="Lgende"/>
                              <w:rPr>
                                <w:rFonts w:ascii="Arial" w:hAnsi="Arial" w:cs="Arial"/>
                                <w:noProof/>
                                <w:sz w:val="20"/>
                                <w:szCs w:val="20"/>
                              </w:rPr>
                            </w:pPr>
                            <w:bookmarkStart w:id="231" w:name="_Ref397005368"/>
                            <w:r>
                              <w:t xml:space="preserve">Figure </w:t>
                            </w:r>
                            <w:r>
                              <w:fldChar w:fldCharType="begin"/>
                            </w:r>
                            <w:r>
                              <w:instrText xml:space="preserve"> SEQ Figure \* ARABIC </w:instrText>
                            </w:r>
                            <w:r>
                              <w:fldChar w:fldCharType="separate"/>
                            </w:r>
                            <w:r>
                              <w:rPr>
                                <w:noProof/>
                              </w:rPr>
                              <w:t>21</w:t>
                            </w:r>
                            <w:r>
                              <w:fldChar w:fldCharType="end"/>
                            </w:r>
                            <w:r>
                              <w:t> : Evolution du Pu239 et du Pu241 dans une pastille REP</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98" o:spid="_x0000_s1066" type="#_x0000_t202" style="position:absolute;margin-left:-6.35pt;margin-top:448.9pt;width:479.0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" stroked="f">
                <v:textbox style="mso-fit-shape-to-text:t" inset="0,0,0,0">
                  <w:txbxContent>
                    <w:p w:rsidR="002F03DE" w:rsidRPr="00995F1D" w:rsidRDefault="002F03DE" w:rsidP="00B226F9">
                      <w:pPr>
                        <w:pStyle w:val="Lgende"/>
                        <w:rPr>
                          <w:rFonts w:ascii="Arial" w:hAnsi="Arial" w:cs="Arial"/>
                          <w:noProof/>
                          <w:sz w:val="20"/>
                          <w:szCs w:val="20"/>
                        </w:rPr>
                      </w:pPr>
                      <w:bookmarkStart w:id="232" w:name="_Ref397005368"/>
                      <w:r>
                        <w:t xml:space="preserve">Figure </w:t>
                      </w:r>
                      <w:r>
                        <w:fldChar w:fldCharType="begin"/>
                      </w:r>
                      <w:r>
                        <w:instrText xml:space="preserve"> SEQ Figure \* ARABIC </w:instrText>
                      </w:r>
                      <w:r>
                        <w:fldChar w:fldCharType="separate"/>
                      </w:r>
                      <w:r>
                        <w:rPr>
                          <w:noProof/>
                        </w:rPr>
                        <w:t>21</w:t>
                      </w:r>
                      <w:r>
                        <w:fldChar w:fldCharType="end"/>
                      </w:r>
                      <w:r>
                        <w:t> : Evolution du Pu239 et du Pu241 dans une pastille REP</w:t>
                      </w:r>
                      <w:bookmarkEnd w:id="232"/>
                    </w:p>
                  </w:txbxContent>
                </v:textbox>
              </v:shape>
            </w:pict>
          </mc:Fallback>
        </mc:AlternateContent>
      </w:r>
    </w:p>
    <w:p w:rsidR="00C52FF9" w:rsidRDefault="008445B2">
      <w:pPr>
        <w:rPr>
          <w:rFonts w:cs="Arial"/>
        </w:rPr>
      </w:pPr>
      <w:r w:rsidRPr="00C22219">
        <w:rPr>
          <w:rFonts w:cs="Arial"/>
          <w:noProof/>
          <w:lang w:eastAsia="fr-FR"/>
        </w:rPr>
        <mc:AlternateContent>
          <mc:Choice Requires="wps">
            <w:drawing>
              <wp:anchor distT="0" distB="0" distL="114300" distR="114300" simplePos="0" relativeHeight="251785216" behindDoc="0" locked="0" layoutInCell="1" allowOverlap="1" wp14:anchorId="7A3B4BD7" wp14:editId="4FD96B05">
                <wp:simplePos x="0" y="0"/>
                <wp:positionH relativeFrom="column">
                  <wp:posOffset>3446781</wp:posOffset>
                </wp:positionH>
                <wp:positionV relativeFrom="paragraph">
                  <wp:posOffset>2181936</wp:posOffset>
                </wp:positionV>
                <wp:extent cx="2087245" cy="359410"/>
                <wp:effectExtent l="38100" t="247650" r="46355" b="250190"/>
                <wp:wrapNone/>
                <wp:docPr id="315" name="Flèche droite 15"/>
                <wp:cNvGraphicFramePr/>
                <a:graphic xmlns:a="http://schemas.openxmlformats.org/drawingml/2006/main">
                  <a:graphicData uri="http://schemas.microsoft.com/office/word/2010/wordprocessingShape">
                    <wps:wsp>
                      <wps:cNvSpPr/>
                      <wps:spPr>
                        <a:xfrm rot="11644543">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71.4pt;margin-top:171.8pt;width:164.35pt;height:28.3pt;rotation:-10874014fd;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" adj="19740" fillcolor="#dfa7a6 [1621]" strokecolor="#bc4542 [3045]">
                <v:fill color2="#f5e4e4 [501]" rotate="t" angle="180" colors="0 #ffa2a1;22938f #ffbebd;1 #ffe5e5" focus="100%" type="gradient"/>
                <v:shadow on="t" color="black" opacity="24903f" origin=",.5" offset="0,.55556mm"/>
              </v:shape>
            </w:pict>
          </mc:Fallback>
        </mc:AlternateContent>
      </w:r>
      <w:r w:rsidR="002F2BAF" w:rsidRPr="00F74E2F">
        <w:rPr>
          <w:rFonts w:cs="Arial"/>
          <w:noProof/>
          <w:lang w:eastAsia="fr-FR"/>
        </w:rPr>
        <mc:AlternateContent>
          <mc:Choice Requires="wps">
            <w:drawing>
              <wp:anchor distT="0" distB="0" distL="114300" distR="114300" simplePos="0" relativeHeight="251795456" behindDoc="0" locked="0" layoutInCell="1" allowOverlap="1" wp14:anchorId="4E48CBE9" wp14:editId="59C38EDF">
                <wp:simplePos x="0" y="0"/>
                <wp:positionH relativeFrom="column">
                  <wp:posOffset>3298834</wp:posOffset>
                </wp:positionH>
                <wp:positionV relativeFrom="paragraph">
                  <wp:posOffset>2719069</wp:posOffset>
                </wp:positionV>
                <wp:extent cx="2087245" cy="359410"/>
                <wp:effectExtent l="57150" t="38100" r="84455" b="97790"/>
                <wp:wrapNone/>
                <wp:docPr id="102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59.75pt;margin-top:214.1pt;width:164.35pt;height:28.3pt;rotation:180;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" adj="19740" fillcolor="#a5d5e2 [1624]" strokecolor="#40a7c2 [3048]">
                <v:fill color2="#e4f2f6 [504]" rotate="t" angle="180" colors="0 #9eeaff;22938f #bbefff;1 #e4f9ff" focus="100%" type="gradient"/>
                <v:shadow on="t" color="black" opacity="24903f" origin=",.5" offset="0,.55556mm"/>
              </v:shape>
            </w:pict>
          </mc:Fallback>
        </mc:AlternateContent>
      </w:r>
      <w:r w:rsidR="002F2BAF" w:rsidRPr="00C22219">
        <w:rPr>
          <w:rFonts w:cs="Arial"/>
          <w:noProof/>
          <w:lang w:eastAsia="fr-FR"/>
        </w:rPr>
        <mc:AlternateContent>
          <mc:Choice Requires="wps">
            <w:drawing>
              <wp:anchor distT="0" distB="0" distL="114300" distR="114300" simplePos="0" relativeHeight="251787264" behindDoc="0" locked="0" layoutInCell="1" allowOverlap="1" wp14:anchorId="3E4CEA10" wp14:editId="27BC349E">
                <wp:simplePos x="0" y="0"/>
                <wp:positionH relativeFrom="column">
                  <wp:posOffset>3669665</wp:posOffset>
                </wp:positionH>
                <wp:positionV relativeFrom="paragraph">
                  <wp:posOffset>3471545</wp:posOffset>
                </wp:positionV>
                <wp:extent cx="2087245" cy="359410"/>
                <wp:effectExtent l="0" t="514350" r="0" b="535940"/>
                <wp:wrapNone/>
                <wp:docPr id="316" name="Flèche droite 15"/>
                <wp:cNvGraphicFramePr/>
                <a:graphic xmlns:a="http://schemas.openxmlformats.org/drawingml/2006/main">
                  <a:graphicData uri="http://schemas.microsoft.com/office/word/2010/wordprocessingShape">
                    <wps:wsp>
                      <wps:cNvSpPr/>
                      <wps:spPr>
                        <a:xfrm rot="876193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88.95pt;margin-top:273.35pt;width:164.35pt;height:28.3pt;rotation:9570370fd;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r w:rsidR="00C52FF9">
        <w:rPr>
          <w:rFonts w:cs="Arial"/>
        </w:rPr>
        <w:br w:type="page"/>
      </w:r>
    </w:p>
    <w:p w:rsidR="00C52FF9" w:rsidRDefault="00C52FF9">
      <w:pPr>
        <w:rPr>
          <w:rFonts w:cs="Arial"/>
        </w:rPr>
      </w:pPr>
    </w:p>
    <w:p w:rsidR="00C52FF9" w:rsidRDefault="00C52FF9">
      <w:pPr>
        <w:rPr>
          <w:rFonts w:cs="Arial"/>
        </w:rPr>
      </w:pPr>
    </w:p>
    <w:p w:rsidR="00C52FF9" w:rsidRDefault="00C52FF9">
      <w:pPr>
        <w:rPr>
          <w:rFonts w:cs="Arial"/>
        </w:rPr>
      </w:pPr>
    </w:p>
    <w:p w:rsidR="00C52FF9" w:rsidRDefault="00F74E2F">
      <w:pPr>
        <w:rPr>
          <w:rFonts w:cs="Arial"/>
        </w:rPr>
      </w:pPr>
      <w:r w:rsidRPr="00F94AAE">
        <w:rPr>
          <w:rFonts w:cs="Arial"/>
          <w:noProof/>
          <w:lang w:eastAsia="fr-FR"/>
        </w:rPr>
        <mc:AlternateContent>
          <mc:Choice Requires="wpg">
            <w:drawing>
              <wp:anchor distT="0" distB="0" distL="114300" distR="114300" simplePos="0" relativeHeight="251744256" behindDoc="0" locked="0" layoutInCell="1" allowOverlap="1" wp14:anchorId="2EE69159" wp14:editId="5E62D0A8">
                <wp:simplePos x="0" y="0"/>
                <wp:positionH relativeFrom="column">
                  <wp:posOffset>-104148</wp:posOffset>
                </wp:positionH>
                <wp:positionV relativeFrom="paragraph">
                  <wp:posOffset>51468</wp:posOffset>
                </wp:positionV>
                <wp:extent cx="5950585" cy="5942965"/>
                <wp:effectExtent l="0" t="0" r="0" b="635"/>
                <wp:wrapNone/>
                <wp:docPr id="2067" name="Groupe 10"/>
                <wp:cNvGraphicFramePr/>
                <a:graphic xmlns:a="http://schemas.openxmlformats.org/drawingml/2006/main">
                  <a:graphicData uri="http://schemas.microsoft.com/office/word/2010/wordprocessingGroup">
                    <wpg:wgp>
                      <wpg:cNvGrpSpPr/>
                      <wpg:grpSpPr>
                        <a:xfrm>
                          <a:off x="0" y="0"/>
                          <a:ext cx="5950585" cy="5942965"/>
                          <a:chOff x="0" y="0"/>
                          <a:chExt cx="6858000" cy="6858000"/>
                        </a:xfrm>
                      </wpg:grpSpPr>
                      <wpg:grpSp>
                        <wpg:cNvPr id="2068" name="Groupe 2068"/>
                        <wpg:cNvGrpSpPr/>
                        <wpg:grpSpPr>
                          <a:xfrm>
                            <a:off x="0" y="0"/>
                            <a:ext cx="6858000" cy="6858000"/>
                            <a:chOff x="0" y="0"/>
                            <a:chExt cx="6858000" cy="6858000"/>
                          </a:xfrm>
                        </wpg:grpSpPr>
                        <wpg:grpSp>
                          <wpg:cNvPr id="2069" name="Groupe 2069"/>
                          <wpg:cNvGrpSpPr/>
                          <wpg:grpSpPr>
                            <a:xfrm>
                              <a:off x="0" y="0"/>
                              <a:ext cx="6858000" cy="6858000"/>
                              <a:chOff x="0" y="0"/>
                              <a:chExt cx="6858000" cy="6858000"/>
                            </a:xfrm>
                          </wpg:grpSpPr>
                          <pic:pic xmlns:pic="http://schemas.openxmlformats.org/drawingml/2006/picture">
                            <pic:nvPicPr>
                              <pic:cNvPr id="2070" name="Picture 2" descr="D:\users\Nomade\Documents\projects\physor-smr-fbo\Fabien\Tâches REP 43000\F1_F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2071" name="ZoneTexte 3"/>
                            <wps:cNvSpPr txBox="1"/>
                            <wps:spPr>
                              <a:xfrm>
                                <a:off x="3418803" y="6449694"/>
                                <a:ext cx="1173859" cy="408306"/>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2F03DE" w:rsidRDefault="002F03DE" w:rsidP="00F94AAE">
                                  <w:pPr>
                                    <w:pStyle w:val="NormalWeb"/>
                                    <w:spacing w:before="0" w:beforeAutospacing="0" w:after="0" w:afterAutospacing="0"/>
                                  </w:pPr>
                                  <w:r>
                                    <w:rPr>
                                      <w:rFonts w:asciiTheme="minorHAnsi" w:hAnsi="Calibri" w:cstheme="minorBidi"/>
                                      <w:color w:val="000000" w:themeColor="dark1"/>
                                      <w:kern w:val="24"/>
                                      <w:sz w:val="28"/>
                                      <w:szCs w:val="28"/>
                                    </w:rPr>
                                    <w:t xml:space="preserve">Pu241 </w:t>
                                  </w:r>
                                  <w:r>
                                    <w:rPr>
                                      <w:rFonts w:asciiTheme="minorHAnsi" w:hAnsi="Calibri" w:cstheme="minorBidi"/>
                                      <w:color w:val="000000" w:themeColor="dark1"/>
                                      <w:kern w:val="24"/>
                                      <w:sz w:val="28"/>
                                      <w:szCs w:val="32"/>
                                    </w:rPr>
                                    <w:t>%</w:t>
                                  </w:r>
                                  <w:proofErr w:type="spellStart"/>
                                  <w:r>
                                    <w:rPr>
                                      <w:rFonts w:asciiTheme="minorHAnsi" w:hAnsi="Calibri" w:cstheme="minorBidi"/>
                                      <w:color w:val="000000" w:themeColor="dark1"/>
                                      <w:kern w:val="24"/>
                                      <w:sz w:val="28"/>
                                      <w:szCs w:val="32"/>
                                    </w:rPr>
                                    <w:t>wt</w:t>
                                  </w:r>
                                  <w:proofErr w:type="spellEnd"/>
                                </w:p>
                              </w:txbxContent>
                            </wps:txbx>
                            <wps:bodyPr wrap="none" rtlCol="0">
                              <a:noAutofit/>
                            </wps:bodyPr>
                          </wps:wsp>
                        </wpg:grpSp>
                        <wps:wsp>
                          <wps:cNvPr id="2072" name="ZoneTexte 2"/>
                          <wps:cNvSpPr txBox="1"/>
                          <wps:spPr>
                            <a:xfrm>
                              <a:off x="29175" y="2888233"/>
                              <a:ext cx="461054" cy="106984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2F03DE" w:rsidRDefault="002F03DE" w:rsidP="00F94AAE">
                                <w:pPr>
                                  <w:pStyle w:val="NormalWeb"/>
                                  <w:spacing w:before="0" w:beforeAutospacing="0" w:after="0" w:afterAutospacing="0"/>
                                </w:pPr>
                                <w:r>
                                  <w:rPr>
                                    <w:rFonts w:asciiTheme="minorHAnsi" w:hAnsi="Calibri" w:cstheme="minorBidi"/>
                                    <w:color w:val="000000" w:themeColor="dark1"/>
                                    <w:kern w:val="24"/>
                                    <w:sz w:val="28"/>
                                    <w:szCs w:val="28"/>
                                  </w:rPr>
                                  <w:t xml:space="preserve">Pu240 </w:t>
                                </w:r>
                                <w:r>
                                  <w:rPr>
                                    <w:rFonts w:asciiTheme="minorHAnsi" w:hAnsi="Calibri" w:cstheme="minorBidi"/>
                                    <w:color w:val="000000" w:themeColor="dark1"/>
                                    <w:kern w:val="24"/>
                                    <w:sz w:val="28"/>
                                    <w:szCs w:val="32"/>
                                  </w:rPr>
                                  <w:t>%</w:t>
                                </w:r>
                                <w:proofErr w:type="spellStart"/>
                                <w:r>
                                  <w:rPr>
                                    <w:rFonts w:asciiTheme="minorHAnsi" w:hAnsi="Calibri" w:cstheme="minorBidi"/>
                                    <w:color w:val="000000" w:themeColor="dark1"/>
                                    <w:kern w:val="24"/>
                                    <w:sz w:val="28"/>
                                    <w:szCs w:val="32"/>
                                  </w:rPr>
                                  <w:t>wt</w:t>
                                </w:r>
                                <w:proofErr w:type="spellEnd"/>
                              </w:p>
                            </w:txbxContent>
                          </wps:txbx>
                          <wps:bodyPr vert="vert270" wrap="none" rtlCol="0">
                            <a:noAutofit/>
                          </wps:bodyPr>
                        </wps:wsp>
                      </wpg:grpSp>
                      <wps:wsp>
                        <wps:cNvPr id="2075" name="Multiplier 2075"/>
                        <wps:cNvSpPr/>
                        <wps:spPr>
                          <a:xfrm>
                            <a:off x="6498512" y="535972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F03DE" w:rsidRDefault="002F03DE"/>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0" o:spid="_x0000_s1067" style="position:absolute;margin-left:-8.2pt;margin-top:4.05pt;width:468.55pt;height:467.95pt;z-index:251744256;mso-position-horizontal-relative:text;mso-position-vertical-relative:text;mso-width-relative:margin;mso-height-relative:margin"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">
                <v:group id="Groupe 2068" o:spid="_x0000_s1068" style="position:absolute;width:68580;height:68580" coordsize="68580,68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n91MMAAADdAAAADwAAAGRycy9kb3ducmV2LnhtbERPy4rCMBTdC/MP4Qqz&#10;07QOilRTERmHWYjgA4bZXZrbBzY3pYlt/XuzEFweznu9GUwtOmpdZVlBPI1AEGdWV1wouF72kyUI&#10;55E11pZJwYMcbNKP0RoTbXs+UXf2hQgh7BJUUHrfJFK6rCSDbmob4sDltjXoA2wLqVvsQ7ip5SyK&#10;FtJgxaGhxIZ2JWW3890o+Omx337F393hlu8e/5f58e8Qk1Kf42G7AuFp8G/xy/2rFcyiRZgb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Wf3UwwAAAN0AAAAP&#10;AAAAAAAAAAAAAAAAAKoCAABkcnMvZG93bnJldi54bWxQSwUGAAAAAAQABAD6AAAAmgMAAAAA&#10;">
                  <v:group id="Groupe 2069" o:spid="_x0000_s1069" style="position:absolute;width:68580;height:68580" coordsize="68580,68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VYT8cAAADdAAAADwAAAGRycy9kb3ducmV2LnhtbESPQWvCQBSE7wX/w/KE&#10;3ppNLA01ZhURKx5CoSqU3h7ZZxLMvg3ZbRL/fbdQ6HGYmW+YfDOZVgzUu8aygiSKQRCXVjdcKbic&#10;355eQTiPrLG1TAru5GCznj3kmGk78gcNJ1+JAGGXoYLa+y6T0pU1GXSR7YiDd7W9QR9kX0nd4xjg&#10;ppWLOE6lwYbDQo0d7Woqb6dvo+Aw4rh9TvZDcbvu7l/nl/fPIiGlHufTdgXC0+T/w3/to1awiN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hVYT8cAAADd&#10;AAAADwAAAAAAAAAAAAAAAACqAgAAZHJzL2Rvd25yZXYueG1sUEsFBgAAAAAEAAQA+gAAAJ4DAAAA&#10;AA==&#10;">
                    <v:shape id="Picture 2" o:spid="_x0000_s1070" type="#_x0000_t75" style="position:absolute;width:68580;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VnZXDAAAA3QAAAA8AAABkcnMvZG93bnJldi54bWxET1trwjAUfh/4H8IRfNNEQSedUaQoKOjw&#10;MrbXQ3Nsi81JaaLW/frlQdjjx3efLVpbiTs1vnSsYThQIIgzZ0rONXyd1/0pCB+QDVaOScOTPCzm&#10;nbcZJsY9+Ej3U8hFDGGfoIYihDqR0mcFWfQDVxNH7uIaiyHCJpemwUcMt5UcKTWRFkuODQXWlBaU&#10;XU83q6HerrLP3yr9HvtDetv/7HZqn3ute912+QEiUBv+xS/3xmgYqfe4P76JT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hWdlcMAAADdAAAADwAAAAAAAAAAAAAAAACf&#10;AgAAZHJzL2Rvd25yZXYueG1sUEsFBgAAAAAEAAQA9wAAAI8DAAAAAA==&#10;">
                      <v:imagedata r:id="rId49" o:title="F1_F2"/>
                    </v:shape>
                    <v:shape id="ZoneTexte 3" o:spid="_x0000_s1071" type="#_x0000_t202" style="position:absolute;left:34188;top:64496;width:11738;height:40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pklccA&#10;AADdAAAADwAAAGRycy9kb3ducmV2LnhtbESPQUvDQBSE74L/YXlCL9JumoOxabdFLBVFejDtocdH&#10;9pkNZt+mu2sT/fWuIHgcZuYbZrUZbScu5EPrWMF8loEgrp1uuVFwPOym9yBCRNbYOSYFXxRgs76+&#10;WmGp3cBvdKliIxKEQ4kKTIx9KWWoDVkMM9cTJ+/deYsxSd9I7XFIcNvJPMvupMWW04LBnh4N1R/V&#10;p1XwbV4wnJ70eVGYbnvrh9d8XxVKTW7GhyWISGP8D/+1n7WCPCvm8PsmP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KZJXHAAAA3QAAAA8AAAAAAAAAAAAAAAAAmAIAAGRy&#10;cy9kb3ducmV2LnhtbFBLBQYAAAAABAAEAPUAAACMAwAAAAA=&#10;" fillcolor="#f0f0f0" stroked="f" strokeweight="2pt">
                      <v:textbox>
                        <w:txbxContent>
                          <w:p w:rsidR="002F03DE" w:rsidRDefault="002F03DE" w:rsidP="00F94AAE">
                            <w:pPr>
                              <w:pStyle w:val="NormalWeb"/>
                              <w:spacing w:before="0" w:beforeAutospacing="0" w:after="0" w:afterAutospacing="0"/>
                            </w:pPr>
                            <w:r>
                              <w:rPr>
                                <w:rFonts w:asciiTheme="minorHAnsi" w:hAnsi="Calibri" w:cstheme="minorBidi"/>
                                <w:color w:val="000000" w:themeColor="dark1"/>
                                <w:kern w:val="24"/>
                                <w:sz w:val="28"/>
                                <w:szCs w:val="28"/>
                              </w:rPr>
                              <w:t xml:space="preserve">Pu241 </w:t>
                            </w:r>
                            <w:r>
                              <w:rPr>
                                <w:rFonts w:asciiTheme="minorHAnsi" w:hAnsi="Calibri" w:cstheme="minorBidi"/>
                                <w:color w:val="000000" w:themeColor="dark1"/>
                                <w:kern w:val="24"/>
                                <w:sz w:val="28"/>
                                <w:szCs w:val="32"/>
                              </w:rPr>
                              <w:t>%</w:t>
                            </w:r>
                            <w:proofErr w:type="spellStart"/>
                            <w:r>
                              <w:rPr>
                                <w:rFonts w:asciiTheme="minorHAnsi" w:hAnsi="Calibri" w:cstheme="minorBidi"/>
                                <w:color w:val="000000" w:themeColor="dark1"/>
                                <w:kern w:val="24"/>
                                <w:sz w:val="28"/>
                                <w:szCs w:val="32"/>
                              </w:rPr>
                              <w:t>wt</w:t>
                            </w:r>
                            <w:proofErr w:type="spellEnd"/>
                          </w:p>
                        </w:txbxContent>
                      </v:textbox>
                    </v:shape>
                  </v:group>
                  <v:shape id="ZoneTexte 2" o:spid="_x0000_s1072" type="#_x0000_t202" style="position:absolute;left:291;top:28882;width:4611;height:10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kvMYA&#10;AADdAAAADwAAAGRycy9kb3ducmV2LnhtbESP0WrCQBRE3wX/YbmCL6VuGkqrqasUxVLQQqr9gEv2&#10;mgSzd+PuatK/dwsFH4eZOcPMl71pxJWcry0reJokIIgLq2suFfwcNo9TED4ga2wsk4Jf8rBcDAdz&#10;zLTt+Juu+1CKCGGfoYIqhDaT0hcVGfQT2xJH72idwRClK6V22EW4aWSaJC/SYM1xocKWVhUVp/3F&#10;KDh799Xt+ud8+4HF9IHXoWzymVLjUf/+BiJQH+7h//anVpAmryn8vY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vkvMYAAADdAAAADwAAAAAAAAAAAAAAAACYAgAAZHJz&#10;L2Rvd25yZXYueG1sUEsFBgAAAAAEAAQA9QAAAIsDAAAAAA==&#10;" fillcolor="#f0f0f0" stroked="f" strokeweight="2pt">
                    <v:textbox style="layout-flow:vertical;mso-layout-flow-alt:bottom-to-top">
                      <w:txbxContent>
                        <w:p w:rsidR="002F03DE" w:rsidRDefault="002F03DE" w:rsidP="00F94AAE">
                          <w:pPr>
                            <w:pStyle w:val="NormalWeb"/>
                            <w:spacing w:before="0" w:beforeAutospacing="0" w:after="0" w:afterAutospacing="0"/>
                          </w:pPr>
                          <w:r>
                            <w:rPr>
                              <w:rFonts w:asciiTheme="minorHAnsi" w:hAnsi="Calibri" w:cstheme="minorBidi"/>
                              <w:color w:val="000000" w:themeColor="dark1"/>
                              <w:kern w:val="24"/>
                              <w:sz w:val="28"/>
                              <w:szCs w:val="28"/>
                            </w:rPr>
                            <w:t xml:space="preserve">Pu240 </w:t>
                          </w:r>
                          <w:r>
                            <w:rPr>
                              <w:rFonts w:asciiTheme="minorHAnsi" w:hAnsi="Calibri" w:cstheme="minorBidi"/>
                              <w:color w:val="000000" w:themeColor="dark1"/>
                              <w:kern w:val="24"/>
                              <w:sz w:val="28"/>
                              <w:szCs w:val="32"/>
                            </w:rPr>
                            <w:t>%</w:t>
                          </w:r>
                          <w:proofErr w:type="spellStart"/>
                          <w:r>
                            <w:rPr>
                              <w:rFonts w:asciiTheme="minorHAnsi" w:hAnsi="Calibri" w:cstheme="minorBidi"/>
                              <w:color w:val="000000" w:themeColor="dark1"/>
                              <w:kern w:val="24"/>
                              <w:sz w:val="28"/>
                              <w:szCs w:val="32"/>
                            </w:rPr>
                            <w:t>wt</w:t>
                          </w:r>
                          <w:proofErr w:type="spellEnd"/>
                        </w:p>
                      </w:txbxContent>
                    </v:textbox>
                  </v:shape>
                </v:group>
                <v:shape id="Multiplier 2075" o:spid="_x0000_s1073" style="position:absolute;left:64985;top:53597;width:2569;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0z8YA&#10;AADdAAAADwAAAGRycy9kb3ducmV2LnhtbESPT2vCQBTE70K/w/IK3nQTwVaiq/iHiPWmreLxkX1N&#10;QrNvw+6qaT99t1DwOMzMb5jZojONuJHztWUF6TABQVxYXXOp4OM9H0xA+ICssbFMCr7Jw2L+1Jth&#10;pu2dD3Q7hlJECPsMFVQhtJmUvqjIoB/aljh6n9YZDFG6UmqH9wg3jRwlyYs0WHNcqLCldUXF1/Fq&#10;FOzTFZt88uaaVi43l9M+/9meU6X6z91yCiJQFx7h//ZOKxglr2P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10z8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2F03DE" w:rsidRDefault="002F03DE"/>
                    </w:txbxContent>
                  </v:textbox>
                </v:shape>
              </v:group>
            </w:pict>
          </mc:Fallback>
        </mc:AlternateContent>
      </w:r>
    </w:p>
    <w:p w:rsidR="00C52FF9" w:rsidRDefault="00C52FF9">
      <w:pPr>
        <w:rPr>
          <w:rFonts w:cs="Arial"/>
        </w:rPr>
      </w:pPr>
    </w:p>
    <w:p w:rsidR="00F74E2F" w:rsidRDefault="00F74E2F" w:rsidP="00F74E2F"/>
    <w:p w:rsidR="00306F38" w:rsidRDefault="00C22219" w:rsidP="0009465B">
      <w:pPr>
        <w:rPr>
          <w:rFonts w:cs="Arial"/>
        </w:rPr>
      </w:pPr>
      <w:r w:rsidRPr="00C22219">
        <w:rPr>
          <w:rFonts w:cs="Arial"/>
          <w:noProof/>
          <w:lang w:eastAsia="fr-FR"/>
        </w:rPr>
        <mc:AlternateContent>
          <mc:Choice Requires="wps">
            <w:drawing>
              <wp:anchor distT="0" distB="0" distL="114300" distR="114300" simplePos="0" relativeHeight="251789312" behindDoc="0" locked="0" layoutInCell="1" allowOverlap="1" wp14:anchorId="4A3D1022" wp14:editId="23A0B561">
                <wp:simplePos x="0" y="0"/>
                <wp:positionH relativeFrom="column">
                  <wp:posOffset>3695262</wp:posOffset>
                </wp:positionH>
                <wp:positionV relativeFrom="paragraph">
                  <wp:posOffset>3239960</wp:posOffset>
                </wp:positionV>
                <wp:extent cx="2087245" cy="359410"/>
                <wp:effectExtent l="0" t="571500" r="0" b="669290"/>
                <wp:wrapNone/>
                <wp:docPr id="317" name="Flèche droite 15"/>
                <wp:cNvGraphicFramePr/>
                <a:graphic xmlns:a="http://schemas.openxmlformats.org/drawingml/2006/main">
                  <a:graphicData uri="http://schemas.microsoft.com/office/word/2010/wordprocessingShape">
                    <wps:wsp>
                      <wps:cNvSpPr/>
                      <wps:spPr>
                        <a:xfrm rot="13305147">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90.95pt;margin-top:255.1pt;width:164.35pt;height:28.3pt;rotation:-9060191fd;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" adj="19740" fillcolor="#dfa7a6 [1621]" strokecolor="#bc4542 [3045]">
                <v:fill color2="#f5e4e4 [501]" rotate="t" angle="180" colors="0 #ffa2a1;22938f #ffbebd;1 #ffe5e5" focus="100%" type="gradient"/>
                <v:shadow on="t" color="black" opacity="24903f" origin=",.5" offset="0,.55556mm"/>
              </v:shape>
            </w:pict>
          </mc:Fallback>
        </mc:AlternateContent>
      </w:r>
      <w:r w:rsidR="00F74E2F" w:rsidRPr="00F74E2F">
        <w:rPr>
          <w:rFonts w:cs="Arial"/>
          <w:noProof/>
          <w:lang w:eastAsia="fr-FR"/>
        </w:rPr>
        <mc:AlternateContent>
          <mc:Choice Requires="wps">
            <w:drawing>
              <wp:anchor distT="0" distB="0" distL="114300" distR="114300" simplePos="0" relativeHeight="251783168" behindDoc="0" locked="0" layoutInCell="1" allowOverlap="1" wp14:anchorId="6F97024A" wp14:editId="0F3FC673">
                <wp:simplePos x="0" y="0"/>
                <wp:positionH relativeFrom="column">
                  <wp:posOffset>3337543</wp:posOffset>
                </wp:positionH>
                <wp:positionV relativeFrom="paragraph">
                  <wp:posOffset>4264037</wp:posOffset>
                </wp:positionV>
                <wp:extent cx="2087245" cy="359410"/>
                <wp:effectExtent l="57150" t="38100" r="84455" b="97790"/>
                <wp:wrapNone/>
                <wp:docPr id="14"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62.8pt;margin-top:335.75pt;width:164.35pt;height:28.3pt;rotation:180;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xWdwIAADI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" adj="19740" fillcolor="#a5d5e2 [1624]" strokecolor="#40a7c2 [3048]">
                <v:fill color2="#e4f2f6 [504]" rotate="t" angle="180" colors="0 #9eeaff;22938f #bbefff;1 #e4f9ff" focus="100%" type="gradient"/>
                <v:shadow on="t" color="black" opacity="24903f" origin=",.5" offset="0,.55556mm"/>
              </v:shape>
            </w:pict>
          </mc:Fallback>
        </mc:AlternateContent>
      </w:r>
      <w:r w:rsidR="00B226F9">
        <w:rPr>
          <w:noProof/>
          <w:lang w:eastAsia="fr-FR"/>
        </w:rPr>
        <mc:AlternateContent>
          <mc:Choice Requires="wps">
            <w:drawing>
              <wp:anchor distT="0" distB="0" distL="114300" distR="114300" simplePos="0" relativeHeight="251761664" behindDoc="0" locked="0" layoutInCell="1" allowOverlap="1" wp14:anchorId="24E8450B" wp14:editId="7DAD78B4">
                <wp:simplePos x="0" y="0"/>
                <wp:positionH relativeFrom="column">
                  <wp:posOffset>-102235</wp:posOffset>
                </wp:positionH>
                <wp:positionV relativeFrom="paragraph">
                  <wp:posOffset>5610860</wp:posOffset>
                </wp:positionV>
                <wp:extent cx="5950585" cy="635"/>
                <wp:effectExtent l="0" t="0" r="0" b="0"/>
                <wp:wrapNone/>
                <wp:docPr id="299" name="Zone de texte 299"/>
                <wp:cNvGraphicFramePr/>
                <a:graphic xmlns:a="http://schemas.openxmlformats.org/drawingml/2006/main">
                  <a:graphicData uri="http://schemas.microsoft.com/office/word/2010/wordprocessingShape">
                    <wps:wsp>
                      <wps:cNvSpPr txBox="1"/>
                      <wps:spPr>
                        <a:xfrm>
                          <a:off x="0" y="0"/>
                          <a:ext cx="5950585" cy="635"/>
                        </a:xfrm>
                        <a:prstGeom prst="rect">
                          <a:avLst/>
                        </a:prstGeom>
                        <a:solidFill>
                          <a:prstClr val="white"/>
                        </a:solidFill>
                        <a:ln>
                          <a:noFill/>
                        </a:ln>
                        <a:effectLst/>
                      </wps:spPr>
                      <wps:txbx>
                        <w:txbxContent>
                          <w:p w:rsidR="002F03DE" w:rsidRPr="00B00440" w:rsidRDefault="002F03DE" w:rsidP="00B226F9">
                            <w:pPr>
                              <w:pStyle w:val="Lgende"/>
                              <w:rPr>
                                <w:rFonts w:ascii="Arial" w:hAnsi="Arial" w:cs="Arial"/>
                                <w:sz w:val="20"/>
                                <w:szCs w:val="20"/>
                                <w:lang w:eastAsia="en-US"/>
                              </w:rPr>
                            </w:pPr>
                            <w:bookmarkStart w:id="233" w:name="_Ref397005351"/>
                            <w:r>
                              <w:t xml:space="preserve">Figure </w:t>
                            </w:r>
                            <w:r>
                              <w:fldChar w:fldCharType="begin"/>
                            </w:r>
                            <w:r>
                              <w:instrText xml:space="preserve"> SEQ Figure \* ARABIC </w:instrText>
                            </w:r>
                            <w:r>
                              <w:fldChar w:fldCharType="separate"/>
                            </w:r>
                            <w:r>
                              <w:rPr>
                                <w:noProof/>
                              </w:rPr>
                              <w:t>22</w:t>
                            </w:r>
                            <w:r>
                              <w:fldChar w:fldCharType="end"/>
                            </w:r>
                            <w:r>
                              <w:t> : Evolution du Pu240 et du Pu241 dans une pastille REP</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99" o:spid="_x0000_s1074" type="#_x0000_t202" style="position:absolute;margin-left:-8.05pt;margin-top:441.8pt;width:468.5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" stroked="f">
                <v:textbox style="mso-fit-shape-to-text:t" inset="0,0,0,0">
                  <w:txbxContent>
                    <w:p w:rsidR="002F03DE" w:rsidRPr="00B00440" w:rsidRDefault="002F03DE" w:rsidP="00B226F9">
                      <w:pPr>
                        <w:pStyle w:val="Lgende"/>
                        <w:rPr>
                          <w:rFonts w:ascii="Arial" w:hAnsi="Arial" w:cs="Arial"/>
                          <w:sz w:val="20"/>
                          <w:szCs w:val="20"/>
                          <w:lang w:eastAsia="en-US"/>
                        </w:rPr>
                      </w:pPr>
                      <w:bookmarkStart w:id="234" w:name="_Ref397005351"/>
                      <w:r>
                        <w:t xml:space="preserve">Figure </w:t>
                      </w:r>
                      <w:r>
                        <w:fldChar w:fldCharType="begin"/>
                      </w:r>
                      <w:r>
                        <w:instrText xml:space="preserve"> SEQ Figure \* ARABIC </w:instrText>
                      </w:r>
                      <w:r>
                        <w:fldChar w:fldCharType="separate"/>
                      </w:r>
                      <w:r>
                        <w:rPr>
                          <w:noProof/>
                        </w:rPr>
                        <w:t>22</w:t>
                      </w:r>
                      <w:r>
                        <w:fldChar w:fldCharType="end"/>
                      </w:r>
                      <w:r>
                        <w:t> : Evolution du Pu240 et du Pu241 dans une pastille REP</w:t>
                      </w:r>
                      <w:bookmarkEnd w:id="234"/>
                    </w:p>
                  </w:txbxContent>
                </v:textbox>
              </v:shape>
            </w:pict>
          </mc:Fallback>
        </mc:AlternateContent>
      </w:r>
      <w:r w:rsidR="00F15870">
        <w:rPr>
          <w:rFonts w:cs="Arial"/>
        </w:rPr>
        <w:br w:type="page"/>
      </w:r>
      <w:r w:rsidR="00F72DBA" w:rsidRPr="00F15870">
        <w:rPr>
          <w:rFonts w:cs="Arial"/>
          <w:noProof/>
          <w:lang w:eastAsia="fr-FR"/>
        </w:rPr>
        <w:lastRenderedPageBreak/>
        <mc:AlternateContent>
          <mc:Choice Requires="wpg">
            <w:drawing>
              <wp:anchor distT="0" distB="0" distL="114300" distR="114300" simplePos="0" relativeHeight="251774976" behindDoc="0" locked="0" layoutInCell="1" allowOverlap="1" wp14:anchorId="75A99615" wp14:editId="05EF89E9">
                <wp:simplePos x="0" y="0"/>
                <wp:positionH relativeFrom="column">
                  <wp:posOffset>-9146</wp:posOffset>
                </wp:positionH>
                <wp:positionV relativeFrom="paragraph">
                  <wp:posOffset>-543535</wp:posOffset>
                </wp:positionV>
                <wp:extent cx="5903595" cy="5781675"/>
                <wp:effectExtent l="0" t="0" r="1905" b="9525"/>
                <wp:wrapNone/>
                <wp:docPr id="2060" name="Groupe 9"/>
                <wp:cNvGraphicFramePr/>
                <a:graphic xmlns:a="http://schemas.openxmlformats.org/drawingml/2006/main">
                  <a:graphicData uri="http://schemas.microsoft.com/office/word/2010/wordprocessingGroup">
                    <wpg:wgp>
                      <wpg:cNvGrpSpPr/>
                      <wpg:grpSpPr>
                        <a:xfrm>
                          <a:off x="0" y="0"/>
                          <a:ext cx="5903595" cy="5781675"/>
                          <a:chOff x="0" y="0"/>
                          <a:chExt cx="6840000" cy="6840000"/>
                        </a:xfrm>
                      </wpg:grpSpPr>
                      <pic:pic xmlns:pic="http://schemas.openxmlformats.org/drawingml/2006/picture">
                        <pic:nvPicPr>
                          <pic:cNvPr id="2061" name="Picture 2" descr="D:\users\Nomade\Documents\projects\physor-smr-fbo\Fabien\Tâches REP 43000\F0_F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extLst>
                            <a:ext uri="{909E8E84-426E-40DD-AFC4-6F175D3DCCD1}">
                              <a14:hiddenFill xmlns:a14="http://schemas.microsoft.com/office/drawing/2010/main">
                                <a:solidFill>
                                  <a:srgbClr val="FFFFFF"/>
                                </a:solidFill>
                              </a14:hiddenFill>
                            </a:ext>
                          </a:extLst>
                        </pic:spPr>
                      </pic:pic>
                      <wps:wsp>
                        <wps:cNvPr id="2062" name="ZoneTexte 2"/>
                        <wps:cNvSpPr txBox="1"/>
                        <wps:spPr>
                          <a:xfrm>
                            <a:off x="10268" y="2774926"/>
                            <a:ext cx="442168" cy="1096804"/>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2F03DE" w:rsidRDefault="002F03DE" w:rsidP="00CE49B6">
                              <w:pPr>
                                <w:pStyle w:val="NormalWeb"/>
                                <w:spacing w:before="0" w:beforeAutospacing="0" w:after="0" w:afterAutospacing="0"/>
                              </w:pPr>
                              <w:r>
                                <w:rPr>
                                  <w:rFonts w:asciiTheme="minorHAnsi" w:hAnsi="Calibri" w:cstheme="minorBidi"/>
                                  <w:color w:val="000000" w:themeColor="dark1"/>
                                  <w:kern w:val="24"/>
                                  <w:sz w:val="28"/>
                                  <w:szCs w:val="28"/>
                                </w:rPr>
                                <w:t xml:space="preserve">Pu239 </w:t>
                              </w:r>
                              <w:r>
                                <w:rPr>
                                  <w:rFonts w:asciiTheme="minorHAnsi" w:hAnsi="Calibri" w:cstheme="minorBidi"/>
                                  <w:color w:val="000000" w:themeColor="dark1"/>
                                  <w:kern w:val="24"/>
                                  <w:sz w:val="28"/>
                                  <w:szCs w:val="32"/>
                                </w:rPr>
                                <w:t>%</w:t>
                              </w:r>
                              <w:proofErr w:type="spellStart"/>
                              <w:r>
                                <w:rPr>
                                  <w:rFonts w:asciiTheme="minorHAnsi" w:hAnsi="Calibri" w:cstheme="minorBidi"/>
                                  <w:color w:val="000000" w:themeColor="dark1"/>
                                  <w:kern w:val="24"/>
                                  <w:sz w:val="28"/>
                                  <w:szCs w:val="32"/>
                                </w:rPr>
                                <w:t>wt</w:t>
                              </w:r>
                              <w:proofErr w:type="spellEnd"/>
                            </w:p>
                          </w:txbxContent>
                        </wps:txbx>
                        <wps:bodyPr vert="vert270" wrap="none" rtlCol="0">
                          <a:noAutofit/>
                        </wps:bodyPr>
                      </wps:wsp>
                      <wps:wsp>
                        <wps:cNvPr id="2063" name="ZoneTexte 3"/>
                        <wps:cNvSpPr txBox="1"/>
                        <wps:spPr>
                          <a:xfrm>
                            <a:off x="3035217" y="6480158"/>
                            <a:ext cx="1180097" cy="359842"/>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2F03DE" w:rsidRDefault="002F03DE" w:rsidP="00CE49B6">
                              <w:pPr>
                                <w:pStyle w:val="NormalWeb"/>
                                <w:spacing w:before="0" w:beforeAutospacing="0" w:after="0" w:afterAutospacing="0"/>
                              </w:pPr>
                              <w:r>
                                <w:rPr>
                                  <w:rFonts w:asciiTheme="minorHAnsi" w:hAnsi="Calibri" w:cstheme="minorBidi"/>
                                  <w:color w:val="000000" w:themeColor="dark1"/>
                                  <w:kern w:val="24"/>
                                  <w:sz w:val="28"/>
                                  <w:szCs w:val="28"/>
                                </w:rPr>
                                <w:t xml:space="preserve">Pu240 </w:t>
                              </w:r>
                              <w:r>
                                <w:rPr>
                                  <w:rFonts w:asciiTheme="minorHAnsi" w:hAnsi="Calibri" w:cstheme="minorBidi"/>
                                  <w:color w:val="000000" w:themeColor="dark1"/>
                                  <w:kern w:val="24"/>
                                  <w:sz w:val="28"/>
                                  <w:szCs w:val="32"/>
                                </w:rPr>
                                <w:t>%</w:t>
                              </w:r>
                              <w:proofErr w:type="spellStart"/>
                              <w:r>
                                <w:rPr>
                                  <w:rFonts w:asciiTheme="minorHAnsi" w:hAnsi="Calibri" w:cstheme="minorBidi"/>
                                  <w:color w:val="000000" w:themeColor="dark1"/>
                                  <w:kern w:val="24"/>
                                  <w:sz w:val="28"/>
                                  <w:szCs w:val="32"/>
                                </w:rPr>
                                <w:t>wt</w:t>
                              </w:r>
                              <w:proofErr w:type="spellEnd"/>
                            </w:p>
                          </w:txbxContent>
                        </wps:txbx>
                        <wps:bodyPr wrap="none" rtlCol="0">
                          <a:noAutofit/>
                        </wps:bodyPr>
                      </wps:wsp>
                      <wps:wsp>
                        <wps:cNvPr id="2064" name="Multiplier 2064"/>
                        <wps:cNvSpPr/>
                        <wps:spPr>
                          <a:xfrm>
                            <a:off x="1338266" y="3698740"/>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F03DE" w:rsidRDefault="002F03DE" w:rsidP="00CE49B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9" o:spid="_x0000_s1075" style="position:absolute;margin-left:-.7pt;margin-top:-42.8pt;width:464.85pt;height:455.25pt;z-index:251774976;mso-position-horizontal-relative:text;mso-position-vertical-relative:text;mso-width-relative:margin;mso-height-relative:margin" coordsize="68400,68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">
                <v:shape id="Picture 2" o:spid="_x0000_s1076" type="#_x0000_t75" style="position:absolute;width:68400;height:68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1UrPIAAAA3QAAAA8AAABkcnMvZG93bnJldi54bWxEj09rwkAUxO9Cv8PyCr0U3UREanSVogji&#10;QWjag8dn9uWPzb6N2a0mfvpuoeBxmJnfMItVZ2pxpdZVlhXEowgEcWZ1xYWCr8/t8A2E88gaa8uk&#10;oCcHq+XTYIGJtjf+oGvqCxEg7BJUUHrfJFK6rCSDbmQb4uDltjXog2wLqVu8Bbip5TiKptJgxWGh&#10;xIbWJWXf6Y9RMHndyTxusvQw29v+fDlt+mN+V+rluXufg/DU+Uf4v73TCsbRNIa/N+EJy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ENVKzyAAAAN0AAAAPAAAAAAAAAAAA&#10;AAAAAJ8CAABkcnMvZG93bnJldi54bWxQSwUGAAAAAAQABAD3AAAAlAMAAAAA&#10;">
                  <v:imagedata r:id="rId51" o:title="F0_F1"/>
                </v:shape>
                <v:shape id="ZoneTexte 2" o:spid="_x0000_s1077" type="#_x0000_t202" style="position:absolute;left:102;top:27749;width:4422;height:10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yYcUA&#10;AADdAAAADwAAAGRycy9kb3ducmV2LnhtbESP0WrCQBRE34X+w3ILfRHdNBTR6CqlUilowaofcMle&#10;k9Ds3bi7mvj3riD4OMzMGWa26EwtLuR8ZVnB+zABQZxbXXGh4LD/HoxB+ICssbZMCq7kYTF/6c0w&#10;07blP7rsQiEihH2GCsoQmkxKn5dk0A9tQxy9o3UGQ5SukNphG+GmlmmSjKTBiuNCiQ19lZT/785G&#10;wcm733bTfWzXK8zHfV6Got5OlHp77T6nIAJ14Rl+tH+0gjQZpXB/E5+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nJhxQAAAN0AAAAPAAAAAAAAAAAAAAAAAJgCAABkcnMv&#10;ZG93bnJldi54bWxQSwUGAAAAAAQABAD1AAAAigMAAAAA&#10;" fillcolor="#f0f0f0" stroked="f" strokeweight="2pt">
                  <v:textbox style="layout-flow:vertical;mso-layout-flow-alt:bottom-to-top">
                    <w:txbxContent>
                      <w:p w:rsidR="002F03DE" w:rsidRDefault="002F03DE" w:rsidP="00CE49B6">
                        <w:pPr>
                          <w:pStyle w:val="NormalWeb"/>
                          <w:spacing w:before="0" w:beforeAutospacing="0" w:after="0" w:afterAutospacing="0"/>
                        </w:pPr>
                        <w:r>
                          <w:rPr>
                            <w:rFonts w:asciiTheme="minorHAnsi" w:hAnsi="Calibri" w:cstheme="minorBidi"/>
                            <w:color w:val="000000" w:themeColor="dark1"/>
                            <w:kern w:val="24"/>
                            <w:sz w:val="28"/>
                            <w:szCs w:val="28"/>
                          </w:rPr>
                          <w:t xml:space="preserve">Pu239 </w:t>
                        </w:r>
                        <w:r>
                          <w:rPr>
                            <w:rFonts w:asciiTheme="minorHAnsi" w:hAnsi="Calibri" w:cstheme="minorBidi"/>
                            <w:color w:val="000000" w:themeColor="dark1"/>
                            <w:kern w:val="24"/>
                            <w:sz w:val="28"/>
                            <w:szCs w:val="32"/>
                          </w:rPr>
                          <w:t>%</w:t>
                        </w:r>
                        <w:proofErr w:type="spellStart"/>
                        <w:r>
                          <w:rPr>
                            <w:rFonts w:asciiTheme="minorHAnsi" w:hAnsi="Calibri" w:cstheme="minorBidi"/>
                            <w:color w:val="000000" w:themeColor="dark1"/>
                            <w:kern w:val="24"/>
                            <w:sz w:val="28"/>
                            <w:szCs w:val="32"/>
                          </w:rPr>
                          <w:t>wt</w:t>
                        </w:r>
                        <w:proofErr w:type="spellEnd"/>
                      </w:p>
                    </w:txbxContent>
                  </v:textbox>
                </v:shape>
                <v:shape id="ZoneTexte 3" o:spid="_x0000_s1078" type="#_x0000_t202" style="position:absolute;left:30352;top:64801;width:11801;height:35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3JpMgA&#10;AADdAAAADwAAAGRycy9kb3ducmV2LnhtbESPQUsDMRSE74X+h/AKvRSbdYVW16altCgV8eDqweNj&#10;89ws3bysSdpd++uNIHgcZuYbZrUZbCvO5EPjWMH1PANBXDndcK3g/e3h6hZEiMgaW8ek4JsCbNbj&#10;0QoL7Xp+pXMZa5EgHApUYGLsCilDZchimLuOOHmfzluMSfpaao99gttW5lm2kBYbTgsGO9oZqo7l&#10;ySq4mCcMH4/6625p2v3M98/5S7lUajoZtvcgIg3xP/zXPmgFeba4gd836Qn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jcmkyAAAAN0AAAAPAAAAAAAAAAAAAAAAAJgCAABk&#10;cnMvZG93bnJldi54bWxQSwUGAAAAAAQABAD1AAAAjQMAAAAA&#10;" fillcolor="#f0f0f0" stroked="f" strokeweight="2pt">
                  <v:textbox>
                    <w:txbxContent>
                      <w:p w:rsidR="002F03DE" w:rsidRDefault="002F03DE" w:rsidP="00CE49B6">
                        <w:pPr>
                          <w:pStyle w:val="NormalWeb"/>
                          <w:spacing w:before="0" w:beforeAutospacing="0" w:after="0" w:afterAutospacing="0"/>
                        </w:pPr>
                        <w:r>
                          <w:rPr>
                            <w:rFonts w:asciiTheme="minorHAnsi" w:hAnsi="Calibri" w:cstheme="minorBidi"/>
                            <w:color w:val="000000" w:themeColor="dark1"/>
                            <w:kern w:val="24"/>
                            <w:sz w:val="28"/>
                            <w:szCs w:val="28"/>
                          </w:rPr>
                          <w:t xml:space="preserve">Pu240 </w:t>
                        </w:r>
                        <w:r>
                          <w:rPr>
                            <w:rFonts w:asciiTheme="minorHAnsi" w:hAnsi="Calibri" w:cstheme="minorBidi"/>
                            <w:color w:val="000000" w:themeColor="dark1"/>
                            <w:kern w:val="24"/>
                            <w:sz w:val="28"/>
                            <w:szCs w:val="32"/>
                          </w:rPr>
                          <w:t>%</w:t>
                        </w:r>
                        <w:proofErr w:type="spellStart"/>
                        <w:r>
                          <w:rPr>
                            <w:rFonts w:asciiTheme="minorHAnsi" w:hAnsi="Calibri" w:cstheme="minorBidi"/>
                            <w:color w:val="000000" w:themeColor="dark1"/>
                            <w:kern w:val="24"/>
                            <w:sz w:val="28"/>
                            <w:szCs w:val="32"/>
                          </w:rPr>
                          <w:t>wt</w:t>
                        </w:r>
                        <w:proofErr w:type="spellEnd"/>
                      </w:p>
                    </w:txbxContent>
                  </v:textbox>
                </v:shape>
                <v:shape id="Multiplier 2064" o:spid="_x0000_s1079" style="position:absolute;left:13382;top:36987;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hHicYA&#10;AADdAAAADwAAAGRycy9kb3ducmV2LnhtbESPQWvCQBSE7wX/w/KE3uomUkRSN0FbUtRbrRaPj+wz&#10;CWbfht2tRn99t1DocZiZb5hFMZhOXMj51rKCdJKAIK6sbrlWsP8sn+YgfEDW2FkmBTfyUOSjhwVm&#10;2l75gy67UIsIYZ+hgiaEPpPSVw0Z9BPbE0fvZJ3BEKWrpXZ4jXDTyWmSzKTBluNCgz29NlSdd99G&#10;wTZdsSnnG9f1cvl2PGzL+/tXqtTjeFi+gAg0hP/wX3utFUyT2TP8volP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hHic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2F03DE" w:rsidRDefault="002F03DE" w:rsidP="00CE49B6"/>
                    </w:txbxContent>
                  </v:textbox>
                </v:shape>
              </v:group>
            </w:pict>
          </mc:Fallback>
        </mc:AlternateContent>
      </w:r>
      <w:r w:rsidRPr="00C22219">
        <w:rPr>
          <w:rFonts w:cs="Arial"/>
          <w:noProof/>
          <w:lang w:eastAsia="fr-FR"/>
        </w:rPr>
        <mc:AlternateContent>
          <mc:Choice Requires="wps">
            <w:drawing>
              <wp:anchor distT="0" distB="0" distL="114300" distR="114300" simplePos="0" relativeHeight="251797504" behindDoc="0" locked="0" layoutInCell="1" allowOverlap="1" wp14:anchorId="2764974F" wp14:editId="590D7E0D">
                <wp:simplePos x="0" y="0"/>
                <wp:positionH relativeFrom="column">
                  <wp:posOffset>1346030</wp:posOffset>
                </wp:positionH>
                <wp:positionV relativeFrom="paragraph">
                  <wp:posOffset>3003850</wp:posOffset>
                </wp:positionV>
                <wp:extent cx="2087245" cy="359410"/>
                <wp:effectExtent l="0" t="400050" r="0" b="440690"/>
                <wp:wrapNone/>
                <wp:docPr id="1037" name="Flèche droite 15"/>
                <wp:cNvGraphicFramePr/>
                <a:graphic xmlns:a="http://schemas.openxmlformats.org/drawingml/2006/main">
                  <a:graphicData uri="http://schemas.microsoft.com/office/word/2010/wordprocessingShape">
                    <wps:wsp>
                      <wps:cNvSpPr/>
                      <wps:spPr>
                        <a:xfrm rot="1544752">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106pt;margin-top:236.5pt;width:164.35pt;height:28.3pt;rotation:1687281fd;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r w:rsidR="00CE49B6">
        <w:rPr>
          <w:noProof/>
          <w:lang w:eastAsia="fr-FR"/>
        </w:rPr>
        <mc:AlternateContent>
          <mc:Choice Requires="wps">
            <w:drawing>
              <wp:anchor distT="0" distB="0" distL="114300" distR="114300" simplePos="0" relativeHeight="251781120" behindDoc="0" locked="0" layoutInCell="1" allowOverlap="1" wp14:anchorId="0D7AAA33" wp14:editId="35E01B6D">
                <wp:simplePos x="0" y="0"/>
                <wp:positionH relativeFrom="column">
                  <wp:posOffset>-4445</wp:posOffset>
                </wp:positionH>
                <wp:positionV relativeFrom="paragraph">
                  <wp:posOffset>5300980</wp:posOffset>
                </wp:positionV>
                <wp:extent cx="5903595" cy="635"/>
                <wp:effectExtent l="0" t="0" r="0" b="0"/>
                <wp:wrapNone/>
                <wp:docPr id="313" name="Zone de texte 313"/>
                <wp:cNvGraphicFramePr/>
                <a:graphic xmlns:a="http://schemas.openxmlformats.org/drawingml/2006/main">
                  <a:graphicData uri="http://schemas.microsoft.com/office/word/2010/wordprocessingShape">
                    <wps:wsp>
                      <wps:cNvSpPr txBox="1"/>
                      <wps:spPr>
                        <a:xfrm>
                          <a:off x="0" y="0"/>
                          <a:ext cx="5903595" cy="635"/>
                        </a:xfrm>
                        <a:prstGeom prst="rect">
                          <a:avLst/>
                        </a:prstGeom>
                        <a:solidFill>
                          <a:prstClr val="white"/>
                        </a:solidFill>
                        <a:ln>
                          <a:noFill/>
                        </a:ln>
                        <a:effectLst/>
                      </wps:spPr>
                      <wps:txbx>
                        <w:txbxContent>
                          <w:p w:rsidR="002F03DE" w:rsidRPr="0094339F" w:rsidRDefault="002F03DE" w:rsidP="00CE49B6">
                            <w:pPr>
                              <w:pStyle w:val="Lgende"/>
                              <w:rPr>
                                <w:rFonts w:ascii="Arial" w:hAnsi="Arial" w:cs="Times New Roman"/>
                                <w:noProof/>
                                <w:sz w:val="20"/>
                                <w:szCs w:val="20"/>
                                <w:lang w:eastAsia="en-US"/>
                              </w:rPr>
                            </w:pPr>
                            <w:bookmarkStart w:id="235" w:name="_Ref397005337"/>
                            <w:r>
                              <w:t xml:space="preserve">Figure </w:t>
                            </w:r>
                            <w:r>
                              <w:fldChar w:fldCharType="begin"/>
                            </w:r>
                            <w:r>
                              <w:instrText xml:space="preserve"> SEQ Figure \* ARABIC </w:instrText>
                            </w:r>
                            <w:r>
                              <w:fldChar w:fldCharType="separate"/>
                            </w:r>
                            <w:r>
                              <w:rPr>
                                <w:noProof/>
                              </w:rPr>
                              <w:t>23</w:t>
                            </w:r>
                            <w:r>
                              <w:fldChar w:fldCharType="end"/>
                            </w:r>
                            <w:r>
                              <w:t> : Evolution du Pu239 et du Pu240 dans une pastille REP</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13" o:spid="_x0000_s1080" type="#_x0000_t202" style="position:absolute;margin-left:-.35pt;margin-top:417.4pt;width:464.8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" stroked="f">
                <v:textbox style="mso-fit-shape-to-text:t" inset="0,0,0,0">
                  <w:txbxContent>
                    <w:p w:rsidR="002F03DE" w:rsidRPr="0094339F" w:rsidRDefault="002F03DE" w:rsidP="00CE49B6">
                      <w:pPr>
                        <w:pStyle w:val="Lgende"/>
                        <w:rPr>
                          <w:rFonts w:ascii="Arial" w:hAnsi="Arial" w:cs="Times New Roman"/>
                          <w:noProof/>
                          <w:sz w:val="20"/>
                          <w:szCs w:val="20"/>
                          <w:lang w:eastAsia="en-US"/>
                        </w:rPr>
                      </w:pPr>
                      <w:bookmarkStart w:id="236" w:name="_Ref397005337"/>
                      <w:r>
                        <w:t xml:space="preserve">Figure </w:t>
                      </w:r>
                      <w:r>
                        <w:fldChar w:fldCharType="begin"/>
                      </w:r>
                      <w:r>
                        <w:instrText xml:space="preserve"> SEQ Figure \* ARABIC </w:instrText>
                      </w:r>
                      <w:r>
                        <w:fldChar w:fldCharType="separate"/>
                      </w:r>
                      <w:r>
                        <w:rPr>
                          <w:noProof/>
                        </w:rPr>
                        <w:t>23</w:t>
                      </w:r>
                      <w:r>
                        <w:fldChar w:fldCharType="end"/>
                      </w:r>
                      <w:r>
                        <w:t> : Evolution du Pu239 et du Pu240 dans une pastille REP</w:t>
                      </w:r>
                      <w:bookmarkEnd w:id="236"/>
                    </w:p>
                  </w:txbxContent>
                </v:textbox>
              </v:shape>
            </w:pict>
          </mc:Fallback>
        </mc:AlternateContent>
      </w:r>
      <w:r w:rsidR="00CE49B6">
        <w:rPr>
          <w:noProof/>
        </w:rPr>
        <w:t xml:space="preserve"> </w:t>
      </w:r>
      <w:r w:rsidR="00C52FF9">
        <w:rPr>
          <w:rFonts w:cs="Arial"/>
        </w:rPr>
        <w:br w:type="page"/>
      </w:r>
    </w:p>
    <w:p w:rsidR="00532ECE" w:rsidRDefault="00532ECE" w:rsidP="00943CAC">
      <w:pPr>
        <w:pStyle w:val="Titre"/>
        <w:rPr>
          <w:rFonts w:cs="Arial"/>
        </w:rPr>
      </w:pPr>
      <w:r w:rsidRPr="00394A23">
        <w:rPr>
          <w:rFonts w:cs="Arial"/>
        </w:rPr>
        <w:lastRenderedPageBreak/>
        <w:t>References</w:t>
      </w:r>
    </w:p>
    <w:p w:rsidR="00FA2EB2" w:rsidRPr="00104FA7" w:rsidRDefault="00FA2EB2" w:rsidP="00104FA7">
      <w:pPr>
        <w:spacing w:after="60"/>
        <w:rPr>
          <w:highlight w:val="yellow"/>
        </w:rPr>
      </w:pPr>
      <w:bookmarkStart w:id="237" w:name="_Ref280172582"/>
    </w:p>
    <w:p w:rsidR="00CF723D" w:rsidRPr="00DC776D" w:rsidRDefault="00CF723D" w:rsidP="00104FA7">
      <w:pPr>
        <w:numPr>
          <w:ilvl w:val="0"/>
          <w:numId w:val="3"/>
        </w:numPr>
        <w:spacing w:after="120"/>
        <w:ind w:left="1077" w:hanging="510"/>
        <w:rPr>
          <w:rFonts w:cs="Arial"/>
          <w:snapToGrid w:val="0"/>
          <w:lang w:val="it-IT"/>
        </w:rPr>
      </w:pPr>
      <w:bookmarkStart w:id="238" w:name="_Ref396753419"/>
      <w:r w:rsidRPr="00104FA7">
        <w:rPr>
          <w:rFonts w:cs="Arial"/>
          <w:i/>
          <w:snapToGrid w:val="0"/>
          <w:lang w:val="it-IT"/>
        </w:rPr>
        <w:t>Status of Small and Medium Sized Reactor Designs</w:t>
      </w:r>
      <w:r w:rsidRPr="00104FA7">
        <w:rPr>
          <w:rFonts w:cs="Arial"/>
          <w:snapToGrid w:val="0"/>
          <w:lang w:val="it-IT"/>
        </w:rPr>
        <w:t>, AIEA, September 2011</w:t>
      </w:r>
      <w:r w:rsidRPr="00104FA7">
        <w:rPr>
          <w:rFonts w:cs="Arial"/>
          <w:snapToGrid w:val="0"/>
          <w:lang w:val="it-IT"/>
        </w:rPr>
        <w:br/>
        <w:t xml:space="preserve">Site web : </w:t>
      </w:r>
      <w:r w:rsidR="002F03DE">
        <w:fldChar w:fldCharType="begin"/>
      </w:r>
      <w:r w:rsidR="002F03DE" w:rsidRPr="00C71475">
        <w:rPr>
          <w:lang w:val="en-US"/>
        </w:rPr>
        <w:instrText xml:space="preserve"> HYPERLINK "http://www.iaea.org/NuclearPower/Downloads/Technology/files/SMR-booklet.pdf" </w:instrText>
      </w:r>
      <w:r w:rsidR="002F03DE">
        <w:fldChar w:fldCharType="separate"/>
      </w:r>
      <w:r w:rsidRPr="00104FA7">
        <w:rPr>
          <w:rStyle w:val="Lienhypertexte"/>
          <w:lang w:val="it-IT"/>
        </w:rPr>
        <w:t>http://www.iaea.org/NuclearPower/Downloads/Technology/files/SMR-booklet.pdf</w:t>
      </w:r>
      <w:r w:rsidR="002F03DE">
        <w:rPr>
          <w:rStyle w:val="Lienhypertexte"/>
          <w:lang w:val="it-IT"/>
        </w:rPr>
        <w:fldChar w:fldCharType="end"/>
      </w:r>
      <w:bookmarkEnd w:id="238"/>
      <w:r w:rsidRPr="00CF723D">
        <w:rPr>
          <w:lang w:val="it-IT"/>
        </w:rPr>
        <w:t xml:space="preserve"> </w:t>
      </w:r>
    </w:p>
    <w:p w:rsidR="00394A23" w:rsidRPr="00394A23" w:rsidRDefault="00394A23" w:rsidP="00394A23">
      <w:pPr>
        <w:numPr>
          <w:ilvl w:val="0"/>
          <w:numId w:val="3"/>
        </w:numPr>
        <w:ind w:left="1077" w:hanging="510"/>
        <w:rPr>
          <w:rFonts w:cs="Arial"/>
          <w:snapToGrid w:val="0"/>
          <w:lang w:val="it-IT"/>
        </w:rPr>
      </w:pPr>
      <w:r w:rsidRPr="00394A23">
        <w:rPr>
          <w:lang w:val="it-IT"/>
        </w:rPr>
        <w:t>Projet SMR Antares</w:t>
      </w:r>
    </w:p>
    <w:p w:rsidR="00F4726D" w:rsidRPr="00104FA7" w:rsidRDefault="00394A23" w:rsidP="00394A23">
      <w:pPr>
        <w:spacing w:after="120"/>
        <w:ind w:left="1077"/>
        <w:rPr>
          <w:rFonts w:cs="Arial"/>
          <w:snapToGrid w:val="0"/>
          <w:lang w:val="it-IT"/>
        </w:rPr>
      </w:pPr>
      <w:r w:rsidRPr="00394A23">
        <w:rPr>
          <w:lang w:val="it-IT"/>
        </w:rPr>
        <w:t>Site web:</w:t>
      </w:r>
      <w:r w:rsidR="00F4726D" w:rsidRPr="00394A23">
        <w:rPr>
          <w:lang w:val="it-IT"/>
        </w:rPr>
        <w:t xml:space="preserve"> </w:t>
      </w:r>
      <w:hyperlink r:id="rId52" w:anchor="/-2/" w:history="1">
        <w:r w:rsidR="00F4726D" w:rsidRPr="00104FA7">
          <w:rPr>
            <w:rStyle w:val="Lienhypertexte"/>
            <w:lang w:val="it-IT"/>
          </w:rPr>
          <w:t>http://www.areva.com/mediatheque/liblocal/docs/activites/reacteurs-services/reacteurs/pdf-plaq-antares-va/index.html#/-2/</w:t>
        </w:r>
      </w:hyperlink>
    </w:p>
    <w:p w:rsidR="00394A23" w:rsidRPr="00394A23" w:rsidRDefault="00394A23" w:rsidP="00394A23">
      <w:pPr>
        <w:numPr>
          <w:ilvl w:val="0"/>
          <w:numId w:val="3"/>
        </w:numPr>
        <w:ind w:left="1077" w:hanging="510"/>
        <w:rPr>
          <w:rFonts w:cs="Arial"/>
          <w:snapToGrid w:val="0"/>
          <w:lang w:val="it-IT"/>
        </w:rPr>
      </w:pPr>
      <w:r>
        <w:t xml:space="preserve">Projet </w:t>
      </w:r>
      <w:proofErr w:type="spellStart"/>
      <w:r>
        <w:t>Flexblue</w:t>
      </w:r>
      <w:proofErr w:type="spellEnd"/>
    </w:p>
    <w:p w:rsidR="00F4726D" w:rsidRPr="00394A23" w:rsidRDefault="00394A23" w:rsidP="00394A23">
      <w:pPr>
        <w:spacing w:after="120"/>
        <w:ind w:left="1077"/>
        <w:rPr>
          <w:rFonts w:cs="Arial"/>
          <w:snapToGrid w:val="0"/>
          <w:lang w:val="it-IT"/>
        </w:rPr>
      </w:pPr>
      <w:r>
        <w:rPr>
          <w:rFonts w:cs="Arial"/>
          <w:snapToGrid w:val="0"/>
          <w:lang w:val="it-IT"/>
        </w:rPr>
        <w:t>Site web</w:t>
      </w:r>
      <w:r w:rsidRPr="00394A23">
        <w:rPr>
          <w:rFonts w:cs="Arial"/>
          <w:snapToGrid w:val="0"/>
          <w:lang w:val="it-IT"/>
        </w:rPr>
        <w:t>:</w:t>
      </w:r>
      <w:hyperlink r:id="rId53" w:history="1">
        <w:r w:rsidR="00F4726D" w:rsidRPr="00394A23">
          <w:rPr>
            <w:rStyle w:val="Lienhypertexte"/>
            <w:lang w:val="it-IT"/>
          </w:rPr>
          <w:t>http://fr.dcnsgroup.com/wp-content/uploads/2012/07/0907_DCNS_1207072_FLEXBLUE_FR.pdf</w:t>
        </w:r>
      </w:hyperlink>
    </w:p>
    <w:p w:rsidR="00394A23" w:rsidRPr="00394A23" w:rsidRDefault="00394A23" w:rsidP="00394A23">
      <w:pPr>
        <w:numPr>
          <w:ilvl w:val="0"/>
          <w:numId w:val="3"/>
        </w:numPr>
        <w:ind w:left="1077" w:hanging="510"/>
        <w:rPr>
          <w:lang w:val="it-IT"/>
        </w:rPr>
      </w:pPr>
      <w:r w:rsidRPr="00394A23">
        <w:rPr>
          <w:lang w:val="en-US"/>
        </w:rPr>
        <w:t xml:space="preserve">Small nuclear reactor for </w:t>
      </w:r>
      <w:r>
        <w:rPr>
          <w:lang w:val="en-US"/>
        </w:rPr>
        <w:t>power and icebreaking</w:t>
      </w:r>
    </w:p>
    <w:p w:rsidR="00F4726D" w:rsidRPr="00394A23" w:rsidRDefault="00394A23" w:rsidP="00394A23">
      <w:pPr>
        <w:spacing w:after="120"/>
        <w:ind w:left="1077"/>
        <w:rPr>
          <w:lang w:val="it-IT"/>
        </w:rPr>
      </w:pPr>
      <w:r>
        <w:rPr>
          <w:lang w:val="it-IT"/>
        </w:rPr>
        <w:t xml:space="preserve">Site web: </w:t>
      </w:r>
      <w:hyperlink r:id="rId54" w:history="1">
        <w:r w:rsidR="00987451" w:rsidRPr="00394A23">
          <w:rPr>
            <w:rStyle w:val="Lienhypertexte"/>
            <w:lang w:val="it-IT"/>
          </w:rPr>
          <w:t>http://www.world-nuclear-news.org/NN_Small_nuclear_reactors_for_power_and_icebreaking_0710112.html</w:t>
        </w:r>
      </w:hyperlink>
      <w:r w:rsidR="00987451" w:rsidRPr="00394A23">
        <w:rPr>
          <w:lang w:val="it-IT"/>
        </w:rPr>
        <w:t xml:space="preserve"> </w:t>
      </w:r>
    </w:p>
    <w:p w:rsidR="00394A23" w:rsidRPr="00394A23" w:rsidRDefault="00394A23" w:rsidP="00394A23">
      <w:pPr>
        <w:numPr>
          <w:ilvl w:val="0"/>
          <w:numId w:val="3"/>
        </w:numPr>
        <w:ind w:left="1077" w:hanging="510"/>
        <w:rPr>
          <w:lang w:val="it-IT"/>
        </w:rPr>
      </w:pPr>
      <w:r>
        <w:t>Procédé de traitement PUREX</w:t>
      </w:r>
    </w:p>
    <w:p w:rsidR="004076CE" w:rsidRPr="00394A23" w:rsidRDefault="00FB6F0E" w:rsidP="00394A23">
      <w:pPr>
        <w:spacing w:after="120"/>
        <w:ind w:left="1077"/>
        <w:rPr>
          <w:lang w:val="it-IT"/>
        </w:rPr>
      </w:pPr>
      <w:r>
        <w:rPr>
          <w:lang w:val="it-IT"/>
        </w:rPr>
        <w:t xml:space="preserve">Site web: </w:t>
      </w:r>
      <w:hyperlink r:id="rId55" w:history="1">
        <w:r w:rsidR="004076CE" w:rsidRPr="00394A23">
          <w:rPr>
            <w:rStyle w:val="Lienhypertexte"/>
            <w:lang w:val="it-IT"/>
          </w:rPr>
          <w:t>http://www.cea.fr/content/download/80052/1536000/file/Proc%C3%A9d%C3%A9-PUREX.pdf</w:t>
        </w:r>
      </w:hyperlink>
    </w:p>
    <w:p w:rsidR="00BA644C" w:rsidRPr="00394A23" w:rsidRDefault="004076CE" w:rsidP="00104FA7">
      <w:pPr>
        <w:numPr>
          <w:ilvl w:val="0"/>
          <w:numId w:val="3"/>
        </w:numPr>
        <w:spacing w:after="120"/>
        <w:ind w:left="1077" w:hanging="510"/>
        <w:rPr>
          <w:rFonts w:cs="Arial"/>
          <w:snapToGrid w:val="0"/>
          <w:lang w:val="it-IT"/>
        </w:rPr>
      </w:pPr>
      <w:bookmarkStart w:id="239" w:name="_Ref396946892"/>
      <w:bookmarkEnd w:id="237"/>
      <w:r w:rsidRPr="00394A23">
        <w:rPr>
          <w:rFonts w:cs="Arial"/>
          <w:i/>
          <w:snapToGrid w:val="0"/>
          <w:lang w:val="it-IT"/>
        </w:rPr>
        <w:t xml:space="preserve">Advanced 4S </w:t>
      </w:r>
      <w:r w:rsidR="00FD366B" w:rsidRPr="00394A23">
        <w:rPr>
          <w:rFonts w:cs="Arial"/>
          <w:i/>
          <w:snapToGrid w:val="0"/>
          <w:lang w:val="it-IT"/>
        </w:rPr>
        <w:t>(Super Safe, Small and Simple) L</w:t>
      </w:r>
      <w:r w:rsidRPr="00394A23">
        <w:rPr>
          <w:rFonts w:cs="Arial"/>
          <w:i/>
          <w:snapToGrid w:val="0"/>
          <w:lang w:val="it-IT"/>
        </w:rPr>
        <w:t>MR</w:t>
      </w:r>
      <w:r w:rsidRPr="00394A23">
        <w:rPr>
          <w:rFonts w:cs="Arial"/>
          <w:snapToGrid w:val="0"/>
          <w:lang w:val="it-IT"/>
        </w:rPr>
        <w:t xml:space="preserve">,  A. Minato and N. Handa, </w:t>
      </w:r>
      <w:r w:rsidR="00A11485" w:rsidRPr="00394A23">
        <w:rPr>
          <w:rFonts w:cs="Arial"/>
          <w:snapToGrid w:val="0"/>
          <w:lang w:val="it-IT"/>
        </w:rPr>
        <w:br/>
        <w:t>Ré</w:t>
      </w:r>
      <w:r w:rsidRPr="00394A23">
        <w:rPr>
          <w:rFonts w:cs="Arial"/>
          <w:snapToGrid w:val="0"/>
          <w:lang w:val="it-IT"/>
        </w:rPr>
        <w:t>f</w:t>
      </w:r>
      <w:r w:rsidR="00C3390D" w:rsidRPr="00394A23">
        <w:rPr>
          <w:rFonts w:cs="Arial"/>
          <w:snapToGrid w:val="0"/>
          <w:lang w:val="it-IT"/>
        </w:rPr>
        <w:t>é</w:t>
      </w:r>
      <w:r w:rsidRPr="00394A23">
        <w:rPr>
          <w:rFonts w:cs="Arial"/>
          <w:snapToGrid w:val="0"/>
          <w:lang w:val="it-IT"/>
        </w:rPr>
        <w:t>rence interne XA0056275</w:t>
      </w:r>
      <w:bookmarkEnd w:id="239"/>
    </w:p>
    <w:p w:rsidR="00BA644C" w:rsidRPr="00104FA7" w:rsidRDefault="00BA644C" w:rsidP="00104FA7">
      <w:pPr>
        <w:numPr>
          <w:ilvl w:val="0"/>
          <w:numId w:val="3"/>
        </w:numPr>
        <w:spacing w:after="120"/>
        <w:ind w:left="1077" w:hanging="510"/>
        <w:rPr>
          <w:rFonts w:cs="Arial"/>
          <w:snapToGrid w:val="0"/>
          <w:lang w:val="it-IT"/>
        </w:rPr>
      </w:pPr>
      <w:bookmarkStart w:id="240" w:name="_Ref396762427"/>
      <w:r w:rsidRPr="00104FA7">
        <w:rPr>
          <w:rFonts w:cs="Arial"/>
          <w:i/>
          <w:snapToGrid w:val="0"/>
          <w:lang w:val="it-IT"/>
        </w:rPr>
        <w:t>Méthodologie d’optimisation d’un cœur de réacteur à neutrons rapides, application à l’identification de solutions (combustible, cœur, système) permettant des performances accrues</w:t>
      </w:r>
      <w:r w:rsidRPr="00104FA7">
        <w:rPr>
          <w:rFonts w:cs="Arial"/>
          <w:snapToGrid w:val="0"/>
          <w:lang w:val="it-IT"/>
        </w:rPr>
        <w:tab/>
        <w:t>, Thèse CEA, Réf. tel-00660567, JJ.X. Ingremeau, Janvier 2012</w:t>
      </w:r>
      <w:bookmarkEnd w:id="240"/>
    </w:p>
    <w:p w:rsidR="00BA644C" w:rsidRPr="00104FA7" w:rsidRDefault="00BA644C" w:rsidP="00104FA7">
      <w:pPr>
        <w:numPr>
          <w:ilvl w:val="0"/>
          <w:numId w:val="3"/>
        </w:numPr>
        <w:spacing w:after="120"/>
        <w:ind w:left="1077" w:hanging="510"/>
        <w:rPr>
          <w:lang w:val="en-US"/>
        </w:rPr>
      </w:pPr>
      <w:bookmarkStart w:id="241" w:name="_Ref396947021"/>
      <w:r w:rsidRPr="00104FA7">
        <w:rPr>
          <w:rFonts w:cs="Arial"/>
          <w:i/>
          <w:snapToGrid w:val="0"/>
          <w:lang w:val="it-IT"/>
        </w:rPr>
        <w:t>NDA Plutonium Options</w:t>
      </w:r>
      <w:r w:rsidRPr="00104FA7">
        <w:rPr>
          <w:rFonts w:cs="Arial"/>
          <w:snapToGrid w:val="0"/>
          <w:lang w:val="it-IT"/>
        </w:rPr>
        <w:t xml:space="preserve"> - For comment: August 2008 - October 2008</w:t>
      </w:r>
      <w:r w:rsidRPr="00104FA7">
        <w:rPr>
          <w:rFonts w:cs="Arial"/>
          <w:snapToGrid w:val="0"/>
          <w:lang w:val="it-IT"/>
        </w:rPr>
        <w:tab/>
        <w:t>, NDA</w:t>
      </w:r>
      <w:bookmarkEnd w:id="241"/>
    </w:p>
    <w:p w:rsidR="00BA644C" w:rsidRPr="00BA644C" w:rsidRDefault="00BA644C" w:rsidP="00104FA7">
      <w:pPr>
        <w:numPr>
          <w:ilvl w:val="0"/>
          <w:numId w:val="3"/>
        </w:numPr>
        <w:spacing w:after="120"/>
        <w:ind w:left="1077" w:hanging="510"/>
        <w:rPr>
          <w:lang w:val="en-US"/>
        </w:rPr>
      </w:pPr>
      <w:bookmarkStart w:id="242" w:name="_Ref396947023"/>
      <w:r w:rsidRPr="00BA644C">
        <w:rPr>
          <w:rFonts w:cs="Arial"/>
          <w:snapToGrid w:val="0"/>
          <w:lang w:val="it-IT"/>
        </w:rPr>
        <w:t>General solution of Bateman equations for nuclear transmutations, J.Cetnar,</w:t>
      </w:r>
      <w:r w:rsidR="00FE384D">
        <w:rPr>
          <w:rFonts w:cs="Arial"/>
          <w:snapToGrid w:val="0"/>
          <w:lang w:val="it-IT"/>
        </w:rPr>
        <w:t xml:space="preserve"> January 2006, annals of Nuclear Energy</w:t>
      </w:r>
      <w:bookmarkEnd w:id="242"/>
    </w:p>
    <w:p w:rsidR="00394A23" w:rsidRPr="00394A23" w:rsidRDefault="00394A23" w:rsidP="00394A23">
      <w:pPr>
        <w:numPr>
          <w:ilvl w:val="0"/>
          <w:numId w:val="3"/>
        </w:numPr>
        <w:ind w:left="1077" w:hanging="510"/>
        <w:rPr>
          <w:lang w:val="en-US"/>
        </w:rPr>
      </w:pPr>
      <w:bookmarkStart w:id="243" w:name="_Ref396951309"/>
      <w:r>
        <w:rPr>
          <w:lang w:val="en-US"/>
        </w:rPr>
        <w:t>Java based nuclear data information system</w:t>
      </w:r>
      <w:bookmarkEnd w:id="243"/>
    </w:p>
    <w:p w:rsidR="00BA644C" w:rsidRPr="003145E0" w:rsidRDefault="002F03DE" w:rsidP="00394A23">
      <w:pPr>
        <w:spacing w:after="120"/>
        <w:ind w:left="1077"/>
        <w:rPr>
          <w:lang w:val="en-US"/>
        </w:rPr>
      </w:pPr>
      <w:hyperlink r:id="rId56" w:history="1">
        <w:r w:rsidR="00BA644C" w:rsidRPr="00EA0196">
          <w:rPr>
            <w:rStyle w:val="Lienhypertexte"/>
            <w:lang w:val="en-US"/>
          </w:rPr>
          <w:t>http://www.oecd-nea.org/Janis/</w:t>
        </w:r>
      </w:hyperlink>
    </w:p>
    <w:p w:rsidR="00394A23" w:rsidRPr="00394A23" w:rsidRDefault="00394A23" w:rsidP="00394A23">
      <w:pPr>
        <w:numPr>
          <w:ilvl w:val="0"/>
          <w:numId w:val="3"/>
        </w:numPr>
        <w:ind w:left="1077" w:hanging="510"/>
        <w:rPr>
          <w:lang w:val="en-US"/>
        </w:rPr>
      </w:pPr>
      <w:r>
        <w:rPr>
          <w:lang w:val="en-US"/>
        </w:rPr>
        <w:t>National data nuclear center</w:t>
      </w:r>
    </w:p>
    <w:p w:rsidR="00BA644C" w:rsidRPr="00394A23" w:rsidRDefault="002F03DE" w:rsidP="00394A23">
      <w:pPr>
        <w:spacing w:after="120"/>
        <w:ind w:left="1077"/>
        <w:rPr>
          <w:lang w:val="en-US"/>
        </w:rPr>
      </w:pPr>
      <w:hyperlink r:id="rId57" w:history="1">
        <w:r w:rsidR="00BA644C" w:rsidRPr="00394A23">
          <w:rPr>
            <w:rStyle w:val="Lienhypertexte"/>
            <w:lang w:val="en-US"/>
          </w:rPr>
          <w:t>http://www.nndc.bnl.gov/nudat2/reCenter.jsp?z=92&amp;n=145</w:t>
        </w:r>
      </w:hyperlink>
    </w:p>
    <w:p w:rsidR="00BA644C" w:rsidRPr="00DC776D" w:rsidRDefault="00BA644C" w:rsidP="00394A23">
      <w:pPr>
        <w:pStyle w:val="Paragraphedeliste"/>
        <w:numPr>
          <w:ilvl w:val="0"/>
          <w:numId w:val="3"/>
        </w:numPr>
        <w:spacing w:after="120"/>
        <w:ind w:left="1077" w:hanging="510"/>
        <w:contextualSpacing w:val="0"/>
        <w:rPr>
          <w:rFonts w:ascii="Arial" w:hAnsi="Arial" w:cs="Arial"/>
          <w:i/>
          <w:snapToGrid w:val="0"/>
          <w:spacing w:val="0"/>
          <w:kern w:val="0"/>
          <w:sz w:val="20"/>
          <w:szCs w:val="20"/>
          <w:lang w:val="it-IT"/>
        </w:rPr>
      </w:pPr>
      <w:r w:rsidRPr="00104FA7">
        <w:rPr>
          <w:rFonts w:ascii="Arial" w:hAnsi="Arial" w:cs="Arial"/>
          <w:i/>
          <w:snapToGrid w:val="0"/>
          <w:spacing w:val="0"/>
          <w:kern w:val="0"/>
          <w:sz w:val="20"/>
          <w:szCs w:val="20"/>
          <w:lang w:val="it-IT"/>
        </w:rPr>
        <w:t xml:space="preserve">Précis de neutronique, </w:t>
      </w:r>
      <w:r w:rsidRPr="00104FA7">
        <w:rPr>
          <w:rFonts w:ascii="Arial" w:hAnsi="Arial" w:cs="Arial"/>
          <w:i/>
          <w:snapToGrid w:val="0"/>
          <w:spacing w:val="0"/>
          <w:kern w:val="0"/>
          <w:sz w:val="20"/>
          <w:szCs w:val="20"/>
          <w:lang w:val="it-IT"/>
        </w:rPr>
        <w:tab/>
      </w:r>
      <w:r w:rsidRPr="00104FA7">
        <w:rPr>
          <w:rFonts w:ascii="Arial" w:hAnsi="Arial" w:cs="Arial"/>
          <w:i/>
          <w:snapToGrid w:val="0"/>
          <w:spacing w:val="0"/>
          <w:kern w:val="0"/>
          <w:sz w:val="20"/>
          <w:szCs w:val="20"/>
          <w:lang w:val="it-IT"/>
        </w:rPr>
        <w:br/>
      </w:r>
      <w:r w:rsidRPr="00104FA7">
        <w:rPr>
          <w:rFonts w:ascii="Arial" w:hAnsi="Arial" w:cs="Arial"/>
          <w:snapToGrid w:val="0"/>
          <w:spacing w:val="0"/>
          <w:kern w:val="0"/>
          <w:sz w:val="20"/>
          <w:szCs w:val="20"/>
          <w:lang w:val="it-IT"/>
        </w:rPr>
        <w:t>P.Reuss,</w:t>
      </w:r>
      <w:r w:rsidR="00FE384D">
        <w:rPr>
          <w:rFonts w:ascii="Arial" w:hAnsi="Arial" w:cs="Arial"/>
          <w:snapToGrid w:val="0"/>
          <w:spacing w:val="0"/>
          <w:kern w:val="0"/>
          <w:sz w:val="20"/>
          <w:szCs w:val="20"/>
          <w:lang w:val="it-IT"/>
        </w:rPr>
        <w:t xml:space="preserve"> </w:t>
      </w:r>
      <w:r w:rsidR="00FE384D">
        <w:rPr>
          <w:rFonts w:ascii="Arial" w:hAnsi="Arial" w:cs="Arial"/>
          <w:color w:val="000000"/>
          <w:sz w:val="20"/>
          <w:szCs w:val="20"/>
          <w:shd w:val="clear" w:color="auto" w:fill="FFFFFF"/>
        </w:rPr>
        <w:t>EDP Sciences, 2003</w:t>
      </w:r>
    </w:p>
    <w:p w:rsidR="00BA644C" w:rsidRDefault="00BA644C" w:rsidP="00DC776D">
      <w:pPr>
        <w:spacing w:after="60"/>
        <w:ind w:left="567"/>
        <w:rPr>
          <w:lang w:val="it-IT"/>
        </w:rPr>
      </w:pPr>
    </w:p>
    <w:p w:rsidR="00DC776D" w:rsidRDefault="00DC776D" w:rsidP="00844507">
      <w:pPr>
        <w:pStyle w:val="Titre"/>
        <w:rPr>
          <w:rFonts w:cs="Arial"/>
        </w:rPr>
      </w:pPr>
    </w:p>
    <w:p w:rsidR="00DC776D" w:rsidRDefault="00DC776D" w:rsidP="00DC776D"/>
    <w:p w:rsidR="00DC776D" w:rsidRDefault="00DC776D" w:rsidP="00DC776D"/>
    <w:p w:rsidR="00DC776D" w:rsidRDefault="00DC776D" w:rsidP="00DC776D"/>
    <w:p w:rsidR="00DC776D" w:rsidRDefault="00DC776D" w:rsidP="0009465B">
      <w:pPr>
        <w:pStyle w:val="Titre"/>
        <w:jc w:val="left"/>
        <w:rPr>
          <w:rFonts w:cs="Arial"/>
        </w:rPr>
      </w:pPr>
    </w:p>
    <w:p w:rsidR="00790EEA" w:rsidRPr="00790EEA" w:rsidRDefault="00790EEA" w:rsidP="00844507">
      <w:pPr>
        <w:pStyle w:val="Titre"/>
        <w:rPr>
          <w:rFonts w:cs="Arial"/>
        </w:rPr>
      </w:pPr>
      <w:r w:rsidRPr="00790EEA">
        <w:rPr>
          <w:rFonts w:cs="Arial"/>
        </w:rPr>
        <w:t>Résumé</w:t>
      </w:r>
    </w:p>
    <w:p w:rsidR="00790EEA" w:rsidRPr="00790EEA" w:rsidRDefault="00790EEA" w:rsidP="00844507">
      <w:pPr>
        <w:pStyle w:val="Titre"/>
        <w:rPr>
          <w:rFonts w:cs="Arial"/>
        </w:rPr>
      </w:pPr>
    </w:p>
    <w:p w:rsidR="00790EEA" w:rsidRPr="00790EEA" w:rsidRDefault="00790EEA" w:rsidP="0085762A">
      <w:pPr>
        <w:pStyle w:val="Normale2"/>
      </w:pPr>
    </w:p>
    <w:p w:rsidR="00C3390D" w:rsidRPr="00514A86" w:rsidRDefault="00C3390D" w:rsidP="00C3390D">
      <w:pPr>
        <w:pStyle w:val="Normale2"/>
        <w:jc w:val="left"/>
        <w:rPr>
          <w:rFonts w:asciiTheme="minorHAnsi" w:hAnsiTheme="minorHAnsi" w:cstheme="minorHAnsi"/>
        </w:rPr>
      </w:pPr>
      <w:r w:rsidRPr="00514A86">
        <w:rPr>
          <w:rFonts w:asciiTheme="minorHAnsi" w:hAnsiTheme="minorHAnsi" w:cstheme="minorHAnsi"/>
        </w:rPr>
        <w:t>L’activité de R&amp;D d’ALTRAN est portée sur un projet ambitieux visant à l’élaboration d’un SMR de type RNR-G.</w:t>
      </w:r>
    </w:p>
    <w:p w:rsidR="00C3390D" w:rsidRDefault="00C3390D" w:rsidP="00C3390D">
      <w:pPr>
        <w:pStyle w:val="Normale2"/>
        <w:rPr>
          <w:rFonts w:asciiTheme="minorHAnsi" w:hAnsiTheme="minorHAnsi" w:cstheme="minorHAnsi"/>
        </w:rPr>
      </w:pPr>
      <w:r w:rsidRPr="00514A86">
        <w:rPr>
          <w:rFonts w:asciiTheme="minorHAnsi" w:hAnsiTheme="minorHAnsi" w:cstheme="minorHAnsi"/>
        </w:rPr>
        <w:t xml:space="preserve">Le sujet de ce </w:t>
      </w:r>
      <w:r>
        <w:rPr>
          <w:rFonts w:asciiTheme="minorHAnsi" w:hAnsiTheme="minorHAnsi" w:cstheme="minorHAnsi"/>
        </w:rPr>
        <w:t>mémoire</w:t>
      </w:r>
      <w:r w:rsidRPr="00514A86">
        <w:rPr>
          <w:rFonts w:asciiTheme="minorHAnsi" w:hAnsiTheme="minorHAnsi" w:cstheme="minorHAnsi"/>
        </w:rPr>
        <w:t xml:space="preserve"> port</w:t>
      </w:r>
      <w:r>
        <w:rPr>
          <w:rFonts w:asciiTheme="minorHAnsi" w:hAnsiTheme="minorHAnsi" w:cstheme="minorHAnsi"/>
        </w:rPr>
        <w:t xml:space="preserve">e sur la problématique du contrôle de l’épuisement du combustible destiné aux petits </w:t>
      </w:r>
      <w:r w:rsidRPr="00514A86">
        <w:rPr>
          <w:rFonts w:asciiTheme="minorHAnsi" w:hAnsiTheme="minorHAnsi" w:cstheme="minorHAnsi"/>
        </w:rPr>
        <w:t>réacteur</w:t>
      </w:r>
      <w:r>
        <w:rPr>
          <w:rFonts w:asciiTheme="minorHAnsi" w:hAnsiTheme="minorHAnsi" w:cstheme="minorHAnsi"/>
        </w:rPr>
        <w:t>s nucléaires à neutrons rapides. Plus particulièrement i</w:t>
      </w:r>
      <w:r w:rsidRPr="00514A86">
        <w:rPr>
          <w:rFonts w:asciiTheme="minorHAnsi" w:hAnsiTheme="minorHAnsi" w:cstheme="minorHAnsi"/>
        </w:rPr>
        <w:t xml:space="preserve">l </w:t>
      </w:r>
      <w:r>
        <w:rPr>
          <w:rFonts w:asciiTheme="minorHAnsi" w:hAnsiTheme="minorHAnsi" w:cstheme="minorHAnsi"/>
        </w:rPr>
        <w:t xml:space="preserve">porte sur la modélisation de </w:t>
      </w:r>
      <w:r w:rsidRPr="00514A86">
        <w:rPr>
          <w:rFonts w:asciiTheme="minorHAnsi" w:hAnsiTheme="minorHAnsi" w:cstheme="minorHAnsi"/>
        </w:rPr>
        <w:t xml:space="preserve"> l’évolution isotopique des différents noyaux </w:t>
      </w:r>
      <w:r>
        <w:rPr>
          <w:rFonts w:asciiTheme="minorHAnsi" w:hAnsiTheme="minorHAnsi" w:cstheme="minorHAnsi"/>
        </w:rPr>
        <w:t>constituant</w:t>
      </w:r>
      <w:r w:rsidRPr="00514A86">
        <w:rPr>
          <w:rFonts w:asciiTheme="minorHAnsi" w:hAnsiTheme="minorHAnsi" w:cstheme="minorHAnsi"/>
        </w:rPr>
        <w:t xml:space="preserve"> le vecteur Pu pendant l’épuisement </w:t>
      </w:r>
      <w:r>
        <w:rPr>
          <w:rFonts w:asciiTheme="minorHAnsi" w:hAnsiTheme="minorHAnsi" w:cstheme="minorHAnsi"/>
        </w:rPr>
        <w:t>dans un</w:t>
      </w:r>
      <w:r w:rsidRPr="00514A86">
        <w:rPr>
          <w:rFonts w:asciiTheme="minorHAnsi" w:hAnsiTheme="minorHAnsi" w:cstheme="minorHAnsi"/>
        </w:rPr>
        <w:t xml:space="preserve"> cœur</w:t>
      </w:r>
      <w:r>
        <w:rPr>
          <w:rFonts w:asciiTheme="minorHAnsi" w:hAnsiTheme="minorHAnsi" w:cstheme="minorHAnsi"/>
        </w:rPr>
        <w:t xml:space="preserve"> de réacteur d’irradiation suivi</w:t>
      </w:r>
      <w:r w:rsidRPr="00514A86">
        <w:rPr>
          <w:rFonts w:asciiTheme="minorHAnsi" w:hAnsiTheme="minorHAnsi" w:cstheme="minorHAnsi"/>
        </w:rPr>
        <w:t xml:space="preserve"> </w:t>
      </w:r>
      <w:r>
        <w:rPr>
          <w:rFonts w:asciiTheme="minorHAnsi" w:hAnsiTheme="minorHAnsi" w:cstheme="minorHAnsi"/>
        </w:rPr>
        <w:t>d’une</w:t>
      </w:r>
      <w:r w:rsidRPr="00514A86">
        <w:rPr>
          <w:rFonts w:asciiTheme="minorHAnsi" w:hAnsiTheme="minorHAnsi" w:cstheme="minorHAnsi"/>
        </w:rPr>
        <w:t xml:space="preserve"> période de refroidissement.</w:t>
      </w:r>
    </w:p>
    <w:p w:rsidR="00C3390D" w:rsidRDefault="00C3390D" w:rsidP="00C3390D">
      <w:pPr>
        <w:pStyle w:val="Normale2"/>
        <w:rPr>
          <w:rFonts w:asciiTheme="minorHAnsi" w:hAnsiTheme="minorHAnsi" w:cstheme="minorHAnsi"/>
        </w:rPr>
      </w:pPr>
      <w:r>
        <w:rPr>
          <w:rFonts w:asciiTheme="minorHAnsi" w:hAnsiTheme="minorHAnsi" w:cstheme="minorHAnsi"/>
        </w:rPr>
        <w:t>Après avoir explicité l’équation de Bateman décrivant l’évolution des différents isotopes au cours du temps, ce mémoire  présente différentes modélisations et méthodes numériques permettant de résoudre la problématique explicitée. Ces différentes modélisations sont comparée à un code de calcul neutronique DRAGON afin d’estimer leurs précisions.</w:t>
      </w:r>
    </w:p>
    <w:p w:rsidR="00C3390D" w:rsidRDefault="00C3390D" w:rsidP="00C3390D">
      <w:pPr>
        <w:pStyle w:val="Normale2"/>
        <w:rPr>
          <w:rFonts w:asciiTheme="minorHAnsi" w:hAnsiTheme="minorHAnsi" w:cstheme="minorHAnsi"/>
        </w:rPr>
      </w:pPr>
      <w:r>
        <w:rPr>
          <w:rFonts w:asciiTheme="minorHAnsi" w:hAnsiTheme="minorHAnsi" w:cstheme="minorHAnsi"/>
        </w:rPr>
        <w:t>Enfin un des modèles retenu pour ses performances (précision, robustesse, et rapidité de calcul) est exploité afin de débuter la réponse à la question : « peut-on contrôler simplement la qualité d’un vecteur Pu ? »</w:t>
      </w:r>
    </w:p>
    <w:p w:rsidR="00C3390D" w:rsidRDefault="00C3390D" w:rsidP="00C3390D">
      <w:pPr>
        <w:pStyle w:val="Normale2"/>
        <w:rPr>
          <w:rFonts w:asciiTheme="minorHAnsi" w:hAnsiTheme="minorHAnsi" w:cstheme="minorHAnsi"/>
        </w:rPr>
      </w:pPr>
    </w:p>
    <w:p w:rsidR="00C3390D" w:rsidRPr="00514A86" w:rsidRDefault="00C3390D" w:rsidP="00C3390D">
      <w:pPr>
        <w:pStyle w:val="Normale2"/>
        <w:rPr>
          <w:rFonts w:asciiTheme="minorHAnsi" w:hAnsiTheme="minorHAnsi" w:cstheme="minorHAnsi"/>
        </w:rPr>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Pr="00790EEA" w:rsidRDefault="00C3390D" w:rsidP="00C3390D">
      <w:pPr>
        <w:pStyle w:val="Normale2"/>
      </w:pPr>
    </w:p>
    <w:p w:rsidR="00C3390D" w:rsidRPr="00790EEA" w:rsidRDefault="00C3390D" w:rsidP="00C3390D">
      <w:pPr>
        <w:suppressAutoHyphens/>
        <w:autoSpaceDE w:val="0"/>
        <w:jc w:val="both"/>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Mots clés</w:t>
      </w:r>
      <w:r>
        <w:rPr>
          <w:rFonts w:ascii="Times New Roman" w:hAnsi="Times New Roman"/>
          <w:spacing w:val="-5"/>
          <w:kern w:val="20"/>
          <w:sz w:val="24"/>
          <w:szCs w:val="24"/>
        </w:rPr>
        <w:t> :</w:t>
      </w:r>
    </w:p>
    <w:p w:rsidR="00C3390D" w:rsidRPr="00790EEA" w:rsidRDefault="00C3390D" w:rsidP="00C3390D">
      <w:pPr>
        <w:suppressAutoHyphens/>
        <w:autoSpaceDE w:val="0"/>
        <w:jc w:val="center"/>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MODELE SIMPLIFIE D’EPUISEMENT</w:t>
      </w:r>
    </w:p>
    <w:p w:rsidR="00C3390D" w:rsidRPr="00790EEA" w:rsidRDefault="00C3390D" w:rsidP="00104FA7">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BATEMAN</w:t>
      </w: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 xml:space="preserve">- </w:t>
      </w:r>
      <w:r>
        <w:rPr>
          <w:rFonts w:ascii="Times New Roman" w:hAnsi="Times New Roman"/>
          <w:spacing w:val="-5"/>
          <w:kern w:val="20"/>
          <w:sz w:val="24"/>
          <w:szCs w:val="24"/>
        </w:rPr>
        <w:t xml:space="preserve"> </w:t>
      </w:r>
      <w:r w:rsidRPr="00790EEA">
        <w:rPr>
          <w:rFonts w:ascii="Times New Roman" w:hAnsi="Times New Roman"/>
          <w:spacing w:val="-5"/>
          <w:kern w:val="20"/>
          <w:sz w:val="24"/>
          <w:szCs w:val="24"/>
        </w:rPr>
        <w:t>NEUTRONIQUE</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REACTEURS NUCLEAIRES</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SMR A NEUTRONS RAPIDES</w:t>
      </w:r>
    </w:p>
    <w:p w:rsidR="00790EEA" w:rsidRPr="009811B4" w:rsidRDefault="00844507" w:rsidP="00790EEA">
      <w:pPr>
        <w:pStyle w:val="Titre"/>
      </w:pPr>
      <w:r>
        <w:rPr>
          <w:noProof/>
          <w:lang w:eastAsia="fr-FR"/>
        </w:rPr>
        <w:drawing>
          <wp:anchor distT="0" distB="0" distL="114300" distR="114300" simplePos="0" relativeHeight="251665408" behindDoc="0" locked="0" layoutInCell="1" allowOverlap="1" wp14:anchorId="66ED51EE" wp14:editId="396D0D8C">
            <wp:simplePos x="0" y="0"/>
            <wp:positionH relativeFrom="column">
              <wp:posOffset>2176145</wp:posOffset>
            </wp:positionH>
            <wp:positionV relativeFrom="paragraph">
              <wp:posOffset>1675130</wp:posOffset>
            </wp:positionV>
            <wp:extent cx="3785870" cy="506095"/>
            <wp:effectExtent l="0" t="0" r="508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85870" cy="5060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4384" behindDoc="0" locked="0" layoutInCell="1" allowOverlap="1" wp14:anchorId="27AD97E4" wp14:editId="49A8CC1C">
            <wp:simplePos x="0" y="0"/>
            <wp:positionH relativeFrom="column">
              <wp:posOffset>-239395</wp:posOffset>
            </wp:positionH>
            <wp:positionV relativeFrom="paragraph">
              <wp:posOffset>1271905</wp:posOffset>
            </wp:positionV>
            <wp:extent cx="737870" cy="1225550"/>
            <wp:effectExtent l="0" t="0" r="508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7870" cy="1225550"/>
                    </a:xfrm>
                    <a:prstGeom prst="rect">
                      <a:avLst/>
                    </a:prstGeom>
                    <a:noFill/>
                  </pic:spPr>
                </pic:pic>
              </a:graphicData>
            </a:graphic>
            <wp14:sizeRelH relativeFrom="page">
              <wp14:pctWidth>0</wp14:pctWidth>
            </wp14:sizeRelH>
            <wp14:sizeRelV relativeFrom="page">
              <wp14:pctHeight>0</wp14:pctHeight>
            </wp14:sizeRelV>
          </wp:anchor>
        </w:drawing>
      </w:r>
    </w:p>
    <w:sectPr w:rsidR="00790EEA" w:rsidRPr="009811B4" w:rsidSect="00104FA7">
      <w:headerReference w:type="even" r:id="rId60"/>
      <w:footerReference w:type="default" r:id="rId61"/>
      <w:headerReference w:type="first" r:id="rId62"/>
      <w:footerReference w:type="first" r:id="rId63"/>
      <w:footnotePr>
        <w:numRestart w:val="eachPage"/>
      </w:footnotePr>
      <w:type w:val="continuous"/>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03B" w:rsidRDefault="001B303B">
      <w:r>
        <w:separator/>
      </w:r>
    </w:p>
    <w:p w:rsidR="001B303B" w:rsidRDefault="001B303B"/>
    <w:p w:rsidR="001B303B" w:rsidRDefault="001B303B"/>
  </w:endnote>
  <w:endnote w:type="continuationSeparator" w:id="0">
    <w:p w:rsidR="001B303B" w:rsidRDefault="001B303B">
      <w:r>
        <w:continuationSeparator/>
      </w:r>
    </w:p>
    <w:p w:rsidR="001B303B" w:rsidRDefault="001B303B"/>
    <w:p w:rsidR="001B303B" w:rsidRDefault="001B30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Gras">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GaramondPro-BoldItalic">
    <w:altName w:val="MS Mincho"/>
    <w:panose1 w:val="00000000000000000000"/>
    <w:charset w:val="80"/>
    <w:family w:val="roman"/>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3DE" w:rsidRDefault="002F03DE">
    <w:pPr>
      <w:framePr w:wrap="none" w:vAnchor="text" w:hAnchor="margin" w:xAlign="center" w:y="1"/>
    </w:pPr>
    <w:r>
      <w:fldChar w:fldCharType="begin"/>
    </w:r>
    <w:r>
      <w:instrText xml:space="preserve">PAGE  </w:instrText>
    </w:r>
    <w:r>
      <w:fldChar w:fldCharType="separate"/>
    </w:r>
    <w:r>
      <w:rPr>
        <w:noProof/>
      </w:rPr>
      <w:t>2</w:t>
    </w:r>
    <w:r>
      <w:fldChar w:fldCharType="end"/>
    </w:r>
  </w:p>
  <w:p w:rsidR="002F03DE" w:rsidRDefault="002F03DE">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98058996"/>
      <w:docPartObj>
        <w:docPartGallery w:val="Page Numbers (Bottom of Page)"/>
        <w:docPartUnique/>
      </w:docPartObj>
    </w:sdtPr>
    <w:sdtEndPr>
      <w:rPr>
        <w:sz w:val="24"/>
        <w:szCs w:val="24"/>
      </w:rPr>
    </w:sdtEndPr>
    <w:sdtContent>
      <w:p w:rsidR="002F03DE" w:rsidRPr="00F91546" w:rsidRDefault="002F03DE">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Pr>
            <w:noProof/>
            <w:sz w:val="24"/>
            <w:szCs w:val="24"/>
          </w:rPr>
          <w:t>25</w:t>
        </w:r>
        <w:r w:rsidRPr="00F91546">
          <w:rPr>
            <w:sz w:val="24"/>
            <w:szCs w:val="24"/>
          </w:rPr>
          <w:fldChar w:fldCharType="end"/>
        </w:r>
      </w:p>
    </w:sdtContent>
  </w:sdt>
  <w:p w:rsidR="002F03DE" w:rsidRPr="00B13E40" w:rsidRDefault="002F03DE" w:rsidP="00B13E40">
    <w:pPr>
      <w:pStyle w:val="Pieddepage"/>
      <w:ind w:right="-7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43702890"/>
      <w:docPartObj>
        <w:docPartGallery w:val="Page Numbers (Bottom of Page)"/>
        <w:docPartUnique/>
      </w:docPartObj>
    </w:sdtPr>
    <w:sdtEndPr>
      <w:rPr>
        <w:sz w:val="24"/>
        <w:szCs w:val="24"/>
      </w:rPr>
    </w:sdtEndPr>
    <w:sdtContent>
      <w:p w:rsidR="002F03DE" w:rsidRPr="00F91546" w:rsidRDefault="002F03DE">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EA5155">
          <w:rPr>
            <w:noProof/>
            <w:sz w:val="24"/>
            <w:szCs w:val="24"/>
          </w:rPr>
          <w:t>41</w:t>
        </w:r>
        <w:r w:rsidRPr="00F91546">
          <w:rPr>
            <w:sz w:val="24"/>
            <w:szCs w:val="24"/>
          </w:rPr>
          <w:fldChar w:fldCharType="end"/>
        </w:r>
      </w:p>
    </w:sdtContent>
  </w:sdt>
  <w:p w:rsidR="002F03DE" w:rsidRPr="00B13E40" w:rsidRDefault="002F03DE" w:rsidP="00B13E40">
    <w:pPr>
      <w:pStyle w:val="Pieddepage"/>
      <w:ind w:right="-7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sz w:val="24"/>
        <w:szCs w:val="24"/>
        <w:highlight w:val="yellow"/>
      </w:rPr>
      <w:id w:val="1085571463"/>
      <w:docPartObj>
        <w:docPartGallery w:val="Page Numbers (Bottom of Page)"/>
        <w:docPartUnique/>
      </w:docPartObj>
    </w:sdtPr>
    <w:sdtContent>
      <w:p w:rsidR="002F03DE" w:rsidRPr="00F91546" w:rsidRDefault="002F03DE">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EA5155">
          <w:rPr>
            <w:noProof/>
            <w:sz w:val="24"/>
            <w:szCs w:val="24"/>
          </w:rPr>
          <w:t>2</w:t>
        </w:r>
        <w:r w:rsidRPr="00F91546">
          <w:rPr>
            <w:sz w:val="24"/>
            <w:szCs w:val="24"/>
          </w:rPr>
          <w:fldChar w:fldCharType="end"/>
        </w:r>
      </w:p>
    </w:sdtContent>
  </w:sdt>
  <w:p w:rsidR="002F03DE" w:rsidRPr="005630AE" w:rsidRDefault="002F03DE" w:rsidP="003A2002">
    <w:pPr>
      <w:pStyle w:val="Pieddepage"/>
      <w:tabs>
        <w:tab w:val="clear" w:pos="9072"/>
        <w:tab w:val="left" w:pos="7371"/>
      </w:tabs>
      <w:ind w:right="-427"/>
      <w:jc w:val="left"/>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03B" w:rsidRDefault="001B303B">
      <w:r>
        <w:separator/>
      </w:r>
    </w:p>
  </w:footnote>
  <w:footnote w:type="continuationSeparator" w:id="0">
    <w:p w:rsidR="001B303B" w:rsidRDefault="001B303B">
      <w:r>
        <w:separator/>
      </w:r>
    </w:p>
    <w:p w:rsidR="001B303B" w:rsidRDefault="001B303B"/>
  </w:footnote>
  <w:footnote w:type="continuationNotice" w:id="1">
    <w:p w:rsidR="001B303B" w:rsidRDefault="001B303B">
      <w:pPr>
        <w:rPr>
          <w:i/>
          <w:sz w:val="18"/>
        </w:rPr>
      </w:pPr>
      <w:r>
        <w:rPr>
          <w:i/>
          <w:sz w:val="18"/>
        </w:rPr>
        <w:t>(</w:t>
      </w:r>
      <w:proofErr w:type="spellStart"/>
      <w:proofErr w:type="gramStart"/>
      <w:r>
        <w:rPr>
          <w:i/>
          <w:sz w:val="18"/>
        </w:rPr>
        <w:t>footnote</w:t>
      </w:r>
      <w:proofErr w:type="spellEnd"/>
      <w:proofErr w:type="gramEnd"/>
      <w:r>
        <w:rPr>
          <w:i/>
          <w:sz w:val="18"/>
        </w:rPr>
        <w:t xml:space="preserve"> </w:t>
      </w:r>
      <w:proofErr w:type="spellStart"/>
      <w:r>
        <w:rPr>
          <w:i/>
          <w:sz w:val="18"/>
        </w:rPr>
        <w:t>continued</w:t>
      </w:r>
      <w:proofErr w:type="spellEnd"/>
      <w:r>
        <w:rPr>
          <w:i/>
          <w:sz w:val="18"/>
        </w:rPr>
        <w:t>)</w:t>
      </w:r>
    </w:p>
  </w:footnote>
  <w:footnote w:id="2">
    <w:p w:rsidR="002F03DE" w:rsidRDefault="002F03DE" w:rsidP="00104FA7">
      <w:pPr>
        <w:pStyle w:val="Notedebasdepage"/>
        <w:jc w:val="both"/>
      </w:pPr>
      <w:r>
        <w:rPr>
          <w:rStyle w:val="Appelnotedebasdep"/>
        </w:rPr>
        <w:footnoteRef/>
      </w:r>
      <w:r>
        <w:t xml:space="preserve"> L’industrie française du secteur nucléaire n’a pas lancé de véritable programme autour des concepts de SMR. Le CEA a en effet estimé, compte tenu de la bonne qualité du réseau électrique Français, que les installations de grandes tailles étaient plus intéressantes que les technologies SMR. AREVA ayant abandonné son projet de SMR nommé </w:t>
      </w:r>
      <w:r w:rsidRPr="00DC776D">
        <w:t>ANTARES (voir référence [</w:t>
      </w:r>
      <w:r>
        <w:t>2</w:t>
      </w:r>
      <w:r w:rsidRPr="00DC776D">
        <w:t>]), seul le projet FLEXBLUE porté principalement par la DCNS demeure d’actualité dans un contexte financier toutefois difficile (voir la référence [</w:t>
      </w:r>
      <w:r>
        <w:t>3</w:t>
      </w:r>
      <w:r w:rsidRPr="00DC776D">
        <w:t>]). On se reportera à la référence</w:t>
      </w:r>
      <w:r w:rsidRPr="00506892">
        <w:t xml:space="preserve"> </w:t>
      </w:r>
      <w:r w:rsidRPr="00104FA7">
        <w:fldChar w:fldCharType="begin"/>
      </w:r>
      <w:r w:rsidRPr="00104FA7">
        <w:instrText xml:space="preserve"> REF _Ref396753419 \r \h </w:instrText>
      </w:r>
      <w:r>
        <w:instrText xml:space="preserve"> \* MERGEFORMAT </w:instrText>
      </w:r>
      <w:r w:rsidRPr="00104FA7">
        <w:fldChar w:fldCharType="separate"/>
      </w:r>
      <w:r>
        <w:t>[1]</w:t>
      </w:r>
      <w:r w:rsidRPr="00104FA7">
        <w:fldChar w:fldCharType="end"/>
      </w:r>
      <w:r w:rsidRPr="00506892">
        <w:t xml:space="preserve"> </w:t>
      </w:r>
      <w:r>
        <w:t xml:space="preserve"> </w:t>
      </w:r>
      <w:r w:rsidRPr="00506892">
        <w:t>pour illustrer</w:t>
      </w:r>
      <w:r>
        <w:t xml:space="preserve"> le panel des projets de SMR développés à travers le monde.</w:t>
      </w:r>
    </w:p>
  </w:footnote>
  <w:footnote w:id="3">
    <w:p w:rsidR="002F03DE" w:rsidRDefault="002F03DE" w:rsidP="00104FA7">
      <w:pPr>
        <w:pStyle w:val="Notedebasdepage"/>
        <w:jc w:val="both"/>
      </w:pPr>
      <w:r>
        <w:rPr>
          <w:rStyle w:val="Appelnotedebasdep"/>
        </w:rPr>
        <w:footnoteRef/>
      </w:r>
      <w:r>
        <w:t xml:space="preserve"> L’hypothèse d’un système de contrôle de la réactivité capable d’absorber 10000 </w:t>
      </w:r>
      <w:proofErr w:type="spellStart"/>
      <w:r>
        <w:t>pcm</w:t>
      </w:r>
      <w:proofErr w:type="spellEnd"/>
      <w:r>
        <w:t xml:space="preserve"> est assumée. La vérification de cette hypothèse doit faire l’objet d’une étude de conception ultérieure.</w:t>
      </w:r>
    </w:p>
  </w:footnote>
  <w:footnote w:id="4">
    <w:p w:rsidR="002F03DE" w:rsidRDefault="002F03DE">
      <w:pPr>
        <w:pStyle w:val="Notedebasdepage"/>
      </w:pPr>
      <w:r>
        <w:rPr>
          <w:rStyle w:val="Appelnotedebasdep"/>
        </w:rPr>
        <w:footnoteRef/>
      </w:r>
      <w:r>
        <w:t xml:space="preserve">  Deux postes de pertes de réactivité dominent : l’empoisonnement par l’accumulation des produits de fissions capturant et la diminution de la quantité de noyaux fissiles.</w:t>
      </w:r>
    </w:p>
  </w:footnote>
  <w:footnote w:id="5">
    <w:p w:rsidR="002F03DE" w:rsidRDefault="002F03DE" w:rsidP="00414490">
      <w:pPr>
        <w:pStyle w:val="Notedebasdepage"/>
      </w:pPr>
      <w:r>
        <w:rPr>
          <w:rStyle w:val="Appelnotedebasdep"/>
        </w:rPr>
        <w:footnoteRef/>
      </w:r>
      <w:r>
        <w:t xml:space="preserve"> On appelle « vecteur Pu » la répartition des isotopes produits concomitamment dans les réacteurs nucléaires, récupérés par piégeage par procédé PUREX (voir la </w:t>
      </w:r>
      <w:r w:rsidRPr="00791FF3">
        <w:t xml:space="preserve">référence [6]). </w:t>
      </w:r>
      <w:r w:rsidRPr="002C7CEA">
        <w:rPr>
          <w:rFonts w:cs="Arial"/>
        </w:rPr>
        <w:t>Il</w:t>
      </w:r>
      <w:r w:rsidRPr="00414490">
        <w:rPr>
          <w:rFonts w:cs="Arial"/>
        </w:rPr>
        <w:t xml:space="preserve"> </w:t>
      </w:r>
      <w:r w:rsidRPr="00414490">
        <w:rPr>
          <w:rFonts w:cs="Arial"/>
          <w:iCs/>
          <w:lang w:eastAsia="fr-FR"/>
        </w:rPr>
        <w:t>décrit les</w:t>
      </w:r>
      <w:r w:rsidRPr="00414490">
        <w:rPr>
          <w:rFonts w:cs="Arial"/>
        </w:rPr>
        <w:t xml:space="preserve"> différents isotopes du Plutonium du Pu238 au Pu242 incluant également l’Am241. L’Am241 est compris dans le combustible car il est produit par décroissance naturelle </w:t>
      </w:r>
      <w:r w:rsidRPr="00414490">
        <w:rPr>
          <w:rFonts w:ascii="Cambria Math" w:hAnsi="Cambria Math" w:cs="Cambria Math"/>
        </w:rPr>
        <w:t>𝛽</w:t>
      </w:r>
      <w:r w:rsidRPr="00414490">
        <w:rPr>
          <w:rFonts w:cs="Arial"/>
        </w:rPr>
        <w:t>-  du Pu241.</w:t>
      </w:r>
    </w:p>
    <w:p w:rsidR="002F03DE" w:rsidRDefault="002F03DE">
      <w:pPr>
        <w:pStyle w:val="Notedebasdepage"/>
      </w:pPr>
    </w:p>
  </w:footnote>
  <w:footnote w:id="6">
    <w:p w:rsidR="002F03DE" w:rsidRDefault="002F03DE">
      <w:pPr>
        <w:pStyle w:val="Notedebasdepage"/>
      </w:pPr>
      <w:r>
        <w:rPr>
          <w:rStyle w:val="Appelnotedebasdep"/>
        </w:rPr>
        <w:footnoteRef/>
      </w:r>
      <w:r>
        <w:t xml:space="preserve"> </w:t>
      </w:r>
      <w:r w:rsidRPr="002B0636">
        <w:t>Ceci est dû à la transmutation d’un quark down en un quark up. En effet, un neutron est constitué de deux quark down (d) et d’un quark up (u) à contrario du proton qui possède deux quark up et un quark down. Il y a émission d’un électron et d’un antineutrino (antiparticule du neutrino, particule élémentaire appartenant à la famille des leptons).</w:t>
      </w:r>
    </w:p>
  </w:footnote>
  <w:footnote w:id="7">
    <w:p w:rsidR="002F03DE" w:rsidRDefault="002F03DE" w:rsidP="00104FA7">
      <w:pPr>
        <w:pStyle w:val="Corpsdetexte"/>
      </w:pPr>
      <w:r>
        <w:rPr>
          <w:rStyle w:val="Appelnotedebasdep"/>
        </w:rPr>
        <w:footnoteRef/>
      </w:r>
      <w:r>
        <w:t xml:space="preserve"> </w:t>
      </w:r>
      <w:r w:rsidRPr="00961AB4">
        <w:rPr>
          <w:rFonts w:ascii="Arial" w:hAnsi="Arial" w:cs="Times New Roman"/>
          <w:iCs w:val="0"/>
          <w:sz w:val="20"/>
          <w:szCs w:val="20"/>
          <w:lang w:eastAsia="en-US"/>
        </w:rPr>
        <w:t>La décroissance radioactive est le processus par lequel un noyau instable perd son énergie en émettant un rayonnement ionisant. Elle est directement liée à la période de demi-vie qui est défini comme le temps nécessaire pour que la moitié d’un échantillon de noyaux radioactifs se désintègre naturellement.</w:t>
      </w:r>
      <w:r w:rsidRPr="00756837">
        <w:t xml:space="preserve"> </w:t>
      </w:r>
    </w:p>
  </w:footnote>
  <w:footnote w:id="8">
    <w:p w:rsidR="002F03DE" w:rsidRDefault="002F03DE">
      <w:pPr>
        <w:pStyle w:val="Notedebasdepage"/>
      </w:pPr>
      <w:r>
        <w:rPr>
          <w:rStyle w:val="Appelnotedebasdep"/>
        </w:rPr>
        <w:footnoteRef/>
      </w:r>
      <w:r>
        <w:t xml:space="preserve"> </w:t>
      </w:r>
      <w:hyperlink r:id="rId1" w:history="1">
        <w:r w:rsidRPr="00C87FF0">
          <w:rPr>
            <w:rStyle w:val="Lienhypertexte"/>
            <w:rFonts w:cs="Arial"/>
          </w:rPr>
          <w:t>http://www.nndc.bnl.gov/nudat2/</w:t>
        </w:r>
      </w:hyperlink>
    </w:p>
  </w:footnote>
  <w:footnote w:id="9">
    <w:p w:rsidR="002F03DE" w:rsidRDefault="002F03DE">
      <w:pPr>
        <w:pStyle w:val="Notedebasdepage"/>
        <w:rPr>
          <w:rFonts w:asciiTheme="minorHAnsi" w:hAnsiTheme="minorHAnsi" w:cstheme="minorHAnsi"/>
        </w:rPr>
      </w:pPr>
      <w:r w:rsidRPr="00834516">
        <w:rPr>
          <w:rStyle w:val="Appelnotedebasdep"/>
          <w:rFonts w:asciiTheme="minorHAnsi" w:hAnsiTheme="minorHAnsi" w:cstheme="minorHAnsi"/>
        </w:rPr>
        <w:footnoteRef/>
      </w:r>
      <w:r w:rsidRPr="00834516">
        <w:rPr>
          <w:rFonts w:asciiTheme="minorHAnsi" w:hAnsiTheme="minorHAnsi" w:cstheme="minorHAnsi"/>
        </w:rPr>
        <w:t xml:space="preserve"> </w:t>
      </w:r>
      <w:hyperlink r:id="rId2" w:history="1">
        <w:r w:rsidRPr="00C87FF0">
          <w:rPr>
            <w:rStyle w:val="Lienhypertexte"/>
            <w:rFonts w:cs="Arial"/>
          </w:rPr>
          <w:t>http://www.oecd-nea.org/janis/</w:t>
        </w:r>
      </w:hyperlink>
      <w:r>
        <w:rPr>
          <w:rFonts w:asciiTheme="minorHAnsi" w:hAnsiTheme="minorHAnsi" w:cstheme="minorHAnsi"/>
        </w:rPr>
        <w:t xml:space="preserve"> </w:t>
      </w:r>
    </w:p>
    <w:p w:rsidR="002F03DE" w:rsidRPr="00C87FF0" w:rsidRDefault="002F03DE">
      <w:pPr>
        <w:pStyle w:val="Notedebasdepage"/>
        <w:rPr>
          <w:rFonts w:cs="Arial"/>
        </w:rPr>
      </w:pPr>
      <w:r w:rsidRPr="00C87FF0">
        <w:rPr>
          <w:rFonts w:cs="Arial"/>
        </w:rPr>
        <w:t>JANIS 4.0 peut afficher nativement les bases de données nucléaires évaluées distribuées sur le web, dont les plus courantes JEFF3.3  et ENDF B-VII</w:t>
      </w:r>
    </w:p>
  </w:footnote>
  <w:footnote w:id="10">
    <w:p w:rsidR="002F03DE" w:rsidRDefault="002F03DE">
      <w:pPr>
        <w:pStyle w:val="Notedebasdepage"/>
      </w:pPr>
      <w:r w:rsidRPr="00C87FF0">
        <w:rPr>
          <w:rStyle w:val="Appelnotedebasdep"/>
          <w:rFonts w:cs="Arial"/>
        </w:rPr>
        <w:footnoteRef/>
      </w:r>
      <w:r w:rsidRPr="00C87FF0">
        <w:rPr>
          <w:rFonts w:cs="Arial"/>
        </w:rPr>
        <w:t xml:space="preserve"> Les noyaux métastables sont remarquables car bien que dans un état excité, leur période de décroissance </w:t>
      </w:r>
      <w:r>
        <w:rPr>
          <w:rFonts w:cs="Arial"/>
        </w:rPr>
        <w:t>est sensiblement longue. C’est tout particulièrement le cas pour</w:t>
      </w:r>
      <w:r w:rsidRPr="00C87FF0">
        <w:rPr>
          <w:rFonts w:cs="Arial"/>
        </w:rPr>
        <w:t xml:space="preserve"> l’Am242</w:t>
      </w:r>
      <w:r>
        <w:rPr>
          <w:rFonts w:cs="Arial"/>
        </w:rPr>
        <w:t xml:space="preserve"> métastable dont la période de 142 ans est à comparer à celle de l’Am242 fondamental : seulement 16 heures.</w:t>
      </w:r>
    </w:p>
  </w:footnote>
  <w:footnote w:id="11">
    <w:p w:rsidR="002F03DE" w:rsidRDefault="002F03DE">
      <w:pPr>
        <w:pStyle w:val="Notedebasdepage"/>
      </w:pPr>
      <w:r>
        <w:rPr>
          <w:rStyle w:val="Appelnotedebasdep"/>
        </w:rPr>
        <w:footnoteRef/>
      </w:r>
      <w:r>
        <w:t xml:space="preserve"> Les conséquences d’une mauvaise modélisation du Pu238 étant faibles, la simplification de cette filiation est assez courante</w:t>
      </w:r>
    </w:p>
  </w:footnote>
  <w:footnote w:id="12">
    <w:p w:rsidR="002F03DE" w:rsidRDefault="002F03DE">
      <w:pPr>
        <w:pStyle w:val="Notedebasdepage"/>
      </w:pPr>
      <w:r>
        <w:rPr>
          <w:rStyle w:val="Appelnotedebasdep"/>
        </w:rPr>
        <w:footnoteRef/>
      </w:r>
      <w:r>
        <w:t xml:space="preserve"> Chaque colonne de la matrice </w:t>
      </w:r>
      <w:r w:rsidRPr="003B5769">
        <w:rPr>
          <w:i/>
        </w:rPr>
        <w:t>A</w:t>
      </w:r>
      <w:r>
        <w:t xml:space="preserve"> est un vecteur propre de </w:t>
      </w:r>
      <w:r w:rsidRPr="0017604A">
        <w:rPr>
          <w:i/>
        </w:rPr>
        <w:t>M</w:t>
      </w:r>
    </w:p>
  </w:footnote>
  <w:footnote w:id="13">
    <w:p w:rsidR="002F03DE" w:rsidRDefault="002F03DE" w:rsidP="00B64270">
      <w:r>
        <w:rPr>
          <w:rStyle w:val="Appelnotedebasdep"/>
        </w:rPr>
        <w:footnoteRef/>
      </w:r>
      <w:r>
        <w:t xml:space="preserve"> Pour information : </w:t>
      </w:r>
    </w:p>
    <w:p w:rsidR="002F03DE" w:rsidRPr="00B64270" w:rsidRDefault="002F03DE"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 xml:space="preserve">Le pas de temps est d’un mois pour le modèle d’épuisement avec flux. </w:t>
      </w:r>
    </w:p>
    <w:p w:rsidR="002F03DE" w:rsidRPr="00B64270" w:rsidRDefault="002F03DE"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Pour le modèle d’épuisement sans flux, le pas de temps est d’un an.</w:t>
      </w:r>
    </w:p>
    <w:p w:rsidR="002F03DE" w:rsidRDefault="002F03DE">
      <w:pPr>
        <w:pStyle w:val="Notedebasdepage"/>
      </w:pPr>
    </w:p>
  </w:footnote>
  <w:footnote w:id="14">
    <w:p w:rsidR="002F03DE" w:rsidRDefault="002F03DE">
      <w:pPr>
        <w:pStyle w:val="Notedebasdepage"/>
      </w:pPr>
      <w:r>
        <w:rPr>
          <w:rStyle w:val="Appelnotedebasdep"/>
        </w:rPr>
        <w:footnoteRef/>
      </w:r>
      <w:r>
        <w:t xml:space="preserve"> </w:t>
      </w:r>
      <w:r w:rsidRPr="00774B63">
        <w:t>https://www.msu.edu/course/fw/877/bence/matrix_1.8</w:t>
      </w:r>
    </w:p>
  </w:footnote>
  <w:footnote w:id="15">
    <w:p w:rsidR="002F03DE" w:rsidRDefault="002F03DE">
      <w:pPr>
        <w:pStyle w:val="Notedebasdepage"/>
      </w:pPr>
      <w:r>
        <w:rPr>
          <w:rStyle w:val="Appelnotedebasdep"/>
        </w:rPr>
        <w:footnoteRef/>
      </w:r>
      <w:r>
        <w:t xml:space="preserve"> Les bibliothèques de Dragon sont disponibles sur le site de l’école polytechnique de Montréal</w:t>
      </w:r>
    </w:p>
    <w:p w:rsidR="002F03DE" w:rsidRPr="00D26286" w:rsidRDefault="002F03DE">
      <w:pPr>
        <w:pStyle w:val="Notedebasdepage"/>
        <w:rPr>
          <w:lang w:val="en-US"/>
        </w:rPr>
      </w:pPr>
      <w:r w:rsidRPr="00D26286">
        <w:rPr>
          <w:lang w:val="en-US"/>
        </w:rPr>
        <w:t xml:space="preserve">Site web : </w:t>
      </w:r>
      <w:hyperlink r:id="rId3" w:history="1">
        <w:r w:rsidRPr="00430B73">
          <w:rPr>
            <w:rStyle w:val="Lienhypertexte"/>
            <w:lang w:val="en-US"/>
          </w:rPr>
          <w:t>http://www.polymtl.ca/merlin/libraries.htm</w:t>
        </w:r>
      </w:hyperlink>
      <w:r>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3DE" w:rsidRDefault="002F03DE">
    <w:pPr>
      <w:pStyle w:val="En-tte"/>
      <w:jc w:val="center"/>
    </w:pPr>
  </w:p>
  <w:p w:rsidR="002F03DE" w:rsidRDefault="002F03D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3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3715"/>
      <w:gridCol w:w="2348"/>
    </w:tblGrid>
    <w:tr w:rsidR="002F03DE" w:rsidTr="00104FA7">
      <w:tc>
        <w:tcPr>
          <w:tcW w:w="2868" w:type="dxa"/>
          <w:vMerge w:val="restart"/>
          <w:shd w:val="clear" w:color="auto" w:fill="auto"/>
          <w:vAlign w:val="center"/>
        </w:tcPr>
        <w:p w:rsidR="002F03DE" w:rsidRDefault="002F03DE" w:rsidP="00D02575">
          <w:pPr>
            <w:pStyle w:val="Celluletableaucentre"/>
          </w:pPr>
          <w:r>
            <w:rPr>
              <w:noProof/>
              <w:lang w:eastAsia="fr-FR"/>
            </w:rPr>
            <w:drawing>
              <wp:inline distT="0" distB="0" distL="0" distR="0" wp14:anchorId="04136B49" wp14:editId="780783BE">
                <wp:extent cx="1213485" cy="215900"/>
                <wp:effectExtent l="0" t="0" r="5715" b="0"/>
                <wp:docPr id="45" name="Image 45" descr="logo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5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3485" cy="215900"/>
                        </a:xfrm>
                        <a:prstGeom prst="rect">
                          <a:avLst/>
                        </a:prstGeom>
                        <a:noFill/>
                        <a:ln>
                          <a:noFill/>
                        </a:ln>
                      </pic:spPr>
                    </pic:pic>
                  </a:graphicData>
                </a:graphic>
              </wp:inline>
            </w:drawing>
          </w:r>
        </w:p>
      </w:tc>
      <w:tc>
        <w:tcPr>
          <w:tcW w:w="3715" w:type="dxa"/>
          <w:vMerge w:val="restart"/>
          <w:shd w:val="clear" w:color="auto" w:fill="auto"/>
          <w:vAlign w:val="center"/>
        </w:tcPr>
        <w:p w:rsidR="002F03DE" w:rsidRDefault="002F03DE" w:rsidP="00696828">
          <w:pPr>
            <w:spacing w:before="40" w:after="40"/>
            <w:jc w:val="center"/>
          </w:pPr>
          <w:r>
            <w:rPr>
              <w:noProof/>
              <w:lang w:eastAsia="fr-FR"/>
            </w:rPr>
            <w:drawing>
              <wp:inline distT="0" distB="0" distL="0" distR="0" wp14:anchorId="53560104" wp14:editId="2571CCFF">
                <wp:extent cx="1859280" cy="792480"/>
                <wp:effectExtent l="0" t="0" r="762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9280" cy="792480"/>
                        </a:xfrm>
                        <a:prstGeom prst="rect">
                          <a:avLst/>
                        </a:prstGeom>
                        <a:noFill/>
                      </pic:spPr>
                    </pic:pic>
                  </a:graphicData>
                </a:graphic>
              </wp:inline>
            </w:drawing>
          </w:r>
        </w:p>
      </w:tc>
      <w:tc>
        <w:tcPr>
          <w:tcW w:w="2348" w:type="dxa"/>
          <w:shd w:val="clear" w:color="auto" w:fill="auto"/>
          <w:vAlign w:val="center"/>
        </w:tcPr>
        <w:p w:rsidR="002F03DE" w:rsidRPr="00696828" w:rsidRDefault="002F03DE" w:rsidP="00342D4A">
          <w:pPr>
            <w:pStyle w:val="En-tte"/>
            <w:spacing w:before="40" w:after="40"/>
            <w:rPr>
              <w:b/>
              <w:color w:val="000000"/>
            </w:rPr>
          </w:pPr>
          <w:r>
            <w:rPr>
              <w:b/>
              <w:color w:val="000000"/>
            </w:rPr>
            <w:t>Mémoire STN I1</w:t>
          </w:r>
        </w:p>
      </w:tc>
    </w:tr>
    <w:tr w:rsidR="002F03DE" w:rsidTr="00104FA7">
      <w:tc>
        <w:tcPr>
          <w:tcW w:w="2868" w:type="dxa"/>
          <w:vMerge/>
          <w:shd w:val="clear" w:color="auto" w:fill="auto"/>
          <w:vAlign w:val="center"/>
        </w:tcPr>
        <w:p w:rsidR="002F03DE" w:rsidRDefault="002F03DE" w:rsidP="00696828">
          <w:pPr>
            <w:spacing w:before="40" w:after="40"/>
          </w:pPr>
        </w:p>
      </w:tc>
      <w:tc>
        <w:tcPr>
          <w:tcW w:w="3715" w:type="dxa"/>
          <w:vMerge/>
          <w:shd w:val="clear" w:color="auto" w:fill="auto"/>
          <w:vAlign w:val="center"/>
        </w:tcPr>
        <w:p w:rsidR="002F03DE" w:rsidRDefault="002F03DE" w:rsidP="00696828">
          <w:pPr>
            <w:spacing w:before="40" w:after="40"/>
          </w:pPr>
        </w:p>
      </w:tc>
      <w:tc>
        <w:tcPr>
          <w:tcW w:w="2348" w:type="dxa"/>
          <w:shd w:val="clear" w:color="auto" w:fill="auto"/>
          <w:vAlign w:val="center"/>
        </w:tcPr>
        <w:p w:rsidR="002F03DE" w:rsidRDefault="002F03DE" w:rsidP="00696828">
          <w:pPr>
            <w:spacing w:before="40" w:after="40"/>
          </w:pPr>
          <w:r>
            <w:rPr>
              <w:color w:val="000000"/>
            </w:rPr>
            <w:t>Septembre 2014</w:t>
          </w:r>
        </w:p>
      </w:tc>
    </w:tr>
  </w:tbl>
  <w:p w:rsidR="002F03DE" w:rsidRDefault="002F03DE">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3DE" w:rsidRDefault="002F03DE">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3DE" w:rsidRDefault="002F03D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6963D66"/>
    <w:lvl w:ilvl="0">
      <w:start w:val="1"/>
      <w:numFmt w:val="decimal"/>
      <w:pStyle w:val="Listenumros5"/>
      <w:lvlText w:val="[%1]"/>
      <w:lvlJc w:val="left"/>
      <w:pPr>
        <w:tabs>
          <w:tab w:val="num" w:pos="1249"/>
        </w:tabs>
        <w:ind w:left="1249" w:hanging="709"/>
      </w:pPr>
      <w:rPr>
        <w:rFonts w:ascii="Arial" w:hAnsi="Arial" w:hint="default"/>
        <w:b w:val="0"/>
        <w:i w:val="0"/>
        <w:sz w:val="22"/>
      </w:rPr>
    </w:lvl>
  </w:abstractNum>
  <w:abstractNum w:abstractNumId="1">
    <w:nsid w:val="037D0B60"/>
    <w:multiLevelType w:val="hybridMultilevel"/>
    <w:tmpl w:val="10780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3930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00F33D0"/>
    <w:multiLevelType w:val="hybridMultilevel"/>
    <w:tmpl w:val="D82CC05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10D438C4"/>
    <w:multiLevelType w:val="hybridMultilevel"/>
    <w:tmpl w:val="DB608E8A"/>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4373A5E"/>
    <w:multiLevelType w:val="hybridMultilevel"/>
    <w:tmpl w:val="ACC0B352"/>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DC6C7A"/>
    <w:multiLevelType w:val="multilevel"/>
    <w:tmpl w:val="C734A9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DA7444"/>
    <w:multiLevelType w:val="multilevel"/>
    <w:tmpl w:val="44606C94"/>
    <w:styleLink w:val="Refrences"/>
    <w:lvl w:ilvl="0">
      <w:start w:val="1"/>
      <w:numFmt w:val="decimal"/>
      <w:lvlText w:val="[%1]"/>
      <w:lvlJc w:val="left"/>
      <w:pPr>
        <w:tabs>
          <w:tab w:val="num" w:pos="1472"/>
        </w:tabs>
        <w:ind w:left="1080" w:hanging="360"/>
      </w:pPr>
      <w:rPr>
        <w:rFonts w:ascii="Garamond" w:hAnsi="Garamond"/>
        <w:color w:val="808080"/>
        <w:sz w:val="22"/>
      </w:rPr>
    </w:lvl>
    <w:lvl w:ilvl="1">
      <w:start w:val="1"/>
      <w:numFmt w:val="lowerLetter"/>
      <w:lvlText w:val="%2."/>
      <w:lvlJc w:val="left"/>
      <w:pPr>
        <w:tabs>
          <w:tab w:val="num" w:pos="2192"/>
        </w:tabs>
        <w:ind w:left="2192" w:hanging="360"/>
      </w:pPr>
    </w:lvl>
    <w:lvl w:ilvl="2">
      <w:start w:val="1"/>
      <w:numFmt w:val="lowerRoman"/>
      <w:lvlText w:val="%3."/>
      <w:lvlJc w:val="right"/>
      <w:pPr>
        <w:tabs>
          <w:tab w:val="num" w:pos="2912"/>
        </w:tabs>
        <w:ind w:left="2912" w:hanging="180"/>
      </w:pPr>
    </w:lvl>
    <w:lvl w:ilvl="3">
      <w:start w:val="1"/>
      <w:numFmt w:val="decimal"/>
      <w:lvlText w:val="%4."/>
      <w:lvlJc w:val="left"/>
      <w:pPr>
        <w:tabs>
          <w:tab w:val="num" w:pos="3632"/>
        </w:tabs>
        <w:ind w:left="3632" w:hanging="360"/>
      </w:pPr>
    </w:lvl>
    <w:lvl w:ilvl="4">
      <w:start w:val="1"/>
      <w:numFmt w:val="lowerLetter"/>
      <w:lvlText w:val="%5."/>
      <w:lvlJc w:val="left"/>
      <w:pPr>
        <w:tabs>
          <w:tab w:val="num" w:pos="4352"/>
        </w:tabs>
        <w:ind w:left="4352" w:hanging="360"/>
      </w:pPr>
    </w:lvl>
    <w:lvl w:ilvl="5">
      <w:start w:val="1"/>
      <w:numFmt w:val="lowerRoman"/>
      <w:lvlText w:val="%6."/>
      <w:lvlJc w:val="right"/>
      <w:pPr>
        <w:tabs>
          <w:tab w:val="num" w:pos="5072"/>
        </w:tabs>
        <w:ind w:left="5072" w:hanging="180"/>
      </w:pPr>
    </w:lvl>
    <w:lvl w:ilvl="6">
      <w:start w:val="1"/>
      <w:numFmt w:val="decimal"/>
      <w:lvlText w:val="%7."/>
      <w:lvlJc w:val="left"/>
      <w:pPr>
        <w:tabs>
          <w:tab w:val="num" w:pos="5792"/>
        </w:tabs>
        <w:ind w:left="5792" w:hanging="360"/>
      </w:pPr>
    </w:lvl>
    <w:lvl w:ilvl="7">
      <w:start w:val="1"/>
      <w:numFmt w:val="lowerLetter"/>
      <w:lvlText w:val="%8."/>
      <w:lvlJc w:val="left"/>
      <w:pPr>
        <w:tabs>
          <w:tab w:val="num" w:pos="6512"/>
        </w:tabs>
        <w:ind w:left="6512" w:hanging="360"/>
      </w:pPr>
    </w:lvl>
    <w:lvl w:ilvl="8">
      <w:start w:val="1"/>
      <w:numFmt w:val="lowerRoman"/>
      <w:lvlText w:val="%9."/>
      <w:lvlJc w:val="right"/>
      <w:pPr>
        <w:tabs>
          <w:tab w:val="num" w:pos="7232"/>
        </w:tabs>
        <w:ind w:left="7232" w:hanging="180"/>
      </w:pPr>
    </w:lvl>
  </w:abstractNum>
  <w:abstractNum w:abstractNumId="8">
    <w:nsid w:val="1FF07316"/>
    <w:multiLevelType w:val="hybridMultilevel"/>
    <w:tmpl w:val="A524D064"/>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23082BC2"/>
    <w:multiLevelType w:val="hybridMultilevel"/>
    <w:tmpl w:val="ED7E92D4"/>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21048F8"/>
    <w:multiLevelType w:val="hybridMultilevel"/>
    <w:tmpl w:val="429EF2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341F3E16"/>
    <w:multiLevelType w:val="multilevel"/>
    <w:tmpl w:val="0382D89C"/>
    <w:lvl w:ilvl="0">
      <w:start w:val="1"/>
      <w:numFmt w:val="decimal"/>
      <w:pStyle w:val="Titre1"/>
      <w:lvlText w:val="%1."/>
      <w:lvlJc w:val="left"/>
      <w:pPr>
        <w:tabs>
          <w:tab w:val="num" w:pos="502"/>
        </w:tabs>
        <w:ind w:left="502" w:hanging="360"/>
      </w:pPr>
      <w:rPr>
        <w:rFonts w:hint="default"/>
      </w:rPr>
    </w:lvl>
    <w:lvl w:ilvl="1">
      <w:start w:val="1"/>
      <w:numFmt w:val="decimal"/>
      <w:pStyle w:val="Titre2"/>
      <w:lvlText w:val="%1.%2."/>
      <w:lvlJc w:val="left"/>
      <w:pPr>
        <w:tabs>
          <w:tab w:val="num" w:pos="5536"/>
        </w:tabs>
        <w:ind w:left="5536" w:hanging="432"/>
      </w:pPr>
      <w:rPr>
        <w:rFonts w:hint="default"/>
      </w:rPr>
    </w:lvl>
    <w:lvl w:ilvl="2">
      <w:start w:val="1"/>
      <w:numFmt w:val="decimal"/>
      <w:pStyle w:val="Titre3"/>
      <w:lvlText w:val="%1.%2.%3."/>
      <w:lvlJc w:val="left"/>
      <w:pPr>
        <w:tabs>
          <w:tab w:val="num" w:pos="2348"/>
        </w:tabs>
        <w:ind w:left="2348" w:hanging="504"/>
      </w:pPr>
      <w:rPr>
        <w:rFonts w:hint="default"/>
      </w:rPr>
    </w:lvl>
    <w:lvl w:ilvl="3">
      <w:start w:val="1"/>
      <w:numFmt w:val="decimal"/>
      <w:pStyle w:val="Titre4"/>
      <w:lvlText w:val="%1.%2.%3.%4."/>
      <w:lvlJc w:val="left"/>
      <w:pPr>
        <w:tabs>
          <w:tab w:val="num" w:pos="720"/>
        </w:tabs>
        <w:ind w:left="648" w:hanging="648"/>
      </w:pPr>
      <w:rPr>
        <w:rFonts w:hint="default"/>
      </w:rPr>
    </w:lvl>
    <w:lvl w:ilvl="4">
      <w:start w:val="1"/>
      <w:numFmt w:val="decimal"/>
      <w:lvlText w:val="%1.%2.%3.%4.%5."/>
      <w:lvlJc w:val="left"/>
      <w:pPr>
        <w:tabs>
          <w:tab w:val="num" w:pos="3938"/>
        </w:tabs>
        <w:ind w:left="3650" w:hanging="792"/>
      </w:pPr>
      <w:rPr>
        <w:rFonts w:hint="default"/>
      </w:rPr>
    </w:lvl>
    <w:lvl w:ilvl="5">
      <w:start w:val="1"/>
      <w:numFmt w:val="decimal"/>
      <w:lvlText w:val="%1.%2.%3.%4.%5.%6."/>
      <w:lvlJc w:val="left"/>
      <w:pPr>
        <w:tabs>
          <w:tab w:val="num" w:pos="4298"/>
        </w:tabs>
        <w:ind w:left="4154" w:hanging="936"/>
      </w:pPr>
      <w:rPr>
        <w:rFonts w:hint="default"/>
      </w:rPr>
    </w:lvl>
    <w:lvl w:ilvl="6">
      <w:start w:val="1"/>
      <w:numFmt w:val="decimal"/>
      <w:lvlText w:val="%1.%2.%3.%4.%5.%6.%7."/>
      <w:lvlJc w:val="left"/>
      <w:pPr>
        <w:tabs>
          <w:tab w:val="num" w:pos="5018"/>
        </w:tabs>
        <w:ind w:left="4658" w:hanging="1080"/>
      </w:pPr>
      <w:rPr>
        <w:rFonts w:hint="default"/>
      </w:rPr>
    </w:lvl>
    <w:lvl w:ilvl="7">
      <w:start w:val="1"/>
      <w:numFmt w:val="decimal"/>
      <w:lvlText w:val="%1.%2.%3.%4.%5.%6.%7.%8."/>
      <w:lvlJc w:val="left"/>
      <w:pPr>
        <w:tabs>
          <w:tab w:val="num" w:pos="5378"/>
        </w:tabs>
        <w:ind w:left="5162" w:hanging="1224"/>
      </w:pPr>
      <w:rPr>
        <w:rFonts w:hint="default"/>
      </w:rPr>
    </w:lvl>
    <w:lvl w:ilvl="8">
      <w:start w:val="1"/>
      <w:numFmt w:val="decimal"/>
      <w:lvlText w:val="%1.%2.%3.%4.%5.%6.%7.%8.%9."/>
      <w:lvlJc w:val="left"/>
      <w:pPr>
        <w:tabs>
          <w:tab w:val="num" w:pos="6098"/>
        </w:tabs>
        <w:ind w:left="5738" w:hanging="1440"/>
      </w:pPr>
      <w:rPr>
        <w:rFonts w:hint="default"/>
      </w:rPr>
    </w:lvl>
  </w:abstractNum>
  <w:abstractNum w:abstractNumId="12">
    <w:nsid w:val="346E1805"/>
    <w:multiLevelType w:val="hybridMultilevel"/>
    <w:tmpl w:val="51DE219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6022DB7"/>
    <w:multiLevelType w:val="hybridMultilevel"/>
    <w:tmpl w:val="DBC00720"/>
    <w:lvl w:ilvl="0" w:tplc="C13822CE">
      <w:start w:val="1"/>
      <w:numFmt w:val="bullet"/>
      <w:pStyle w:val="Listepuces"/>
      <w:lvlText w:val=""/>
      <w:legacy w:legacy="1" w:legacySpace="0" w:legacyIndent="360"/>
      <w:lvlJc w:val="left"/>
      <w:pPr>
        <w:ind w:left="720" w:hanging="360"/>
      </w:pPr>
      <w:rPr>
        <w:rFonts w:ascii="Wingdings" w:hAnsi="Wingdings" w:hint="default"/>
        <w:sz w:val="12"/>
      </w:rPr>
    </w:lvl>
    <w:lvl w:ilvl="1" w:tplc="040C0003">
      <w:start w:val="1"/>
      <w:numFmt w:val="bullet"/>
      <w:lvlText w:val="o"/>
      <w:lvlJc w:val="left"/>
      <w:pPr>
        <w:tabs>
          <w:tab w:val="num" w:pos="1440"/>
        </w:tabs>
        <w:ind w:left="1440" w:hanging="360"/>
      </w:pPr>
      <w:rPr>
        <w:rFonts w:ascii="Courier New" w:hAnsi="Courier New" w:cs="Courier New" w:hint="default"/>
        <w:sz w:val="12"/>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nsid w:val="37712447"/>
    <w:multiLevelType w:val="hybridMultilevel"/>
    <w:tmpl w:val="C930D1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BFD0FF9"/>
    <w:multiLevelType w:val="multilevel"/>
    <w:tmpl w:val="040C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3D906DD9"/>
    <w:multiLevelType w:val="hybridMultilevel"/>
    <w:tmpl w:val="D930979A"/>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nsid w:val="3F3937B4"/>
    <w:multiLevelType w:val="hybridMultilevel"/>
    <w:tmpl w:val="7474F9B2"/>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3F3C31A3"/>
    <w:multiLevelType w:val="hybridMultilevel"/>
    <w:tmpl w:val="F484F7D0"/>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43573298"/>
    <w:multiLevelType w:val="hybridMultilevel"/>
    <w:tmpl w:val="730CF9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47F783B"/>
    <w:multiLevelType w:val="multilevel"/>
    <w:tmpl w:val="44606C94"/>
    <w:numStyleLink w:val="Refrences"/>
  </w:abstractNum>
  <w:abstractNum w:abstractNumId="21">
    <w:nsid w:val="44941F78"/>
    <w:multiLevelType w:val="hybridMultilevel"/>
    <w:tmpl w:val="FD9CF3B8"/>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6781ACE"/>
    <w:multiLevelType w:val="hybridMultilevel"/>
    <w:tmpl w:val="0AB2D3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AF90299"/>
    <w:multiLevelType w:val="hybridMultilevel"/>
    <w:tmpl w:val="B758362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ED62577"/>
    <w:multiLevelType w:val="hybridMultilevel"/>
    <w:tmpl w:val="E65883CA"/>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nsid w:val="52F95469"/>
    <w:multiLevelType w:val="hybridMultilevel"/>
    <w:tmpl w:val="F0AA3C24"/>
    <w:lvl w:ilvl="0" w:tplc="C4382008">
      <w:start w:val="1"/>
      <w:numFmt w:val="bullet"/>
      <w:lvlText w:val="•"/>
      <w:lvlJc w:val="left"/>
      <w:pPr>
        <w:tabs>
          <w:tab w:val="num" w:pos="720"/>
        </w:tabs>
        <w:ind w:left="720" w:hanging="360"/>
      </w:pPr>
      <w:rPr>
        <w:rFonts w:ascii="Arial" w:hAnsi="Arial" w:hint="default"/>
      </w:rPr>
    </w:lvl>
    <w:lvl w:ilvl="1" w:tplc="27A4197A" w:tentative="1">
      <w:start w:val="1"/>
      <w:numFmt w:val="bullet"/>
      <w:lvlText w:val="•"/>
      <w:lvlJc w:val="left"/>
      <w:pPr>
        <w:tabs>
          <w:tab w:val="num" w:pos="1440"/>
        </w:tabs>
        <w:ind w:left="1440" w:hanging="360"/>
      </w:pPr>
      <w:rPr>
        <w:rFonts w:ascii="Arial" w:hAnsi="Arial" w:hint="default"/>
      </w:rPr>
    </w:lvl>
    <w:lvl w:ilvl="2" w:tplc="B2AC0DEA" w:tentative="1">
      <w:start w:val="1"/>
      <w:numFmt w:val="bullet"/>
      <w:lvlText w:val="•"/>
      <w:lvlJc w:val="left"/>
      <w:pPr>
        <w:tabs>
          <w:tab w:val="num" w:pos="2160"/>
        </w:tabs>
        <w:ind w:left="2160" w:hanging="360"/>
      </w:pPr>
      <w:rPr>
        <w:rFonts w:ascii="Arial" w:hAnsi="Arial" w:hint="default"/>
      </w:rPr>
    </w:lvl>
    <w:lvl w:ilvl="3" w:tplc="17AC8CCE" w:tentative="1">
      <w:start w:val="1"/>
      <w:numFmt w:val="bullet"/>
      <w:lvlText w:val="•"/>
      <w:lvlJc w:val="left"/>
      <w:pPr>
        <w:tabs>
          <w:tab w:val="num" w:pos="2880"/>
        </w:tabs>
        <w:ind w:left="2880" w:hanging="360"/>
      </w:pPr>
      <w:rPr>
        <w:rFonts w:ascii="Arial" w:hAnsi="Arial" w:hint="default"/>
      </w:rPr>
    </w:lvl>
    <w:lvl w:ilvl="4" w:tplc="1C30BC90" w:tentative="1">
      <w:start w:val="1"/>
      <w:numFmt w:val="bullet"/>
      <w:lvlText w:val="•"/>
      <w:lvlJc w:val="left"/>
      <w:pPr>
        <w:tabs>
          <w:tab w:val="num" w:pos="3600"/>
        </w:tabs>
        <w:ind w:left="3600" w:hanging="360"/>
      </w:pPr>
      <w:rPr>
        <w:rFonts w:ascii="Arial" w:hAnsi="Arial" w:hint="default"/>
      </w:rPr>
    </w:lvl>
    <w:lvl w:ilvl="5" w:tplc="694272B0" w:tentative="1">
      <w:start w:val="1"/>
      <w:numFmt w:val="bullet"/>
      <w:lvlText w:val="•"/>
      <w:lvlJc w:val="left"/>
      <w:pPr>
        <w:tabs>
          <w:tab w:val="num" w:pos="4320"/>
        </w:tabs>
        <w:ind w:left="4320" w:hanging="360"/>
      </w:pPr>
      <w:rPr>
        <w:rFonts w:ascii="Arial" w:hAnsi="Arial" w:hint="default"/>
      </w:rPr>
    </w:lvl>
    <w:lvl w:ilvl="6" w:tplc="5FBE5192" w:tentative="1">
      <w:start w:val="1"/>
      <w:numFmt w:val="bullet"/>
      <w:lvlText w:val="•"/>
      <w:lvlJc w:val="left"/>
      <w:pPr>
        <w:tabs>
          <w:tab w:val="num" w:pos="5040"/>
        </w:tabs>
        <w:ind w:left="5040" w:hanging="360"/>
      </w:pPr>
      <w:rPr>
        <w:rFonts w:ascii="Arial" w:hAnsi="Arial" w:hint="default"/>
      </w:rPr>
    </w:lvl>
    <w:lvl w:ilvl="7" w:tplc="A7A4D906" w:tentative="1">
      <w:start w:val="1"/>
      <w:numFmt w:val="bullet"/>
      <w:lvlText w:val="•"/>
      <w:lvlJc w:val="left"/>
      <w:pPr>
        <w:tabs>
          <w:tab w:val="num" w:pos="5760"/>
        </w:tabs>
        <w:ind w:left="5760" w:hanging="360"/>
      </w:pPr>
      <w:rPr>
        <w:rFonts w:ascii="Arial" w:hAnsi="Arial" w:hint="default"/>
      </w:rPr>
    </w:lvl>
    <w:lvl w:ilvl="8" w:tplc="4C04CC6E" w:tentative="1">
      <w:start w:val="1"/>
      <w:numFmt w:val="bullet"/>
      <w:lvlText w:val="•"/>
      <w:lvlJc w:val="left"/>
      <w:pPr>
        <w:tabs>
          <w:tab w:val="num" w:pos="6480"/>
        </w:tabs>
        <w:ind w:left="6480" w:hanging="360"/>
      </w:pPr>
      <w:rPr>
        <w:rFonts w:ascii="Arial" w:hAnsi="Arial" w:hint="default"/>
      </w:rPr>
    </w:lvl>
  </w:abstractNum>
  <w:abstractNum w:abstractNumId="26">
    <w:nsid w:val="593D53BE"/>
    <w:multiLevelType w:val="hybridMultilevel"/>
    <w:tmpl w:val="EA9C2AEC"/>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2E111B4"/>
    <w:multiLevelType w:val="hybridMultilevel"/>
    <w:tmpl w:val="C81EB5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CC012B4"/>
    <w:multiLevelType w:val="hybridMultilevel"/>
    <w:tmpl w:val="77F8F75A"/>
    <w:lvl w:ilvl="0" w:tplc="E78C87FE">
      <w:start w:val="1"/>
      <w:numFmt w:val="bullet"/>
      <w:lvlText w:val="•"/>
      <w:lvlJc w:val="left"/>
      <w:pPr>
        <w:tabs>
          <w:tab w:val="num" w:pos="720"/>
        </w:tabs>
        <w:ind w:left="720" w:hanging="360"/>
      </w:pPr>
      <w:rPr>
        <w:rFonts w:ascii="Arial" w:hAnsi="Arial" w:hint="default"/>
      </w:rPr>
    </w:lvl>
    <w:lvl w:ilvl="1" w:tplc="8C96EA04">
      <w:start w:val="1"/>
      <w:numFmt w:val="bullet"/>
      <w:lvlText w:val="•"/>
      <w:lvlJc w:val="left"/>
      <w:pPr>
        <w:tabs>
          <w:tab w:val="num" w:pos="1440"/>
        </w:tabs>
        <w:ind w:left="1440" w:hanging="360"/>
      </w:pPr>
      <w:rPr>
        <w:rFonts w:ascii="Arial" w:hAnsi="Arial" w:hint="default"/>
      </w:rPr>
    </w:lvl>
    <w:lvl w:ilvl="2" w:tplc="536A5B94" w:tentative="1">
      <w:start w:val="1"/>
      <w:numFmt w:val="bullet"/>
      <w:lvlText w:val="•"/>
      <w:lvlJc w:val="left"/>
      <w:pPr>
        <w:tabs>
          <w:tab w:val="num" w:pos="2160"/>
        </w:tabs>
        <w:ind w:left="2160" w:hanging="360"/>
      </w:pPr>
      <w:rPr>
        <w:rFonts w:ascii="Arial" w:hAnsi="Arial" w:hint="default"/>
      </w:rPr>
    </w:lvl>
    <w:lvl w:ilvl="3" w:tplc="AB9E50FA" w:tentative="1">
      <w:start w:val="1"/>
      <w:numFmt w:val="bullet"/>
      <w:lvlText w:val="•"/>
      <w:lvlJc w:val="left"/>
      <w:pPr>
        <w:tabs>
          <w:tab w:val="num" w:pos="2880"/>
        </w:tabs>
        <w:ind w:left="2880" w:hanging="360"/>
      </w:pPr>
      <w:rPr>
        <w:rFonts w:ascii="Arial" w:hAnsi="Arial" w:hint="default"/>
      </w:rPr>
    </w:lvl>
    <w:lvl w:ilvl="4" w:tplc="EA5EBED4" w:tentative="1">
      <w:start w:val="1"/>
      <w:numFmt w:val="bullet"/>
      <w:lvlText w:val="•"/>
      <w:lvlJc w:val="left"/>
      <w:pPr>
        <w:tabs>
          <w:tab w:val="num" w:pos="3600"/>
        </w:tabs>
        <w:ind w:left="3600" w:hanging="360"/>
      </w:pPr>
      <w:rPr>
        <w:rFonts w:ascii="Arial" w:hAnsi="Arial" w:hint="default"/>
      </w:rPr>
    </w:lvl>
    <w:lvl w:ilvl="5" w:tplc="54C8D090" w:tentative="1">
      <w:start w:val="1"/>
      <w:numFmt w:val="bullet"/>
      <w:lvlText w:val="•"/>
      <w:lvlJc w:val="left"/>
      <w:pPr>
        <w:tabs>
          <w:tab w:val="num" w:pos="4320"/>
        </w:tabs>
        <w:ind w:left="4320" w:hanging="360"/>
      </w:pPr>
      <w:rPr>
        <w:rFonts w:ascii="Arial" w:hAnsi="Arial" w:hint="default"/>
      </w:rPr>
    </w:lvl>
    <w:lvl w:ilvl="6" w:tplc="A7C605E4" w:tentative="1">
      <w:start w:val="1"/>
      <w:numFmt w:val="bullet"/>
      <w:lvlText w:val="•"/>
      <w:lvlJc w:val="left"/>
      <w:pPr>
        <w:tabs>
          <w:tab w:val="num" w:pos="5040"/>
        </w:tabs>
        <w:ind w:left="5040" w:hanging="360"/>
      </w:pPr>
      <w:rPr>
        <w:rFonts w:ascii="Arial" w:hAnsi="Arial" w:hint="default"/>
      </w:rPr>
    </w:lvl>
    <w:lvl w:ilvl="7" w:tplc="5F1297BC" w:tentative="1">
      <w:start w:val="1"/>
      <w:numFmt w:val="bullet"/>
      <w:lvlText w:val="•"/>
      <w:lvlJc w:val="left"/>
      <w:pPr>
        <w:tabs>
          <w:tab w:val="num" w:pos="5760"/>
        </w:tabs>
        <w:ind w:left="5760" w:hanging="360"/>
      </w:pPr>
      <w:rPr>
        <w:rFonts w:ascii="Arial" w:hAnsi="Arial" w:hint="default"/>
      </w:rPr>
    </w:lvl>
    <w:lvl w:ilvl="8" w:tplc="8F7ACE88" w:tentative="1">
      <w:start w:val="1"/>
      <w:numFmt w:val="bullet"/>
      <w:lvlText w:val="•"/>
      <w:lvlJc w:val="left"/>
      <w:pPr>
        <w:tabs>
          <w:tab w:val="num" w:pos="6480"/>
        </w:tabs>
        <w:ind w:left="6480" w:hanging="360"/>
      </w:pPr>
      <w:rPr>
        <w:rFonts w:ascii="Arial" w:hAnsi="Arial" w:hint="default"/>
      </w:rPr>
    </w:lvl>
  </w:abstractNum>
  <w:abstractNum w:abstractNumId="29">
    <w:nsid w:val="7F5C3AB0"/>
    <w:multiLevelType w:val="hybridMultilevel"/>
    <w:tmpl w:val="7430EFF8"/>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1"/>
  </w:num>
  <w:num w:numId="2">
    <w:abstractNumId w:val="7"/>
  </w:num>
  <w:num w:numId="3">
    <w:abstractNumId w:val="20"/>
    <w:lvlOverride w:ilvl="0">
      <w:lvl w:ilvl="0">
        <w:start w:val="1"/>
        <w:numFmt w:val="decimal"/>
        <w:lvlText w:val="[%1]"/>
        <w:lvlJc w:val="left"/>
        <w:pPr>
          <w:tabs>
            <w:tab w:val="num" w:pos="1829"/>
          </w:tabs>
          <w:ind w:left="1437" w:hanging="360"/>
        </w:pPr>
        <w:rPr>
          <w:rFonts w:ascii="Garamond" w:hAnsi="Garamond"/>
          <w:i w:val="0"/>
          <w:color w:val="808080"/>
          <w:sz w:val="22"/>
        </w:rPr>
      </w:lvl>
    </w:lvlOverride>
    <w:lvlOverride w:ilvl="1">
      <w:lvl w:ilvl="1">
        <w:start w:val="1"/>
        <w:numFmt w:val="lowerLetter"/>
        <w:lvlText w:val="%2."/>
        <w:lvlJc w:val="left"/>
        <w:pPr>
          <w:tabs>
            <w:tab w:val="num" w:pos="2549"/>
          </w:tabs>
          <w:ind w:left="2549" w:hanging="360"/>
        </w:pPr>
      </w:lvl>
    </w:lvlOverride>
    <w:lvlOverride w:ilvl="2">
      <w:lvl w:ilvl="2">
        <w:start w:val="1"/>
        <w:numFmt w:val="lowerRoman"/>
        <w:lvlText w:val="%3."/>
        <w:lvlJc w:val="right"/>
        <w:pPr>
          <w:tabs>
            <w:tab w:val="num" w:pos="3269"/>
          </w:tabs>
          <w:ind w:left="3269" w:hanging="180"/>
        </w:pPr>
      </w:lvl>
    </w:lvlOverride>
    <w:lvlOverride w:ilvl="3">
      <w:lvl w:ilvl="3">
        <w:start w:val="1"/>
        <w:numFmt w:val="decimal"/>
        <w:lvlText w:val="%4."/>
        <w:lvlJc w:val="left"/>
        <w:pPr>
          <w:tabs>
            <w:tab w:val="num" w:pos="3989"/>
          </w:tabs>
          <w:ind w:left="3989" w:hanging="360"/>
        </w:pPr>
      </w:lvl>
    </w:lvlOverride>
    <w:lvlOverride w:ilvl="4">
      <w:lvl w:ilvl="4">
        <w:start w:val="1"/>
        <w:numFmt w:val="lowerLetter"/>
        <w:lvlText w:val="%5."/>
        <w:lvlJc w:val="left"/>
        <w:pPr>
          <w:tabs>
            <w:tab w:val="num" w:pos="4709"/>
          </w:tabs>
          <w:ind w:left="4709" w:hanging="360"/>
        </w:pPr>
      </w:lvl>
    </w:lvlOverride>
    <w:lvlOverride w:ilvl="5">
      <w:lvl w:ilvl="5">
        <w:start w:val="1"/>
        <w:numFmt w:val="lowerRoman"/>
        <w:lvlText w:val="%6."/>
        <w:lvlJc w:val="right"/>
        <w:pPr>
          <w:tabs>
            <w:tab w:val="num" w:pos="5429"/>
          </w:tabs>
          <w:ind w:left="5429" w:hanging="180"/>
        </w:pPr>
      </w:lvl>
    </w:lvlOverride>
    <w:lvlOverride w:ilvl="6">
      <w:lvl w:ilvl="6">
        <w:start w:val="1"/>
        <w:numFmt w:val="decimal"/>
        <w:lvlText w:val="%7."/>
        <w:lvlJc w:val="left"/>
        <w:pPr>
          <w:tabs>
            <w:tab w:val="num" w:pos="6149"/>
          </w:tabs>
          <w:ind w:left="6149" w:hanging="360"/>
        </w:pPr>
      </w:lvl>
    </w:lvlOverride>
    <w:lvlOverride w:ilvl="7">
      <w:lvl w:ilvl="7">
        <w:start w:val="1"/>
        <w:numFmt w:val="lowerLetter"/>
        <w:lvlText w:val="%8."/>
        <w:lvlJc w:val="left"/>
        <w:pPr>
          <w:tabs>
            <w:tab w:val="num" w:pos="6869"/>
          </w:tabs>
          <w:ind w:left="6869" w:hanging="360"/>
        </w:pPr>
      </w:lvl>
    </w:lvlOverride>
    <w:lvlOverride w:ilvl="8">
      <w:lvl w:ilvl="8">
        <w:start w:val="1"/>
        <w:numFmt w:val="lowerRoman"/>
        <w:lvlText w:val="%9."/>
        <w:lvlJc w:val="right"/>
        <w:pPr>
          <w:tabs>
            <w:tab w:val="num" w:pos="7589"/>
          </w:tabs>
          <w:ind w:left="7589" w:hanging="180"/>
        </w:pPr>
      </w:lvl>
    </w:lvlOverride>
  </w:num>
  <w:num w:numId="4">
    <w:abstractNumId w:val="13"/>
  </w:num>
  <w:num w:numId="5">
    <w:abstractNumId w:val="0"/>
  </w:num>
  <w:num w:numId="6">
    <w:abstractNumId w:val="15"/>
  </w:num>
  <w:num w:numId="7">
    <w:abstractNumId w:val="9"/>
  </w:num>
  <w:num w:numId="8">
    <w:abstractNumId w:val="19"/>
  </w:num>
  <w:num w:numId="9">
    <w:abstractNumId w:val="5"/>
  </w:num>
  <w:num w:numId="10">
    <w:abstractNumId w:val="14"/>
  </w:num>
  <w:num w:numId="11">
    <w:abstractNumId w:val="16"/>
  </w:num>
  <w:num w:numId="12">
    <w:abstractNumId w:val="8"/>
  </w:num>
  <w:num w:numId="13">
    <w:abstractNumId w:val="3"/>
  </w:num>
  <w:num w:numId="14">
    <w:abstractNumId w:val="10"/>
  </w:num>
  <w:num w:numId="15">
    <w:abstractNumId w:val="21"/>
  </w:num>
  <w:num w:numId="16">
    <w:abstractNumId w:val="27"/>
  </w:num>
  <w:num w:numId="17">
    <w:abstractNumId w:val="2"/>
  </w:num>
  <w:num w:numId="18">
    <w:abstractNumId w:val="28"/>
  </w:num>
  <w:num w:numId="19">
    <w:abstractNumId w:val="25"/>
  </w:num>
  <w:num w:numId="20">
    <w:abstractNumId w:val="1"/>
  </w:num>
  <w:num w:numId="21">
    <w:abstractNumId w:val="24"/>
  </w:num>
  <w:num w:numId="22">
    <w:abstractNumId w:val="26"/>
  </w:num>
  <w:num w:numId="23">
    <w:abstractNumId w:val="12"/>
  </w:num>
  <w:num w:numId="24">
    <w:abstractNumId w:val="23"/>
  </w:num>
  <w:num w:numId="25">
    <w:abstractNumId w:val="29"/>
  </w:num>
  <w:num w:numId="26">
    <w:abstractNumId w:val="17"/>
  </w:num>
  <w:num w:numId="27">
    <w:abstractNumId w:val="22"/>
  </w:num>
  <w:num w:numId="28">
    <w:abstractNumId w:val="18"/>
  </w:num>
  <w:num w:numId="29">
    <w:abstractNumId w:val="6"/>
  </w:num>
  <w:num w:numId="30">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EE2"/>
    <w:rsid w:val="0000111D"/>
    <w:rsid w:val="000015E9"/>
    <w:rsid w:val="0000161F"/>
    <w:rsid w:val="000034A0"/>
    <w:rsid w:val="0000434D"/>
    <w:rsid w:val="00004E2C"/>
    <w:rsid w:val="00005895"/>
    <w:rsid w:val="00005F66"/>
    <w:rsid w:val="000072D2"/>
    <w:rsid w:val="000073C1"/>
    <w:rsid w:val="00007BE1"/>
    <w:rsid w:val="00012832"/>
    <w:rsid w:val="000138A0"/>
    <w:rsid w:val="000142F4"/>
    <w:rsid w:val="0001477F"/>
    <w:rsid w:val="00014965"/>
    <w:rsid w:val="00015DE4"/>
    <w:rsid w:val="00016380"/>
    <w:rsid w:val="00017076"/>
    <w:rsid w:val="000179AB"/>
    <w:rsid w:val="00020E9D"/>
    <w:rsid w:val="0002181D"/>
    <w:rsid w:val="00022415"/>
    <w:rsid w:val="00022949"/>
    <w:rsid w:val="0002326D"/>
    <w:rsid w:val="00025703"/>
    <w:rsid w:val="000258CC"/>
    <w:rsid w:val="000268B1"/>
    <w:rsid w:val="00026F6B"/>
    <w:rsid w:val="00027D17"/>
    <w:rsid w:val="000305EA"/>
    <w:rsid w:val="00031FBD"/>
    <w:rsid w:val="00032225"/>
    <w:rsid w:val="00032A25"/>
    <w:rsid w:val="00034C5B"/>
    <w:rsid w:val="00034E25"/>
    <w:rsid w:val="000368AF"/>
    <w:rsid w:val="00036B5C"/>
    <w:rsid w:val="00037197"/>
    <w:rsid w:val="000424F8"/>
    <w:rsid w:val="0004262D"/>
    <w:rsid w:val="000430C0"/>
    <w:rsid w:val="00045938"/>
    <w:rsid w:val="000464A5"/>
    <w:rsid w:val="00050054"/>
    <w:rsid w:val="000501F2"/>
    <w:rsid w:val="00050EBC"/>
    <w:rsid w:val="00052ED6"/>
    <w:rsid w:val="0005304F"/>
    <w:rsid w:val="000540BD"/>
    <w:rsid w:val="00054778"/>
    <w:rsid w:val="0005559B"/>
    <w:rsid w:val="00055B1A"/>
    <w:rsid w:val="00056154"/>
    <w:rsid w:val="00057D1D"/>
    <w:rsid w:val="00060F64"/>
    <w:rsid w:val="000612A5"/>
    <w:rsid w:val="000633A9"/>
    <w:rsid w:val="00064A0B"/>
    <w:rsid w:val="00066CD8"/>
    <w:rsid w:val="00066D7E"/>
    <w:rsid w:val="00070E37"/>
    <w:rsid w:val="00073BDD"/>
    <w:rsid w:val="000746A7"/>
    <w:rsid w:val="000815DC"/>
    <w:rsid w:val="00081F2E"/>
    <w:rsid w:val="00084194"/>
    <w:rsid w:val="000845D6"/>
    <w:rsid w:val="00084BDC"/>
    <w:rsid w:val="000856C2"/>
    <w:rsid w:val="00085907"/>
    <w:rsid w:val="00087026"/>
    <w:rsid w:val="00090577"/>
    <w:rsid w:val="000915C4"/>
    <w:rsid w:val="00091FA9"/>
    <w:rsid w:val="000920B0"/>
    <w:rsid w:val="0009297F"/>
    <w:rsid w:val="0009465B"/>
    <w:rsid w:val="00095BA7"/>
    <w:rsid w:val="0009695C"/>
    <w:rsid w:val="000A40AB"/>
    <w:rsid w:val="000A418C"/>
    <w:rsid w:val="000A5C1F"/>
    <w:rsid w:val="000A7122"/>
    <w:rsid w:val="000A7193"/>
    <w:rsid w:val="000A7D43"/>
    <w:rsid w:val="000B0ED0"/>
    <w:rsid w:val="000B1323"/>
    <w:rsid w:val="000B284D"/>
    <w:rsid w:val="000B3071"/>
    <w:rsid w:val="000B3F67"/>
    <w:rsid w:val="000B4797"/>
    <w:rsid w:val="000B4C51"/>
    <w:rsid w:val="000B5C2F"/>
    <w:rsid w:val="000B6462"/>
    <w:rsid w:val="000B6D4E"/>
    <w:rsid w:val="000C26C2"/>
    <w:rsid w:val="000C2EF0"/>
    <w:rsid w:val="000C4E08"/>
    <w:rsid w:val="000C4E9D"/>
    <w:rsid w:val="000C6188"/>
    <w:rsid w:val="000C78B7"/>
    <w:rsid w:val="000D0BB9"/>
    <w:rsid w:val="000D3ACA"/>
    <w:rsid w:val="000D438C"/>
    <w:rsid w:val="000D4665"/>
    <w:rsid w:val="000D6DE4"/>
    <w:rsid w:val="000D7459"/>
    <w:rsid w:val="000E0BB1"/>
    <w:rsid w:val="000E0FE2"/>
    <w:rsid w:val="000E1160"/>
    <w:rsid w:val="000E27C1"/>
    <w:rsid w:val="000E293D"/>
    <w:rsid w:val="000E4482"/>
    <w:rsid w:val="000E5027"/>
    <w:rsid w:val="000E5AED"/>
    <w:rsid w:val="000F03D4"/>
    <w:rsid w:val="000F16E5"/>
    <w:rsid w:val="000F2625"/>
    <w:rsid w:val="000F6A31"/>
    <w:rsid w:val="000F6A77"/>
    <w:rsid w:val="000F75F5"/>
    <w:rsid w:val="0010176B"/>
    <w:rsid w:val="001018C0"/>
    <w:rsid w:val="00102B1F"/>
    <w:rsid w:val="00103565"/>
    <w:rsid w:val="00103880"/>
    <w:rsid w:val="00103C7E"/>
    <w:rsid w:val="00103F0C"/>
    <w:rsid w:val="00104A4A"/>
    <w:rsid w:val="00104E14"/>
    <w:rsid w:val="00104FA7"/>
    <w:rsid w:val="001051AA"/>
    <w:rsid w:val="001055F8"/>
    <w:rsid w:val="00110472"/>
    <w:rsid w:val="00110D2E"/>
    <w:rsid w:val="00110F38"/>
    <w:rsid w:val="00110F60"/>
    <w:rsid w:val="001116D7"/>
    <w:rsid w:val="00112050"/>
    <w:rsid w:val="00113D7B"/>
    <w:rsid w:val="00113FD8"/>
    <w:rsid w:val="00114F1C"/>
    <w:rsid w:val="00115C35"/>
    <w:rsid w:val="001160CC"/>
    <w:rsid w:val="001202A2"/>
    <w:rsid w:val="00120705"/>
    <w:rsid w:val="00123AC4"/>
    <w:rsid w:val="00127C37"/>
    <w:rsid w:val="00130D9B"/>
    <w:rsid w:val="0013345A"/>
    <w:rsid w:val="00135CCD"/>
    <w:rsid w:val="0013658C"/>
    <w:rsid w:val="00137C42"/>
    <w:rsid w:val="00137F2D"/>
    <w:rsid w:val="00140699"/>
    <w:rsid w:val="00140A2E"/>
    <w:rsid w:val="001436C8"/>
    <w:rsid w:val="00146F68"/>
    <w:rsid w:val="00151FFE"/>
    <w:rsid w:val="00152022"/>
    <w:rsid w:val="00155072"/>
    <w:rsid w:val="00155AA0"/>
    <w:rsid w:val="00156361"/>
    <w:rsid w:val="00156A72"/>
    <w:rsid w:val="00157871"/>
    <w:rsid w:val="0016057E"/>
    <w:rsid w:val="001618C3"/>
    <w:rsid w:val="00161B63"/>
    <w:rsid w:val="001622DB"/>
    <w:rsid w:val="00163A16"/>
    <w:rsid w:val="0016415C"/>
    <w:rsid w:val="00166310"/>
    <w:rsid w:val="00166993"/>
    <w:rsid w:val="0017041E"/>
    <w:rsid w:val="001704A4"/>
    <w:rsid w:val="00172443"/>
    <w:rsid w:val="00172758"/>
    <w:rsid w:val="00172AE6"/>
    <w:rsid w:val="0017604A"/>
    <w:rsid w:val="001769D6"/>
    <w:rsid w:val="001777A7"/>
    <w:rsid w:val="00182A5E"/>
    <w:rsid w:val="00185122"/>
    <w:rsid w:val="00185715"/>
    <w:rsid w:val="001862AF"/>
    <w:rsid w:val="001863E2"/>
    <w:rsid w:val="001875F1"/>
    <w:rsid w:val="001876F3"/>
    <w:rsid w:val="0018786F"/>
    <w:rsid w:val="00187BA2"/>
    <w:rsid w:val="00191110"/>
    <w:rsid w:val="00191B70"/>
    <w:rsid w:val="001940E3"/>
    <w:rsid w:val="00194A85"/>
    <w:rsid w:val="00194D74"/>
    <w:rsid w:val="0019593E"/>
    <w:rsid w:val="001962D7"/>
    <w:rsid w:val="00196687"/>
    <w:rsid w:val="00197DA2"/>
    <w:rsid w:val="001A1495"/>
    <w:rsid w:val="001A1E92"/>
    <w:rsid w:val="001A5FA6"/>
    <w:rsid w:val="001A63C8"/>
    <w:rsid w:val="001A6DBA"/>
    <w:rsid w:val="001B303B"/>
    <w:rsid w:val="001B540A"/>
    <w:rsid w:val="001B62AC"/>
    <w:rsid w:val="001B63B2"/>
    <w:rsid w:val="001C09D0"/>
    <w:rsid w:val="001C11F5"/>
    <w:rsid w:val="001C5A66"/>
    <w:rsid w:val="001C6D7A"/>
    <w:rsid w:val="001D0656"/>
    <w:rsid w:val="001D1520"/>
    <w:rsid w:val="001D15E8"/>
    <w:rsid w:val="001D3360"/>
    <w:rsid w:val="001D5080"/>
    <w:rsid w:val="001D5E35"/>
    <w:rsid w:val="001D625F"/>
    <w:rsid w:val="001E0333"/>
    <w:rsid w:val="001E28AA"/>
    <w:rsid w:val="001E3FCD"/>
    <w:rsid w:val="001E5215"/>
    <w:rsid w:val="001E6F11"/>
    <w:rsid w:val="001E7737"/>
    <w:rsid w:val="001F0C1E"/>
    <w:rsid w:val="001F1445"/>
    <w:rsid w:val="001F1A6D"/>
    <w:rsid w:val="001F4941"/>
    <w:rsid w:val="001F5494"/>
    <w:rsid w:val="001F5965"/>
    <w:rsid w:val="001F5DE8"/>
    <w:rsid w:val="001F62BC"/>
    <w:rsid w:val="001F6660"/>
    <w:rsid w:val="001F683A"/>
    <w:rsid w:val="001F756E"/>
    <w:rsid w:val="00201333"/>
    <w:rsid w:val="00201709"/>
    <w:rsid w:val="00202CEC"/>
    <w:rsid w:val="00203260"/>
    <w:rsid w:val="00203351"/>
    <w:rsid w:val="00205EE4"/>
    <w:rsid w:val="00206A64"/>
    <w:rsid w:val="002077BA"/>
    <w:rsid w:val="002100F5"/>
    <w:rsid w:val="00211A74"/>
    <w:rsid w:val="00211D34"/>
    <w:rsid w:val="00213D17"/>
    <w:rsid w:val="002146EC"/>
    <w:rsid w:val="0021517B"/>
    <w:rsid w:val="00217983"/>
    <w:rsid w:val="00217DC1"/>
    <w:rsid w:val="00217E01"/>
    <w:rsid w:val="00220429"/>
    <w:rsid w:val="00220A9E"/>
    <w:rsid w:val="002212BE"/>
    <w:rsid w:val="00221484"/>
    <w:rsid w:val="002219B2"/>
    <w:rsid w:val="00221C90"/>
    <w:rsid w:val="00221E99"/>
    <w:rsid w:val="002226F1"/>
    <w:rsid w:val="002230EA"/>
    <w:rsid w:val="00223C44"/>
    <w:rsid w:val="00224638"/>
    <w:rsid w:val="002248D4"/>
    <w:rsid w:val="00224C56"/>
    <w:rsid w:val="00225206"/>
    <w:rsid w:val="002256CE"/>
    <w:rsid w:val="00225C27"/>
    <w:rsid w:val="00226041"/>
    <w:rsid w:val="00231C89"/>
    <w:rsid w:val="00233164"/>
    <w:rsid w:val="00236293"/>
    <w:rsid w:val="002365DE"/>
    <w:rsid w:val="00236A77"/>
    <w:rsid w:val="0023742C"/>
    <w:rsid w:val="0024041B"/>
    <w:rsid w:val="0024151A"/>
    <w:rsid w:val="0024190C"/>
    <w:rsid w:val="00245606"/>
    <w:rsid w:val="00245F4A"/>
    <w:rsid w:val="00246FF1"/>
    <w:rsid w:val="0024757B"/>
    <w:rsid w:val="002475D3"/>
    <w:rsid w:val="00251C0C"/>
    <w:rsid w:val="00252303"/>
    <w:rsid w:val="002577BA"/>
    <w:rsid w:val="00260524"/>
    <w:rsid w:val="00261B15"/>
    <w:rsid w:val="00262B45"/>
    <w:rsid w:val="002631EB"/>
    <w:rsid w:val="00263A8B"/>
    <w:rsid w:val="002645A5"/>
    <w:rsid w:val="00264AA1"/>
    <w:rsid w:val="0026738D"/>
    <w:rsid w:val="00267BA9"/>
    <w:rsid w:val="00270AC6"/>
    <w:rsid w:val="00270ADD"/>
    <w:rsid w:val="0027389C"/>
    <w:rsid w:val="00274BAF"/>
    <w:rsid w:val="002767C0"/>
    <w:rsid w:val="00281D70"/>
    <w:rsid w:val="002841E7"/>
    <w:rsid w:val="002856BB"/>
    <w:rsid w:val="00285D55"/>
    <w:rsid w:val="00286110"/>
    <w:rsid w:val="00286DA1"/>
    <w:rsid w:val="002907F0"/>
    <w:rsid w:val="00292521"/>
    <w:rsid w:val="00292E32"/>
    <w:rsid w:val="00293447"/>
    <w:rsid w:val="002951F3"/>
    <w:rsid w:val="002A0BE0"/>
    <w:rsid w:val="002A0BEF"/>
    <w:rsid w:val="002A4844"/>
    <w:rsid w:val="002A51DF"/>
    <w:rsid w:val="002A5AE9"/>
    <w:rsid w:val="002A6CF4"/>
    <w:rsid w:val="002A7A2C"/>
    <w:rsid w:val="002A7B0A"/>
    <w:rsid w:val="002B0636"/>
    <w:rsid w:val="002B0D64"/>
    <w:rsid w:val="002B0E78"/>
    <w:rsid w:val="002B16D1"/>
    <w:rsid w:val="002B2C49"/>
    <w:rsid w:val="002B3373"/>
    <w:rsid w:val="002B3754"/>
    <w:rsid w:val="002B3CD4"/>
    <w:rsid w:val="002B470B"/>
    <w:rsid w:val="002B5A50"/>
    <w:rsid w:val="002B66B0"/>
    <w:rsid w:val="002B7080"/>
    <w:rsid w:val="002B750D"/>
    <w:rsid w:val="002B7BBB"/>
    <w:rsid w:val="002C2132"/>
    <w:rsid w:val="002C43EB"/>
    <w:rsid w:val="002C56E2"/>
    <w:rsid w:val="002C59E5"/>
    <w:rsid w:val="002C7CEA"/>
    <w:rsid w:val="002D12E7"/>
    <w:rsid w:val="002D22C2"/>
    <w:rsid w:val="002D42FF"/>
    <w:rsid w:val="002D6036"/>
    <w:rsid w:val="002E15DC"/>
    <w:rsid w:val="002E1B44"/>
    <w:rsid w:val="002E1DA3"/>
    <w:rsid w:val="002E58FB"/>
    <w:rsid w:val="002E5EB1"/>
    <w:rsid w:val="002E71E2"/>
    <w:rsid w:val="002E7961"/>
    <w:rsid w:val="002E7A01"/>
    <w:rsid w:val="002E7FF7"/>
    <w:rsid w:val="002F0338"/>
    <w:rsid w:val="002F03DE"/>
    <w:rsid w:val="002F11B0"/>
    <w:rsid w:val="002F1AC0"/>
    <w:rsid w:val="002F2B1E"/>
    <w:rsid w:val="002F2BAF"/>
    <w:rsid w:val="002F37ED"/>
    <w:rsid w:val="002F3D24"/>
    <w:rsid w:val="002F5852"/>
    <w:rsid w:val="002F58CB"/>
    <w:rsid w:val="002F63ED"/>
    <w:rsid w:val="002F6CF0"/>
    <w:rsid w:val="002F7C04"/>
    <w:rsid w:val="003005FE"/>
    <w:rsid w:val="00300735"/>
    <w:rsid w:val="0030404D"/>
    <w:rsid w:val="00304DDC"/>
    <w:rsid w:val="00306F38"/>
    <w:rsid w:val="003121B7"/>
    <w:rsid w:val="0031285C"/>
    <w:rsid w:val="00312FE5"/>
    <w:rsid w:val="0031692A"/>
    <w:rsid w:val="00316F73"/>
    <w:rsid w:val="003176B7"/>
    <w:rsid w:val="0032041D"/>
    <w:rsid w:val="00322E6A"/>
    <w:rsid w:val="003235E7"/>
    <w:rsid w:val="0032705E"/>
    <w:rsid w:val="00330966"/>
    <w:rsid w:val="00334FBF"/>
    <w:rsid w:val="00335850"/>
    <w:rsid w:val="003358D1"/>
    <w:rsid w:val="00337A9E"/>
    <w:rsid w:val="00337BC7"/>
    <w:rsid w:val="00340C8B"/>
    <w:rsid w:val="003419A2"/>
    <w:rsid w:val="00342BDC"/>
    <w:rsid w:val="00342D4A"/>
    <w:rsid w:val="00342FA3"/>
    <w:rsid w:val="00344413"/>
    <w:rsid w:val="0034507B"/>
    <w:rsid w:val="003457C1"/>
    <w:rsid w:val="003458A0"/>
    <w:rsid w:val="0034595A"/>
    <w:rsid w:val="00351FFF"/>
    <w:rsid w:val="0035247B"/>
    <w:rsid w:val="00354B3A"/>
    <w:rsid w:val="003564EF"/>
    <w:rsid w:val="00357FF8"/>
    <w:rsid w:val="00360B1F"/>
    <w:rsid w:val="003614D9"/>
    <w:rsid w:val="00363794"/>
    <w:rsid w:val="00363FF2"/>
    <w:rsid w:val="00364513"/>
    <w:rsid w:val="003653D7"/>
    <w:rsid w:val="00365704"/>
    <w:rsid w:val="0036581A"/>
    <w:rsid w:val="00365E59"/>
    <w:rsid w:val="0036631D"/>
    <w:rsid w:val="003663BD"/>
    <w:rsid w:val="00367C06"/>
    <w:rsid w:val="0037172A"/>
    <w:rsid w:val="003722A2"/>
    <w:rsid w:val="003726AD"/>
    <w:rsid w:val="00372A55"/>
    <w:rsid w:val="00373C2B"/>
    <w:rsid w:val="00375210"/>
    <w:rsid w:val="0037558B"/>
    <w:rsid w:val="003758D8"/>
    <w:rsid w:val="00377D63"/>
    <w:rsid w:val="00381B55"/>
    <w:rsid w:val="003822BA"/>
    <w:rsid w:val="00384F85"/>
    <w:rsid w:val="00385814"/>
    <w:rsid w:val="00385D62"/>
    <w:rsid w:val="00386FCD"/>
    <w:rsid w:val="00390414"/>
    <w:rsid w:val="0039041B"/>
    <w:rsid w:val="0039182A"/>
    <w:rsid w:val="00391911"/>
    <w:rsid w:val="003925FE"/>
    <w:rsid w:val="003926A8"/>
    <w:rsid w:val="003929F4"/>
    <w:rsid w:val="00392BC1"/>
    <w:rsid w:val="003930B7"/>
    <w:rsid w:val="00393459"/>
    <w:rsid w:val="003943EC"/>
    <w:rsid w:val="003947EB"/>
    <w:rsid w:val="00394A23"/>
    <w:rsid w:val="00394FB5"/>
    <w:rsid w:val="003959DA"/>
    <w:rsid w:val="003965AA"/>
    <w:rsid w:val="00397634"/>
    <w:rsid w:val="00397B9F"/>
    <w:rsid w:val="00397DD4"/>
    <w:rsid w:val="003A014E"/>
    <w:rsid w:val="003A119A"/>
    <w:rsid w:val="003A12C1"/>
    <w:rsid w:val="003A14A6"/>
    <w:rsid w:val="003A2002"/>
    <w:rsid w:val="003A5E7F"/>
    <w:rsid w:val="003A65D5"/>
    <w:rsid w:val="003A6B0D"/>
    <w:rsid w:val="003B14C2"/>
    <w:rsid w:val="003B2457"/>
    <w:rsid w:val="003B2818"/>
    <w:rsid w:val="003B286E"/>
    <w:rsid w:val="003B2D73"/>
    <w:rsid w:val="003B3ACB"/>
    <w:rsid w:val="003B474E"/>
    <w:rsid w:val="003B567B"/>
    <w:rsid w:val="003B5769"/>
    <w:rsid w:val="003B6E31"/>
    <w:rsid w:val="003B7C90"/>
    <w:rsid w:val="003C0115"/>
    <w:rsid w:val="003C3000"/>
    <w:rsid w:val="003C3377"/>
    <w:rsid w:val="003C341C"/>
    <w:rsid w:val="003C44B9"/>
    <w:rsid w:val="003C4BF5"/>
    <w:rsid w:val="003C64AB"/>
    <w:rsid w:val="003C6BA6"/>
    <w:rsid w:val="003C73F6"/>
    <w:rsid w:val="003D1545"/>
    <w:rsid w:val="003D1DF0"/>
    <w:rsid w:val="003D2657"/>
    <w:rsid w:val="003D2BC5"/>
    <w:rsid w:val="003D2EA2"/>
    <w:rsid w:val="003D37C8"/>
    <w:rsid w:val="003D4543"/>
    <w:rsid w:val="003D4A84"/>
    <w:rsid w:val="003D653A"/>
    <w:rsid w:val="003D70FC"/>
    <w:rsid w:val="003E162E"/>
    <w:rsid w:val="003E1882"/>
    <w:rsid w:val="003E2280"/>
    <w:rsid w:val="003E2339"/>
    <w:rsid w:val="003E35BE"/>
    <w:rsid w:val="003E3B04"/>
    <w:rsid w:val="003E55BC"/>
    <w:rsid w:val="003E7CDC"/>
    <w:rsid w:val="003F0AAE"/>
    <w:rsid w:val="003F13CF"/>
    <w:rsid w:val="003F17BF"/>
    <w:rsid w:val="003F1CD9"/>
    <w:rsid w:val="003F24F4"/>
    <w:rsid w:val="003F3246"/>
    <w:rsid w:val="003F397D"/>
    <w:rsid w:val="003F593B"/>
    <w:rsid w:val="003F5C5C"/>
    <w:rsid w:val="003F64D6"/>
    <w:rsid w:val="003F66DC"/>
    <w:rsid w:val="003F6DFA"/>
    <w:rsid w:val="00400B49"/>
    <w:rsid w:val="00401503"/>
    <w:rsid w:val="00401A02"/>
    <w:rsid w:val="00401B2A"/>
    <w:rsid w:val="00401FB9"/>
    <w:rsid w:val="004026F2"/>
    <w:rsid w:val="004028B9"/>
    <w:rsid w:val="00402DCB"/>
    <w:rsid w:val="004032C9"/>
    <w:rsid w:val="004035BA"/>
    <w:rsid w:val="00403EA0"/>
    <w:rsid w:val="004065EC"/>
    <w:rsid w:val="004076CE"/>
    <w:rsid w:val="00410465"/>
    <w:rsid w:val="004118D7"/>
    <w:rsid w:val="00411934"/>
    <w:rsid w:val="00412059"/>
    <w:rsid w:val="004132E9"/>
    <w:rsid w:val="00413942"/>
    <w:rsid w:val="00414490"/>
    <w:rsid w:val="00415090"/>
    <w:rsid w:val="0041649E"/>
    <w:rsid w:val="00417573"/>
    <w:rsid w:val="004177F2"/>
    <w:rsid w:val="00417D90"/>
    <w:rsid w:val="00420D37"/>
    <w:rsid w:val="00421177"/>
    <w:rsid w:val="0042176A"/>
    <w:rsid w:val="004226F3"/>
    <w:rsid w:val="00422765"/>
    <w:rsid w:val="004235E0"/>
    <w:rsid w:val="004237C6"/>
    <w:rsid w:val="00423F8C"/>
    <w:rsid w:val="0042541B"/>
    <w:rsid w:val="00426595"/>
    <w:rsid w:val="00426F6E"/>
    <w:rsid w:val="00426FE6"/>
    <w:rsid w:val="0043003D"/>
    <w:rsid w:val="0043225B"/>
    <w:rsid w:val="00433C6D"/>
    <w:rsid w:val="004344AC"/>
    <w:rsid w:val="00435F84"/>
    <w:rsid w:val="0044046F"/>
    <w:rsid w:val="0044047B"/>
    <w:rsid w:val="004405B3"/>
    <w:rsid w:val="00443025"/>
    <w:rsid w:val="0044413B"/>
    <w:rsid w:val="00444544"/>
    <w:rsid w:val="00444BB7"/>
    <w:rsid w:val="00444F9B"/>
    <w:rsid w:val="004465B1"/>
    <w:rsid w:val="004468DB"/>
    <w:rsid w:val="00446F84"/>
    <w:rsid w:val="004473F2"/>
    <w:rsid w:val="004478D8"/>
    <w:rsid w:val="00451886"/>
    <w:rsid w:val="00452432"/>
    <w:rsid w:val="00452B08"/>
    <w:rsid w:val="0045400B"/>
    <w:rsid w:val="0045476C"/>
    <w:rsid w:val="004549BC"/>
    <w:rsid w:val="00454A40"/>
    <w:rsid w:val="004550A3"/>
    <w:rsid w:val="0045546D"/>
    <w:rsid w:val="00455D98"/>
    <w:rsid w:val="00456A31"/>
    <w:rsid w:val="00456D9D"/>
    <w:rsid w:val="004576E0"/>
    <w:rsid w:val="00457969"/>
    <w:rsid w:val="00457BFB"/>
    <w:rsid w:val="00457D3B"/>
    <w:rsid w:val="0046270B"/>
    <w:rsid w:val="004631CF"/>
    <w:rsid w:val="00463607"/>
    <w:rsid w:val="00463A4E"/>
    <w:rsid w:val="00466205"/>
    <w:rsid w:val="00466A46"/>
    <w:rsid w:val="00467E59"/>
    <w:rsid w:val="004708B2"/>
    <w:rsid w:val="004715CA"/>
    <w:rsid w:val="0047174F"/>
    <w:rsid w:val="00472299"/>
    <w:rsid w:val="0047250E"/>
    <w:rsid w:val="0047313C"/>
    <w:rsid w:val="00477205"/>
    <w:rsid w:val="00483AA0"/>
    <w:rsid w:val="00486715"/>
    <w:rsid w:val="00486815"/>
    <w:rsid w:val="00490E49"/>
    <w:rsid w:val="00492067"/>
    <w:rsid w:val="00494CAC"/>
    <w:rsid w:val="00496355"/>
    <w:rsid w:val="00496A0F"/>
    <w:rsid w:val="00497514"/>
    <w:rsid w:val="004979CD"/>
    <w:rsid w:val="004A25CB"/>
    <w:rsid w:val="004A2BB3"/>
    <w:rsid w:val="004A2C28"/>
    <w:rsid w:val="004A2DED"/>
    <w:rsid w:val="004A4B6E"/>
    <w:rsid w:val="004A52BA"/>
    <w:rsid w:val="004A5974"/>
    <w:rsid w:val="004A5D17"/>
    <w:rsid w:val="004A5EF1"/>
    <w:rsid w:val="004A5FFC"/>
    <w:rsid w:val="004A7596"/>
    <w:rsid w:val="004A7DC1"/>
    <w:rsid w:val="004A7DE9"/>
    <w:rsid w:val="004B0260"/>
    <w:rsid w:val="004B1A43"/>
    <w:rsid w:val="004B1A68"/>
    <w:rsid w:val="004B3D55"/>
    <w:rsid w:val="004B43DB"/>
    <w:rsid w:val="004B44EA"/>
    <w:rsid w:val="004B4CA8"/>
    <w:rsid w:val="004B6CA2"/>
    <w:rsid w:val="004B7195"/>
    <w:rsid w:val="004B775C"/>
    <w:rsid w:val="004C351B"/>
    <w:rsid w:val="004C3846"/>
    <w:rsid w:val="004C5274"/>
    <w:rsid w:val="004C7162"/>
    <w:rsid w:val="004D1248"/>
    <w:rsid w:val="004D1E79"/>
    <w:rsid w:val="004D237E"/>
    <w:rsid w:val="004D2706"/>
    <w:rsid w:val="004D2CEE"/>
    <w:rsid w:val="004D4F0F"/>
    <w:rsid w:val="004D55BC"/>
    <w:rsid w:val="004D6963"/>
    <w:rsid w:val="004D6BEC"/>
    <w:rsid w:val="004D7590"/>
    <w:rsid w:val="004D7A72"/>
    <w:rsid w:val="004E00F1"/>
    <w:rsid w:val="004E0AC6"/>
    <w:rsid w:val="004E0B24"/>
    <w:rsid w:val="004E0DD8"/>
    <w:rsid w:val="004E2E13"/>
    <w:rsid w:val="004E3E10"/>
    <w:rsid w:val="004E3E22"/>
    <w:rsid w:val="004E4C3D"/>
    <w:rsid w:val="004E4D86"/>
    <w:rsid w:val="004E5EA0"/>
    <w:rsid w:val="004E61C3"/>
    <w:rsid w:val="004E6DE3"/>
    <w:rsid w:val="004E71E8"/>
    <w:rsid w:val="004E7B79"/>
    <w:rsid w:val="004F0D48"/>
    <w:rsid w:val="004F1FB3"/>
    <w:rsid w:val="004F2372"/>
    <w:rsid w:val="004F264A"/>
    <w:rsid w:val="004F26A8"/>
    <w:rsid w:val="004F3B65"/>
    <w:rsid w:val="004F4E7C"/>
    <w:rsid w:val="004F789B"/>
    <w:rsid w:val="004F7B18"/>
    <w:rsid w:val="004F7BAD"/>
    <w:rsid w:val="00500D29"/>
    <w:rsid w:val="0050169E"/>
    <w:rsid w:val="005029A6"/>
    <w:rsid w:val="00502B43"/>
    <w:rsid w:val="0050582B"/>
    <w:rsid w:val="00505C1B"/>
    <w:rsid w:val="00505D1B"/>
    <w:rsid w:val="00506892"/>
    <w:rsid w:val="0050720F"/>
    <w:rsid w:val="00507D53"/>
    <w:rsid w:val="00510247"/>
    <w:rsid w:val="00510916"/>
    <w:rsid w:val="00511AB1"/>
    <w:rsid w:val="00512177"/>
    <w:rsid w:val="005127D7"/>
    <w:rsid w:val="005150FC"/>
    <w:rsid w:val="0051523A"/>
    <w:rsid w:val="0052164F"/>
    <w:rsid w:val="00521CAA"/>
    <w:rsid w:val="00522708"/>
    <w:rsid w:val="00522B94"/>
    <w:rsid w:val="00525519"/>
    <w:rsid w:val="00525DB9"/>
    <w:rsid w:val="005261E6"/>
    <w:rsid w:val="005302E8"/>
    <w:rsid w:val="00531D64"/>
    <w:rsid w:val="00532ECE"/>
    <w:rsid w:val="00533093"/>
    <w:rsid w:val="00533739"/>
    <w:rsid w:val="00533B59"/>
    <w:rsid w:val="00534046"/>
    <w:rsid w:val="0053404A"/>
    <w:rsid w:val="005346ED"/>
    <w:rsid w:val="00534D0B"/>
    <w:rsid w:val="00534EEA"/>
    <w:rsid w:val="0053670E"/>
    <w:rsid w:val="00536C90"/>
    <w:rsid w:val="0053751F"/>
    <w:rsid w:val="00537DF4"/>
    <w:rsid w:val="00537F35"/>
    <w:rsid w:val="005424DD"/>
    <w:rsid w:val="00542D76"/>
    <w:rsid w:val="00546FBA"/>
    <w:rsid w:val="0054709A"/>
    <w:rsid w:val="005515CD"/>
    <w:rsid w:val="0055167E"/>
    <w:rsid w:val="00551D8A"/>
    <w:rsid w:val="005533FF"/>
    <w:rsid w:val="00556EF5"/>
    <w:rsid w:val="00556F33"/>
    <w:rsid w:val="00557DE2"/>
    <w:rsid w:val="0056088A"/>
    <w:rsid w:val="005627EE"/>
    <w:rsid w:val="00563823"/>
    <w:rsid w:val="00566EE2"/>
    <w:rsid w:val="00570B7F"/>
    <w:rsid w:val="00570F52"/>
    <w:rsid w:val="00572307"/>
    <w:rsid w:val="00572A46"/>
    <w:rsid w:val="00573782"/>
    <w:rsid w:val="00574476"/>
    <w:rsid w:val="005744F5"/>
    <w:rsid w:val="005773E6"/>
    <w:rsid w:val="00577534"/>
    <w:rsid w:val="00577543"/>
    <w:rsid w:val="00580774"/>
    <w:rsid w:val="00583998"/>
    <w:rsid w:val="00584674"/>
    <w:rsid w:val="0058468B"/>
    <w:rsid w:val="00584793"/>
    <w:rsid w:val="00585650"/>
    <w:rsid w:val="0058589A"/>
    <w:rsid w:val="00585E24"/>
    <w:rsid w:val="00587F30"/>
    <w:rsid w:val="005910EA"/>
    <w:rsid w:val="00591A6D"/>
    <w:rsid w:val="0059260B"/>
    <w:rsid w:val="00592B4F"/>
    <w:rsid w:val="0059352D"/>
    <w:rsid w:val="00593D87"/>
    <w:rsid w:val="00594F18"/>
    <w:rsid w:val="00595F97"/>
    <w:rsid w:val="00597B07"/>
    <w:rsid w:val="005A0A7C"/>
    <w:rsid w:val="005A2E38"/>
    <w:rsid w:val="005A478C"/>
    <w:rsid w:val="005A4E13"/>
    <w:rsid w:val="005A7587"/>
    <w:rsid w:val="005B1D4B"/>
    <w:rsid w:val="005B1E5B"/>
    <w:rsid w:val="005B2012"/>
    <w:rsid w:val="005B32C1"/>
    <w:rsid w:val="005B3BF5"/>
    <w:rsid w:val="005B502F"/>
    <w:rsid w:val="005B5DCD"/>
    <w:rsid w:val="005B6C2E"/>
    <w:rsid w:val="005B6EDE"/>
    <w:rsid w:val="005B7D74"/>
    <w:rsid w:val="005C0BB6"/>
    <w:rsid w:val="005C103C"/>
    <w:rsid w:val="005C3112"/>
    <w:rsid w:val="005C3771"/>
    <w:rsid w:val="005C66E8"/>
    <w:rsid w:val="005C6C81"/>
    <w:rsid w:val="005C6DC8"/>
    <w:rsid w:val="005D0C63"/>
    <w:rsid w:val="005D1819"/>
    <w:rsid w:val="005D1849"/>
    <w:rsid w:val="005D29C8"/>
    <w:rsid w:val="005D3658"/>
    <w:rsid w:val="005D4178"/>
    <w:rsid w:val="005D41D2"/>
    <w:rsid w:val="005D4B46"/>
    <w:rsid w:val="005D5598"/>
    <w:rsid w:val="005D6402"/>
    <w:rsid w:val="005D7432"/>
    <w:rsid w:val="005D7884"/>
    <w:rsid w:val="005D7955"/>
    <w:rsid w:val="005E09E4"/>
    <w:rsid w:val="005E28B1"/>
    <w:rsid w:val="005E43B4"/>
    <w:rsid w:val="005E48E3"/>
    <w:rsid w:val="005E536C"/>
    <w:rsid w:val="005E552C"/>
    <w:rsid w:val="005F0AC7"/>
    <w:rsid w:val="005F0D9F"/>
    <w:rsid w:val="005F28F3"/>
    <w:rsid w:val="005F3508"/>
    <w:rsid w:val="005F469D"/>
    <w:rsid w:val="005F6693"/>
    <w:rsid w:val="00600BE7"/>
    <w:rsid w:val="00604FBB"/>
    <w:rsid w:val="00610845"/>
    <w:rsid w:val="00612A9A"/>
    <w:rsid w:val="00615CD3"/>
    <w:rsid w:val="006167C4"/>
    <w:rsid w:val="00620C19"/>
    <w:rsid w:val="00622092"/>
    <w:rsid w:val="00624533"/>
    <w:rsid w:val="006267F6"/>
    <w:rsid w:val="00626D33"/>
    <w:rsid w:val="0062701C"/>
    <w:rsid w:val="0063170F"/>
    <w:rsid w:val="00631CF8"/>
    <w:rsid w:val="006348F4"/>
    <w:rsid w:val="00634B51"/>
    <w:rsid w:val="00636170"/>
    <w:rsid w:val="00637B86"/>
    <w:rsid w:val="00640D65"/>
    <w:rsid w:val="00642CD0"/>
    <w:rsid w:val="00646BDF"/>
    <w:rsid w:val="00646EF0"/>
    <w:rsid w:val="00647F8E"/>
    <w:rsid w:val="0065019B"/>
    <w:rsid w:val="006519D8"/>
    <w:rsid w:val="006531C2"/>
    <w:rsid w:val="0065449E"/>
    <w:rsid w:val="0065475B"/>
    <w:rsid w:val="006549F6"/>
    <w:rsid w:val="00654DEA"/>
    <w:rsid w:val="00656BB6"/>
    <w:rsid w:val="00656D6D"/>
    <w:rsid w:val="00657F60"/>
    <w:rsid w:val="00660744"/>
    <w:rsid w:val="0066086E"/>
    <w:rsid w:val="006629FC"/>
    <w:rsid w:val="00662D5B"/>
    <w:rsid w:val="00662D96"/>
    <w:rsid w:val="00664D01"/>
    <w:rsid w:val="00664D3D"/>
    <w:rsid w:val="00665123"/>
    <w:rsid w:val="00666DA4"/>
    <w:rsid w:val="00666F8F"/>
    <w:rsid w:val="00667E91"/>
    <w:rsid w:val="006713DF"/>
    <w:rsid w:val="00672992"/>
    <w:rsid w:val="0067453E"/>
    <w:rsid w:val="00675216"/>
    <w:rsid w:val="006761BD"/>
    <w:rsid w:val="006767F0"/>
    <w:rsid w:val="006807DC"/>
    <w:rsid w:val="00682CA8"/>
    <w:rsid w:val="00682D7C"/>
    <w:rsid w:val="00683A12"/>
    <w:rsid w:val="00686F6F"/>
    <w:rsid w:val="00687AD0"/>
    <w:rsid w:val="00691FA3"/>
    <w:rsid w:val="00692D46"/>
    <w:rsid w:val="00696828"/>
    <w:rsid w:val="00696C83"/>
    <w:rsid w:val="00697ACE"/>
    <w:rsid w:val="006A104C"/>
    <w:rsid w:val="006A6AB3"/>
    <w:rsid w:val="006A6B91"/>
    <w:rsid w:val="006B0748"/>
    <w:rsid w:val="006B41B8"/>
    <w:rsid w:val="006B6C9B"/>
    <w:rsid w:val="006C0DA3"/>
    <w:rsid w:val="006C0EB4"/>
    <w:rsid w:val="006C1D9C"/>
    <w:rsid w:val="006C2111"/>
    <w:rsid w:val="006C2CDC"/>
    <w:rsid w:val="006C4F84"/>
    <w:rsid w:val="006C608B"/>
    <w:rsid w:val="006D0E12"/>
    <w:rsid w:val="006D1363"/>
    <w:rsid w:val="006D34F9"/>
    <w:rsid w:val="006D39B9"/>
    <w:rsid w:val="006D4CF6"/>
    <w:rsid w:val="006D504E"/>
    <w:rsid w:val="006D5EE6"/>
    <w:rsid w:val="006D6C55"/>
    <w:rsid w:val="006D76A6"/>
    <w:rsid w:val="006E024E"/>
    <w:rsid w:val="006E0CB2"/>
    <w:rsid w:val="006E36D0"/>
    <w:rsid w:val="006E629E"/>
    <w:rsid w:val="006E62A5"/>
    <w:rsid w:val="006F033F"/>
    <w:rsid w:val="006F0442"/>
    <w:rsid w:val="006F0ABE"/>
    <w:rsid w:val="006F2CAB"/>
    <w:rsid w:val="006F38BD"/>
    <w:rsid w:val="006F4724"/>
    <w:rsid w:val="006F4F23"/>
    <w:rsid w:val="006F631C"/>
    <w:rsid w:val="006F6BD4"/>
    <w:rsid w:val="006F6C44"/>
    <w:rsid w:val="006F73BD"/>
    <w:rsid w:val="00700DCD"/>
    <w:rsid w:val="007023D6"/>
    <w:rsid w:val="00702A86"/>
    <w:rsid w:val="00704BD6"/>
    <w:rsid w:val="00705CD4"/>
    <w:rsid w:val="00707613"/>
    <w:rsid w:val="00712118"/>
    <w:rsid w:val="0071345A"/>
    <w:rsid w:val="007135FE"/>
    <w:rsid w:val="0071365D"/>
    <w:rsid w:val="00714C4B"/>
    <w:rsid w:val="00716208"/>
    <w:rsid w:val="0071671F"/>
    <w:rsid w:val="00716A12"/>
    <w:rsid w:val="007206E6"/>
    <w:rsid w:val="00720C97"/>
    <w:rsid w:val="007211BA"/>
    <w:rsid w:val="00721385"/>
    <w:rsid w:val="007251B1"/>
    <w:rsid w:val="00725BE3"/>
    <w:rsid w:val="00726DE2"/>
    <w:rsid w:val="007316B9"/>
    <w:rsid w:val="00733462"/>
    <w:rsid w:val="00737159"/>
    <w:rsid w:val="00740421"/>
    <w:rsid w:val="00740E8B"/>
    <w:rsid w:val="00741F15"/>
    <w:rsid w:val="00742779"/>
    <w:rsid w:val="0074440F"/>
    <w:rsid w:val="00744DA6"/>
    <w:rsid w:val="007454A5"/>
    <w:rsid w:val="00745F1D"/>
    <w:rsid w:val="00745F30"/>
    <w:rsid w:val="00746055"/>
    <w:rsid w:val="00746753"/>
    <w:rsid w:val="00746C65"/>
    <w:rsid w:val="00750400"/>
    <w:rsid w:val="00750620"/>
    <w:rsid w:val="0075174D"/>
    <w:rsid w:val="007538A8"/>
    <w:rsid w:val="0075392F"/>
    <w:rsid w:val="0075451B"/>
    <w:rsid w:val="0075673B"/>
    <w:rsid w:val="00756837"/>
    <w:rsid w:val="00762837"/>
    <w:rsid w:val="00764034"/>
    <w:rsid w:val="00764B69"/>
    <w:rsid w:val="00764EFA"/>
    <w:rsid w:val="0076518C"/>
    <w:rsid w:val="007659CB"/>
    <w:rsid w:val="007659F9"/>
    <w:rsid w:val="007661B0"/>
    <w:rsid w:val="007670C9"/>
    <w:rsid w:val="00767C07"/>
    <w:rsid w:val="007717E9"/>
    <w:rsid w:val="0077184C"/>
    <w:rsid w:val="0077302D"/>
    <w:rsid w:val="007740F7"/>
    <w:rsid w:val="00774A8A"/>
    <w:rsid w:val="00774B63"/>
    <w:rsid w:val="0077535D"/>
    <w:rsid w:val="00776D72"/>
    <w:rsid w:val="00777760"/>
    <w:rsid w:val="007820AF"/>
    <w:rsid w:val="0078253C"/>
    <w:rsid w:val="00782D2C"/>
    <w:rsid w:val="0078429F"/>
    <w:rsid w:val="00784B88"/>
    <w:rsid w:val="0078564E"/>
    <w:rsid w:val="0078593E"/>
    <w:rsid w:val="00787449"/>
    <w:rsid w:val="00790EEA"/>
    <w:rsid w:val="007910FA"/>
    <w:rsid w:val="00791FF3"/>
    <w:rsid w:val="00792E0A"/>
    <w:rsid w:val="00795855"/>
    <w:rsid w:val="00796215"/>
    <w:rsid w:val="00797133"/>
    <w:rsid w:val="00797CCE"/>
    <w:rsid w:val="007A0833"/>
    <w:rsid w:val="007A0964"/>
    <w:rsid w:val="007A2324"/>
    <w:rsid w:val="007A2DDE"/>
    <w:rsid w:val="007A3AB4"/>
    <w:rsid w:val="007A3AE6"/>
    <w:rsid w:val="007A4E27"/>
    <w:rsid w:val="007A652C"/>
    <w:rsid w:val="007A653C"/>
    <w:rsid w:val="007A7E58"/>
    <w:rsid w:val="007B013C"/>
    <w:rsid w:val="007B01AD"/>
    <w:rsid w:val="007B0E83"/>
    <w:rsid w:val="007B2172"/>
    <w:rsid w:val="007B38FA"/>
    <w:rsid w:val="007B4EA5"/>
    <w:rsid w:val="007B4EC2"/>
    <w:rsid w:val="007B50CF"/>
    <w:rsid w:val="007B74C8"/>
    <w:rsid w:val="007C28F4"/>
    <w:rsid w:val="007C2A15"/>
    <w:rsid w:val="007C31CE"/>
    <w:rsid w:val="007C3D3A"/>
    <w:rsid w:val="007C705B"/>
    <w:rsid w:val="007C79F9"/>
    <w:rsid w:val="007D0232"/>
    <w:rsid w:val="007D303C"/>
    <w:rsid w:val="007D3D5B"/>
    <w:rsid w:val="007D535F"/>
    <w:rsid w:val="007D62A5"/>
    <w:rsid w:val="007D670A"/>
    <w:rsid w:val="007D75B6"/>
    <w:rsid w:val="007E00BD"/>
    <w:rsid w:val="007E028D"/>
    <w:rsid w:val="007E0F37"/>
    <w:rsid w:val="007E2572"/>
    <w:rsid w:val="007E2A47"/>
    <w:rsid w:val="007E3133"/>
    <w:rsid w:val="007E31B3"/>
    <w:rsid w:val="007E348C"/>
    <w:rsid w:val="007E60F7"/>
    <w:rsid w:val="007E66ED"/>
    <w:rsid w:val="007E7342"/>
    <w:rsid w:val="007E749E"/>
    <w:rsid w:val="007F0A18"/>
    <w:rsid w:val="007F459A"/>
    <w:rsid w:val="007F4838"/>
    <w:rsid w:val="007F512C"/>
    <w:rsid w:val="007F73A1"/>
    <w:rsid w:val="007F7FE8"/>
    <w:rsid w:val="00802307"/>
    <w:rsid w:val="00802A27"/>
    <w:rsid w:val="00802C18"/>
    <w:rsid w:val="00803DDF"/>
    <w:rsid w:val="0080467D"/>
    <w:rsid w:val="00804B6C"/>
    <w:rsid w:val="0081145C"/>
    <w:rsid w:val="00811540"/>
    <w:rsid w:val="00811EAE"/>
    <w:rsid w:val="008128AC"/>
    <w:rsid w:val="00813299"/>
    <w:rsid w:val="00816CF3"/>
    <w:rsid w:val="008179C6"/>
    <w:rsid w:val="0082082C"/>
    <w:rsid w:val="00820C7D"/>
    <w:rsid w:val="00820EBB"/>
    <w:rsid w:val="008223F8"/>
    <w:rsid w:val="00822D41"/>
    <w:rsid w:val="00822D89"/>
    <w:rsid w:val="008240AE"/>
    <w:rsid w:val="00824DA8"/>
    <w:rsid w:val="00825529"/>
    <w:rsid w:val="008257B8"/>
    <w:rsid w:val="00826301"/>
    <w:rsid w:val="00830D13"/>
    <w:rsid w:val="008322D7"/>
    <w:rsid w:val="008323F7"/>
    <w:rsid w:val="008327E6"/>
    <w:rsid w:val="00834516"/>
    <w:rsid w:val="00834BC3"/>
    <w:rsid w:val="00835D36"/>
    <w:rsid w:val="00843069"/>
    <w:rsid w:val="008436E2"/>
    <w:rsid w:val="00843DE0"/>
    <w:rsid w:val="00844507"/>
    <w:rsid w:val="008445B2"/>
    <w:rsid w:val="00844606"/>
    <w:rsid w:val="008448CE"/>
    <w:rsid w:val="0084551E"/>
    <w:rsid w:val="008513F5"/>
    <w:rsid w:val="008533D4"/>
    <w:rsid w:val="008546F7"/>
    <w:rsid w:val="0085500C"/>
    <w:rsid w:val="008551DD"/>
    <w:rsid w:val="00855D2E"/>
    <w:rsid w:val="0085762A"/>
    <w:rsid w:val="00857819"/>
    <w:rsid w:val="00857D79"/>
    <w:rsid w:val="008634A3"/>
    <w:rsid w:val="00863DFE"/>
    <w:rsid w:val="008645B6"/>
    <w:rsid w:val="00865151"/>
    <w:rsid w:val="008660B3"/>
    <w:rsid w:val="00867D1B"/>
    <w:rsid w:val="008714E8"/>
    <w:rsid w:val="008721A7"/>
    <w:rsid w:val="00873D13"/>
    <w:rsid w:val="00874C42"/>
    <w:rsid w:val="00874F79"/>
    <w:rsid w:val="0088028C"/>
    <w:rsid w:val="00883F0C"/>
    <w:rsid w:val="00884940"/>
    <w:rsid w:val="00884AEF"/>
    <w:rsid w:val="00884C41"/>
    <w:rsid w:val="00885205"/>
    <w:rsid w:val="0088593C"/>
    <w:rsid w:val="00886306"/>
    <w:rsid w:val="008910D3"/>
    <w:rsid w:val="008918A8"/>
    <w:rsid w:val="00891BC7"/>
    <w:rsid w:val="00891F9D"/>
    <w:rsid w:val="008924F2"/>
    <w:rsid w:val="00893388"/>
    <w:rsid w:val="00894DA4"/>
    <w:rsid w:val="00894EA3"/>
    <w:rsid w:val="008953D4"/>
    <w:rsid w:val="00895EB3"/>
    <w:rsid w:val="00897061"/>
    <w:rsid w:val="008A02FE"/>
    <w:rsid w:val="008A19F7"/>
    <w:rsid w:val="008A2BA6"/>
    <w:rsid w:val="008A4B13"/>
    <w:rsid w:val="008A5260"/>
    <w:rsid w:val="008A5A59"/>
    <w:rsid w:val="008A71C6"/>
    <w:rsid w:val="008A7887"/>
    <w:rsid w:val="008B0528"/>
    <w:rsid w:val="008B0BCB"/>
    <w:rsid w:val="008B1BFC"/>
    <w:rsid w:val="008B3CBE"/>
    <w:rsid w:val="008B47B1"/>
    <w:rsid w:val="008B48B6"/>
    <w:rsid w:val="008B4CE6"/>
    <w:rsid w:val="008B5A9F"/>
    <w:rsid w:val="008B715A"/>
    <w:rsid w:val="008B7A90"/>
    <w:rsid w:val="008C0E1C"/>
    <w:rsid w:val="008C1BF5"/>
    <w:rsid w:val="008C44AC"/>
    <w:rsid w:val="008C4C39"/>
    <w:rsid w:val="008C57B2"/>
    <w:rsid w:val="008C65F4"/>
    <w:rsid w:val="008C7CDD"/>
    <w:rsid w:val="008C7F28"/>
    <w:rsid w:val="008D0760"/>
    <w:rsid w:val="008D342C"/>
    <w:rsid w:val="008D385E"/>
    <w:rsid w:val="008D4C18"/>
    <w:rsid w:val="008D63F1"/>
    <w:rsid w:val="008D69F1"/>
    <w:rsid w:val="008D6A9C"/>
    <w:rsid w:val="008D6B16"/>
    <w:rsid w:val="008D7C46"/>
    <w:rsid w:val="008E1AAE"/>
    <w:rsid w:val="008E1BD3"/>
    <w:rsid w:val="008E2C02"/>
    <w:rsid w:val="008E2CCB"/>
    <w:rsid w:val="008E4A83"/>
    <w:rsid w:val="008E5266"/>
    <w:rsid w:val="008E5276"/>
    <w:rsid w:val="008E55B9"/>
    <w:rsid w:val="008E6371"/>
    <w:rsid w:val="008E6D78"/>
    <w:rsid w:val="008E7F69"/>
    <w:rsid w:val="008F02D4"/>
    <w:rsid w:val="008F0674"/>
    <w:rsid w:val="008F0D93"/>
    <w:rsid w:val="008F215E"/>
    <w:rsid w:val="008F28FF"/>
    <w:rsid w:val="008F2CEB"/>
    <w:rsid w:val="008F45AD"/>
    <w:rsid w:val="008F6C40"/>
    <w:rsid w:val="00901821"/>
    <w:rsid w:val="00901B3E"/>
    <w:rsid w:val="00901D3E"/>
    <w:rsid w:val="00902800"/>
    <w:rsid w:val="00903682"/>
    <w:rsid w:val="00903D15"/>
    <w:rsid w:val="009059E5"/>
    <w:rsid w:val="00906619"/>
    <w:rsid w:val="00907519"/>
    <w:rsid w:val="00911F41"/>
    <w:rsid w:val="009125E8"/>
    <w:rsid w:val="009137B5"/>
    <w:rsid w:val="00913943"/>
    <w:rsid w:val="0091408E"/>
    <w:rsid w:val="00914A19"/>
    <w:rsid w:val="00915A89"/>
    <w:rsid w:val="009163FB"/>
    <w:rsid w:val="009209DD"/>
    <w:rsid w:val="0092113D"/>
    <w:rsid w:val="009213D9"/>
    <w:rsid w:val="00921CA8"/>
    <w:rsid w:val="00922188"/>
    <w:rsid w:val="00922843"/>
    <w:rsid w:val="00923AD0"/>
    <w:rsid w:val="00924640"/>
    <w:rsid w:val="009263C7"/>
    <w:rsid w:val="009272BB"/>
    <w:rsid w:val="00931B16"/>
    <w:rsid w:val="00932026"/>
    <w:rsid w:val="00933A24"/>
    <w:rsid w:val="00935EDE"/>
    <w:rsid w:val="0093626D"/>
    <w:rsid w:val="00940991"/>
    <w:rsid w:val="009419E8"/>
    <w:rsid w:val="00941A21"/>
    <w:rsid w:val="00942205"/>
    <w:rsid w:val="009424A0"/>
    <w:rsid w:val="0094368C"/>
    <w:rsid w:val="00943CAC"/>
    <w:rsid w:val="00943CD8"/>
    <w:rsid w:val="0094569C"/>
    <w:rsid w:val="009476C8"/>
    <w:rsid w:val="00947B62"/>
    <w:rsid w:val="00947BE7"/>
    <w:rsid w:val="00950F28"/>
    <w:rsid w:val="009514D1"/>
    <w:rsid w:val="00951A00"/>
    <w:rsid w:val="00952320"/>
    <w:rsid w:val="009527B3"/>
    <w:rsid w:val="00952F73"/>
    <w:rsid w:val="00953E08"/>
    <w:rsid w:val="00954FA0"/>
    <w:rsid w:val="00955DC4"/>
    <w:rsid w:val="00956648"/>
    <w:rsid w:val="00956BFA"/>
    <w:rsid w:val="00957950"/>
    <w:rsid w:val="00961AC5"/>
    <w:rsid w:val="0096265C"/>
    <w:rsid w:val="00963FE9"/>
    <w:rsid w:val="00964F4A"/>
    <w:rsid w:val="009675D2"/>
    <w:rsid w:val="00967ABB"/>
    <w:rsid w:val="009716DE"/>
    <w:rsid w:val="00973C8E"/>
    <w:rsid w:val="009755C3"/>
    <w:rsid w:val="00975F5D"/>
    <w:rsid w:val="00976926"/>
    <w:rsid w:val="00976C0B"/>
    <w:rsid w:val="009777B7"/>
    <w:rsid w:val="009802C0"/>
    <w:rsid w:val="009811B4"/>
    <w:rsid w:val="00982B4F"/>
    <w:rsid w:val="00982B51"/>
    <w:rsid w:val="0098441B"/>
    <w:rsid w:val="00985969"/>
    <w:rsid w:val="00985B53"/>
    <w:rsid w:val="00985D07"/>
    <w:rsid w:val="0098601B"/>
    <w:rsid w:val="00987451"/>
    <w:rsid w:val="0099133F"/>
    <w:rsid w:val="009913CF"/>
    <w:rsid w:val="009917F7"/>
    <w:rsid w:val="00992781"/>
    <w:rsid w:val="009929EE"/>
    <w:rsid w:val="00994E3B"/>
    <w:rsid w:val="009A001D"/>
    <w:rsid w:val="009A1FB0"/>
    <w:rsid w:val="009A3287"/>
    <w:rsid w:val="009A50AC"/>
    <w:rsid w:val="009A5185"/>
    <w:rsid w:val="009A5D47"/>
    <w:rsid w:val="009A64EB"/>
    <w:rsid w:val="009A7D48"/>
    <w:rsid w:val="009B075D"/>
    <w:rsid w:val="009B3C1A"/>
    <w:rsid w:val="009B428D"/>
    <w:rsid w:val="009B5A7A"/>
    <w:rsid w:val="009B6983"/>
    <w:rsid w:val="009B7B7F"/>
    <w:rsid w:val="009B7EE9"/>
    <w:rsid w:val="009C02D4"/>
    <w:rsid w:val="009C1D73"/>
    <w:rsid w:val="009C2638"/>
    <w:rsid w:val="009C2917"/>
    <w:rsid w:val="009C2ED8"/>
    <w:rsid w:val="009C49AB"/>
    <w:rsid w:val="009C52F5"/>
    <w:rsid w:val="009C5746"/>
    <w:rsid w:val="009D188F"/>
    <w:rsid w:val="009D57DF"/>
    <w:rsid w:val="009D584A"/>
    <w:rsid w:val="009D69C5"/>
    <w:rsid w:val="009D7DA7"/>
    <w:rsid w:val="009E06DD"/>
    <w:rsid w:val="009E121C"/>
    <w:rsid w:val="009E22C5"/>
    <w:rsid w:val="009E3661"/>
    <w:rsid w:val="009E36EE"/>
    <w:rsid w:val="009E684F"/>
    <w:rsid w:val="009E7A53"/>
    <w:rsid w:val="009F0ECD"/>
    <w:rsid w:val="009F1377"/>
    <w:rsid w:val="009F3C10"/>
    <w:rsid w:val="009F3CE2"/>
    <w:rsid w:val="009F4F41"/>
    <w:rsid w:val="009F5691"/>
    <w:rsid w:val="009F663A"/>
    <w:rsid w:val="009F6B3F"/>
    <w:rsid w:val="00A0042F"/>
    <w:rsid w:val="00A0083E"/>
    <w:rsid w:val="00A00BD7"/>
    <w:rsid w:val="00A00EEA"/>
    <w:rsid w:val="00A03F54"/>
    <w:rsid w:val="00A0569C"/>
    <w:rsid w:val="00A0737A"/>
    <w:rsid w:val="00A11485"/>
    <w:rsid w:val="00A1234E"/>
    <w:rsid w:val="00A124A2"/>
    <w:rsid w:val="00A12955"/>
    <w:rsid w:val="00A15741"/>
    <w:rsid w:val="00A1644B"/>
    <w:rsid w:val="00A17450"/>
    <w:rsid w:val="00A219C0"/>
    <w:rsid w:val="00A21AC5"/>
    <w:rsid w:val="00A21D46"/>
    <w:rsid w:val="00A226CD"/>
    <w:rsid w:val="00A2289A"/>
    <w:rsid w:val="00A238DA"/>
    <w:rsid w:val="00A24B38"/>
    <w:rsid w:val="00A24DA5"/>
    <w:rsid w:val="00A2590C"/>
    <w:rsid w:val="00A2642B"/>
    <w:rsid w:val="00A268B5"/>
    <w:rsid w:val="00A27429"/>
    <w:rsid w:val="00A2742E"/>
    <w:rsid w:val="00A27979"/>
    <w:rsid w:val="00A30253"/>
    <w:rsid w:val="00A30D97"/>
    <w:rsid w:val="00A34202"/>
    <w:rsid w:val="00A35354"/>
    <w:rsid w:val="00A40CFD"/>
    <w:rsid w:val="00A419C3"/>
    <w:rsid w:val="00A43723"/>
    <w:rsid w:val="00A450ED"/>
    <w:rsid w:val="00A4532C"/>
    <w:rsid w:val="00A4541C"/>
    <w:rsid w:val="00A46421"/>
    <w:rsid w:val="00A46561"/>
    <w:rsid w:val="00A46AED"/>
    <w:rsid w:val="00A46C75"/>
    <w:rsid w:val="00A4746F"/>
    <w:rsid w:val="00A4754B"/>
    <w:rsid w:val="00A50135"/>
    <w:rsid w:val="00A515A8"/>
    <w:rsid w:val="00A53596"/>
    <w:rsid w:val="00A536AA"/>
    <w:rsid w:val="00A537B7"/>
    <w:rsid w:val="00A54C03"/>
    <w:rsid w:val="00A5620D"/>
    <w:rsid w:val="00A56370"/>
    <w:rsid w:val="00A563EF"/>
    <w:rsid w:val="00A56A8D"/>
    <w:rsid w:val="00A61459"/>
    <w:rsid w:val="00A6611C"/>
    <w:rsid w:val="00A6634E"/>
    <w:rsid w:val="00A677FD"/>
    <w:rsid w:val="00A700DC"/>
    <w:rsid w:val="00A714F2"/>
    <w:rsid w:val="00A71830"/>
    <w:rsid w:val="00A7586E"/>
    <w:rsid w:val="00A75F97"/>
    <w:rsid w:val="00A81849"/>
    <w:rsid w:val="00A82AC4"/>
    <w:rsid w:val="00A83454"/>
    <w:rsid w:val="00A8541A"/>
    <w:rsid w:val="00A857A9"/>
    <w:rsid w:val="00A85E5F"/>
    <w:rsid w:val="00A865D8"/>
    <w:rsid w:val="00A9060B"/>
    <w:rsid w:val="00A90B94"/>
    <w:rsid w:val="00A93443"/>
    <w:rsid w:val="00A93BD6"/>
    <w:rsid w:val="00A96A54"/>
    <w:rsid w:val="00AA11F1"/>
    <w:rsid w:val="00AA16D3"/>
    <w:rsid w:val="00AA1BFE"/>
    <w:rsid w:val="00AA1E58"/>
    <w:rsid w:val="00AA2488"/>
    <w:rsid w:val="00AA3CB5"/>
    <w:rsid w:val="00AA57AC"/>
    <w:rsid w:val="00AA79BD"/>
    <w:rsid w:val="00AA7E12"/>
    <w:rsid w:val="00AB22A5"/>
    <w:rsid w:val="00AB3475"/>
    <w:rsid w:val="00AB4242"/>
    <w:rsid w:val="00AB5250"/>
    <w:rsid w:val="00AB60F9"/>
    <w:rsid w:val="00AB65BC"/>
    <w:rsid w:val="00AB6609"/>
    <w:rsid w:val="00AB676E"/>
    <w:rsid w:val="00AB7926"/>
    <w:rsid w:val="00AB7C89"/>
    <w:rsid w:val="00AB7F9A"/>
    <w:rsid w:val="00AC12D6"/>
    <w:rsid w:val="00AC1B24"/>
    <w:rsid w:val="00AC2971"/>
    <w:rsid w:val="00AC7345"/>
    <w:rsid w:val="00AC79F4"/>
    <w:rsid w:val="00AD13DC"/>
    <w:rsid w:val="00AD1F37"/>
    <w:rsid w:val="00AD20BC"/>
    <w:rsid w:val="00AD3882"/>
    <w:rsid w:val="00AD3C4A"/>
    <w:rsid w:val="00AD42B2"/>
    <w:rsid w:val="00AE04B3"/>
    <w:rsid w:val="00AE265D"/>
    <w:rsid w:val="00AE3E76"/>
    <w:rsid w:val="00AE43A7"/>
    <w:rsid w:val="00AE6AC3"/>
    <w:rsid w:val="00AE75ED"/>
    <w:rsid w:val="00AF093A"/>
    <w:rsid w:val="00AF60C1"/>
    <w:rsid w:val="00AF684A"/>
    <w:rsid w:val="00AF697B"/>
    <w:rsid w:val="00AF7AFC"/>
    <w:rsid w:val="00B0025D"/>
    <w:rsid w:val="00B00AC9"/>
    <w:rsid w:val="00B00F76"/>
    <w:rsid w:val="00B01E9D"/>
    <w:rsid w:val="00B03BFF"/>
    <w:rsid w:val="00B079E1"/>
    <w:rsid w:val="00B100D9"/>
    <w:rsid w:val="00B10215"/>
    <w:rsid w:val="00B10E43"/>
    <w:rsid w:val="00B11B1B"/>
    <w:rsid w:val="00B12095"/>
    <w:rsid w:val="00B13E40"/>
    <w:rsid w:val="00B15216"/>
    <w:rsid w:val="00B16C83"/>
    <w:rsid w:val="00B16E96"/>
    <w:rsid w:val="00B20726"/>
    <w:rsid w:val="00B20A81"/>
    <w:rsid w:val="00B21E35"/>
    <w:rsid w:val="00B221DC"/>
    <w:rsid w:val="00B226F9"/>
    <w:rsid w:val="00B22AA8"/>
    <w:rsid w:val="00B236EE"/>
    <w:rsid w:val="00B2612C"/>
    <w:rsid w:val="00B2629C"/>
    <w:rsid w:val="00B26B7E"/>
    <w:rsid w:val="00B3296A"/>
    <w:rsid w:val="00B33122"/>
    <w:rsid w:val="00B3440A"/>
    <w:rsid w:val="00B34E7A"/>
    <w:rsid w:val="00B3541D"/>
    <w:rsid w:val="00B35B8A"/>
    <w:rsid w:val="00B35DEC"/>
    <w:rsid w:val="00B36AFC"/>
    <w:rsid w:val="00B37472"/>
    <w:rsid w:val="00B37926"/>
    <w:rsid w:val="00B37CF2"/>
    <w:rsid w:val="00B41A8B"/>
    <w:rsid w:val="00B41FA6"/>
    <w:rsid w:val="00B420D4"/>
    <w:rsid w:val="00B503FE"/>
    <w:rsid w:val="00B515AF"/>
    <w:rsid w:val="00B519B8"/>
    <w:rsid w:val="00B52644"/>
    <w:rsid w:val="00B5380D"/>
    <w:rsid w:val="00B552EC"/>
    <w:rsid w:val="00B57F24"/>
    <w:rsid w:val="00B6169C"/>
    <w:rsid w:val="00B630CF"/>
    <w:rsid w:val="00B63C35"/>
    <w:rsid w:val="00B64270"/>
    <w:rsid w:val="00B64AD6"/>
    <w:rsid w:val="00B65295"/>
    <w:rsid w:val="00B6718E"/>
    <w:rsid w:val="00B67248"/>
    <w:rsid w:val="00B72078"/>
    <w:rsid w:val="00B72892"/>
    <w:rsid w:val="00B73C55"/>
    <w:rsid w:val="00B751C9"/>
    <w:rsid w:val="00B75263"/>
    <w:rsid w:val="00B75B4A"/>
    <w:rsid w:val="00B75D82"/>
    <w:rsid w:val="00B771BE"/>
    <w:rsid w:val="00B77315"/>
    <w:rsid w:val="00B77470"/>
    <w:rsid w:val="00B80FFA"/>
    <w:rsid w:val="00B81525"/>
    <w:rsid w:val="00B8246D"/>
    <w:rsid w:val="00B8268A"/>
    <w:rsid w:val="00B829CA"/>
    <w:rsid w:val="00B840B8"/>
    <w:rsid w:val="00B86C3A"/>
    <w:rsid w:val="00B907AB"/>
    <w:rsid w:val="00B920EE"/>
    <w:rsid w:val="00B92306"/>
    <w:rsid w:val="00B92579"/>
    <w:rsid w:val="00B92660"/>
    <w:rsid w:val="00B93097"/>
    <w:rsid w:val="00B936E1"/>
    <w:rsid w:val="00B9387C"/>
    <w:rsid w:val="00B94124"/>
    <w:rsid w:val="00B941C2"/>
    <w:rsid w:val="00B94D09"/>
    <w:rsid w:val="00B9572B"/>
    <w:rsid w:val="00B97831"/>
    <w:rsid w:val="00B97D63"/>
    <w:rsid w:val="00BA0F03"/>
    <w:rsid w:val="00BA1CFA"/>
    <w:rsid w:val="00BA3591"/>
    <w:rsid w:val="00BA4160"/>
    <w:rsid w:val="00BA4A98"/>
    <w:rsid w:val="00BA644C"/>
    <w:rsid w:val="00BA6CFF"/>
    <w:rsid w:val="00BA72A6"/>
    <w:rsid w:val="00BA7A9A"/>
    <w:rsid w:val="00BB1C70"/>
    <w:rsid w:val="00BB1D2F"/>
    <w:rsid w:val="00BB50DB"/>
    <w:rsid w:val="00BB5154"/>
    <w:rsid w:val="00BB7D8C"/>
    <w:rsid w:val="00BC3A09"/>
    <w:rsid w:val="00BC3FA5"/>
    <w:rsid w:val="00BC4517"/>
    <w:rsid w:val="00BC5607"/>
    <w:rsid w:val="00BC5D34"/>
    <w:rsid w:val="00BD2145"/>
    <w:rsid w:val="00BD2B3C"/>
    <w:rsid w:val="00BD4474"/>
    <w:rsid w:val="00BD4A04"/>
    <w:rsid w:val="00BD4BAF"/>
    <w:rsid w:val="00BD4DB9"/>
    <w:rsid w:val="00BD610E"/>
    <w:rsid w:val="00BD674D"/>
    <w:rsid w:val="00BD77AE"/>
    <w:rsid w:val="00BE003C"/>
    <w:rsid w:val="00BE17AB"/>
    <w:rsid w:val="00BE1FBC"/>
    <w:rsid w:val="00BE21AE"/>
    <w:rsid w:val="00BE2DEA"/>
    <w:rsid w:val="00BE3130"/>
    <w:rsid w:val="00BE34FD"/>
    <w:rsid w:val="00BE7798"/>
    <w:rsid w:val="00BF022C"/>
    <w:rsid w:val="00BF1040"/>
    <w:rsid w:val="00BF1063"/>
    <w:rsid w:val="00BF15E5"/>
    <w:rsid w:val="00BF1F20"/>
    <w:rsid w:val="00BF207D"/>
    <w:rsid w:val="00BF2698"/>
    <w:rsid w:val="00BF3007"/>
    <w:rsid w:val="00BF402F"/>
    <w:rsid w:val="00BF4408"/>
    <w:rsid w:val="00BF485A"/>
    <w:rsid w:val="00BF5CAC"/>
    <w:rsid w:val="00BF5D3B"/>
    <w:rsid w:val="00BF6E65"/>
    <w:rsid w:val="00BF7B85"/>
    <w:rsid w:val="00C0024E"/>
    <w:rsid w:val="00C00565"/>
    <w:rsid w:val="00C00F84"/>
    <w:rsid w:val="00C03414"/>
    <w:rsid w:val="00C04692"/>
    <w:rsid w:val="00C04FC8"/>
    <w:rsid w:val="00C05976"/>
    <w:rsid w:val="00C06D47"/>
    <w:rsid w:val="00C07891"/>
    <w:rsid w:val="00C0790A"/>
    <w:rsid w:val="00C07AED"/>
    <w:rsid w:val="00C106E7"/>
    <w:rsid w:val="00C1158E"/>
    <w:rsid w:val="00C12A2F"/>
    <w:rsid w:val="00C14D76"/>
    <w:rsid w:val="00C150D5"/>
    <w:rsid w:val="00C15DFA"/>
    <w:rsid w:val="00C160AA"/>
    <w:rsid w:val="00C178E1"/>
    <w:rsid w:val="00C17BC9"/>
    <w:rsid w:val="00C20914"/>
    <w:rsid w:val="00C20BDD"/>
    <w:rsid w:val="00C22219"/>
    <w:rsid w:val="00C2316B"/>
    <w:rsid w:val="00C23324"/>
    <w:rsid w:val="00C23503"/>
    <w:rsid w:val="00C25A72"/>
    <w:rsid w:val="00C27BA6"/>
    <w:rsid w:val="00C33615"/>
    <w:rsid w:val="00C33890"/>
    <w:rsid w:val="00C3390D"/>
    <w:rsid w:val="00C33A68"/>
    <w:rsid w:val="00C33D99"/>
    <w:rsid w:val="00C34AFC"/>
    <w:rsid w:val="00C36C76"/>
    <w:rsid w:val="00C413B2"/>
    <w:rsid w:val="00C41859"/>
    <w:rsid w:val="00C44333"/>
    <w:rsid w:val="00C44794"/>
    <w:rsid w:val="00C4532E"/>
    <w:rsid w:val="00C4625B"/>
    <w:rsid w:val="00C46422"/>
    <w:rsid w:val="00C46586"/>
    <w:rsid w:val="00C47217"/>
    <w:rsid w:val="00C5101F"/>
    <w:rsid w:val="00C5113E"/>
    <w:rsid w:val="00C51DA2"/>
    <w:rsid w:val="00C52FF9"/>
    <w:rsid w:val="00C5341C"/>
    <w:rsid w:val="00C549D5"/>
    <w:rsid w:val="00C5661B"/>
    <w:rsid w:val="00C568BA"/>
    <w:rsid w:val="00C60186"/>
    <w:rsid w:val="00C625A0"/>
    <w:rsid w:val="00C62E37"/>
    <w:rsid w:val="00C66A1B"/>
    <w:rsid w:val="00C71475"/>
    <w:rsid w:val="00C72A94"/>
    <w:rsid w:val="00C72F94"/>
    <w:rsid w:val="00C7320F"/>
    <w:rsid w:val="00C752D6"/>
    <w:rsid w:val="00C7571A"/>
    <w:rsid w:val="00C76123"/>
    <w:rsid w:val="00C81769"/>
    <w:rsid w:val="00C82CF7"/>
    <w:rsid w:val="00C837F3"/>
    <w:rsid w:val="00C8610C"/>
    <w:rsid w:val="00C87FF0"/>
    <w:rsid w:val="00C914F9"/>
    <w:rsid w:val="00C92666"/>
    <w:rsid w:val="00C95C14"/>
    <w:rsid w:val="00C9686A"/>
    <w:rsid w:val="00C97668"/>
    <w:rsid w:val="00CA0D21"/>
    <w:rsid w:val="00CA104A"/>
    <w:rsid w:val="00CA1593"/>
    <w:rsid w:val="00CA3468"/>
    <w:rsid w:val="00CA3D44"/>
    <w:rsid w:val="00CA5E6D"/>
    <w:rsid w:val="00CB0D6D"/>
    <w:rsid w:val="00CB1A0A"/>
    <w:rsid w:val="00CB2440"/>
    <w:rsid w:val="00CB2C0B"/>
    <w:rsid w:val="00CB3841"/>
    <w:rsid w:val="00CB3B40"/>
    <w:rsid w:val="00CB4477"/>
    <w:rsid w:val="00CB4B72"/>
    <w:rsid w:val="00CB61FA"/>
    <w:rsid w:val="00CB68D2"/>
    <w:rsid w:val="00CB7289"/>
    <w:rsid w:val="00CB72E5"/>
    <w:rsid w:val="00CB7D16"/>
    <w:rsid w:val="00CC02A3"/>
    <w:rsid w:val="00CC050C"/>
    <w:rsid w:val="00CC192C"/>
    <w:rsid w:val="00CC1BB0"/>
    <w:rsid w:val="00CC1CAB"/>
    <w:rsid w:val="00CC446D"/>
    <w:rsid w:val="00CC5052"/>
    <w:rsid w:val="00CC52E0"/>
    <w:rsid w:val="00CC5AF6"/>
    <w:rsid w:val="00CC7B7E"/>
    <w:rsid w:val="00CD16CD"/>
    <w:rsid w:val="00CD1BA3"/>
    <w:rsid w:val="00CD20B5"/>
    <w:rsid w:val="00CD2BB9"/>
    <w:rsid w:val="00CD3881"/>
    <w:rsid w:val="00CD3C2D"/>
    <w:rsid w:val="00CD44BF"/>
    <w:rsid w:val="00CD5B04"/>
    <w:rsid w:val="00CD6564"/>
    <w:rsid w:val="00CD70E2"/>
    <w:rsid w:val="00CD7206"/>
    <w:rsid w:val="00CD77FC"/>
    <w:rsid w:val="00CE071F"/>
    <w:rsid w:val="00CE07E5"/>
    <w:rsid w:val="00CE0BC5"/>
    <w:rsid w:val="00CE1232"/>
    <w:rsid w:val="00CE2053"/>
    <w:rsid w:val="00CE2145"/>
    <w:rsid w:val="00CE265F"/>
    <w:rsid w:val="00CE2E25"/>
    <w:rsid w:val="00CE49B6"/>
    <w:rsid w:val="00CE4AEC"/>
    <w:rsid w:val="00CE6C94"/>
    <w:rsid w:val="00CE7281"/>
    <w:rsid w:val="00CE73CC"/>
    <w:rsid w:val="00CE76E9"/>
    <w:rsid w:val="00CE7775"/>
    <w:rsid w:val="00CF1027"/>
    <w:rsid w:val="00CF156B"/>
    <w:rsid w:val="00CF15C5"/>
    <w:rsid w:val="00CF1F0E"/>
    <w:rsid w:val="00CF33A8"/>
    <w:rsid w:val="00CF42CE"/>
    <w:rsid w:val="00CF569D"/>
    <w:rsid w:val="00CF5F6B"/>
    <w:rsid w:val="00CF6958"/>
    <w:rsid w:val="00CF6C33"/>
    <w:rsid w:val="00CF723D"/>
    <w:rsid w:val="00CF74A6"/>
    <w:rsid w:val="00D02575"/>
    <w:rsid w:val="00D02744"/>
    <w:rsid w:val="00D02DE9"/>
    <w:rsid w:val="00D049A7"/>
    <w:rsid w:val="00D04A6A"/>
    <w:rsid w:val="00D06463"/>
    <w:rsid w:val="00D064AB"/>
    <w:rsid w:val="00D07069"/>
    <w:rsid w:val="00D07479"/>
    <w:rsid w:val="00D075B5"/>
    <w:rsid w:val="00D07CA9"/>
    <w:rsid w:val="00D10F33"/>
    <w:rsid w:val="00D1421E"/>
    <w:rsid w:val="00D17934"/>
    <w:rsid w:val="00D21280"/>
    <w:rsid w:val="00D22E5B"/>
    <w:rsid w:val="00D232BF"/>
    <w:rsid w:val="00D2451E"/>
    <w:rsid w:val="00D26286"/>
    <w:rsid w:val="00D279A3"/>
    <w:rsid w:val="00D317DC"/>
    <w:rsid w:val="00D322B3"/>
    <w:rsid w:val="00D3311B"/>
    <w:rsid w:val="00D34946"/>
    <w:rsid w:val="00D35A0D"/>
    <w:rsid w:val="00D41B57"/>
    <w:rsid w:val="00D41C2F"/>
    <w:rsid w:val="00D45997"/>
    <w:rsid w:val="00D46251"/>
    <w:rsid w:val="00D466BB"/>
    <w:rsid w:val="00D47F0D"/>
    <w:rsid w:val="00D51DA4"/>
    <w:rsid w:val="00D5219A"/>
    <w:rsid w:val="00D538EA"/>
    <w:rsid w:val="00D53B73"/>
    <w:rsid w:val="00D53B95"/>
    <w:rsid w:val="00D54B61"/>
    <w:rsid w:val="00D54E5F"/>
    <w:rsid w:val="00D5571A"/>
    <w:rsid w:val="00D577F5"/>
    <w:rsid w:val="00D60243"/>
    <w:rsid w:val="00D614F7"/>
    <w:rsid w:val="00D626D7"/>
    <w:rsid w:val="00D628D8"/>
    <w:rsid w:val="00D63C8C"/>
    <w:rsid w:val="00D646E2"/>
    <w:rsid w:val="00D64B61"/>
    <w:rsid w:val="00D65F37"/>
    <w:rsid w:val="00D65F7F"/>
    <w:rsid w:val="00D66348"/>
    <w:rsid w:val="00D66B6B"/>
    <w:rsid w:val="00D71372"/>
    <w:rsid w:val="00D72F60"/>
    <w:rsid w:val="00D73200"/>
    <w:rsid w:val="00D74498"/>
    <w:rsid w:val="00D75377"/>
    <w:rsid w:val="00D754BB"/>
    <w:rsid w:val="00D75EF6"/>
    <w:rsid w:val="00D81C86"/>
    <w:rsid w:val="00D833DA"/>
    <w:rsid w:val="00D83520"/>
    <w:rsid w:val="00D84F7F"/>
    <w:rsid w:val="00D85AD6"/>
    <w:rsid w:val="00D864FF"/>
    <w:rsid w:val="00D868D1"/>
    <w:rsid w:val="00D8721A"/>
    <w:rsid w:val="00D9176B"/>
    <w:rsid w:val="00D91E2D"/>
    <w:rsid w:val="00D91E98"/>
    <w:rsid w:val="00D92EC9"/>
    <w:rsid w:val="00D9385C"/>
    <w:rsid w:val="00D93D3E"/>
    <w:rsid w:val="00D93FC4"/>
    <w:rsid w:val="00D94256"/>
    <w:rsid w:val="00D96D31"/>
    <w:rsid w:val="00D97403"/>
    <w:rsid w:val="00DA1364"/>
    <w:rsid w:val="00DA2C74"/>
    <w:rsid w:val="00DA3036"/>
    <w:rsid w:val="00DA3EA3"/>
    <w:rsid w:val="00DA571D"/>
    <w:rsid w:val="00DA6D4D"/>
    <w:rsid w:val="00DA7FEA"/>
    <w:rsid w:val="00DB0FA4"/>
    <w:rsid w:val="00DB109C"/>
    <w:rsid w:val="00DB2145"/>
    <w:rsid w:val="00DB3757"/>
    <w:rsid w:val="00DB456C"/>
    <w:rsid w:val="00DB477E"/>
    <w:rsid w:val="00DB6BD5"/>
    <w:rsid w:val="00DB7824"/>
    <w:rsid w:val="00DB7F2E"/>
    <w:rsid w:val="00DC1363"/>
    <w:rsid w:val="00DC1A82"/>
    <w:rsid w:val="00DC3563"/>
    <w:rsid w:val="00DC5073"/>
    <w:rsid w:val="00DC5775"/>
    <w:rsid w:val="00DC5CF1"/>
    <w:rsid w:val="00DC6FAC"/>
    <w:rsid w:val="00DC7380"/>
    <w:rsid w:val="00DC776D"/>
    <w:rsid w:val="00DD07E2"/>
    <w:rsid w:val="00DD11AD"/>
    <w:rsid w:val="00DD1B12"/>
    <w:rsid w:val="00DD2729"/>
    <w:rsid w:val="00DD2AFE"/>
    <w:rsid w:val="00DD3A89"/>
    <w:rsid w:val="00DD3FE3"/>
    <w:rsid w:val="00DD4B99"/>
    <w:rsid w:val="00DD5BBE"/>
    <w:rsid w:val="00DD7AC6"/>
    <w:rsid w:val="00DE1480"/>
    <w:rsid w:val="00DE428A"/>
    <w:rsid w:val="00DE4B1D"/>
    <w:rsid w:val="00DE4EB3"/>
    <w:rsid w:val="00DE66E8"/>
    <w:rsid w:val="00DF0F34"/>
    <w:rsid w:val="00DF14A5"/>
    <w:rsid w:val="00DF16F4"/>
    <w:rsid w:val="00DF17A1"/>
    <w:rsid w:val="00DF2195"/>
    <w:rsid w:val="00DF2543"/>
    <w:rsid w:val="00DF3B0D"/>
    <w:rsid w:val="00DF3B76"/>
    <w:rsid w:val="00DF46A2"/>
    <w:rsid w:val="00DF481A"/>
    <w:rsid w:val="00DF52B4"/>
    <w:rsid w:val="00DF675F"/>
    <w:rsid w:val="00DF6B18"/>
    <w:rsid w:val="00E00698"/>
    <w:rsid w:val="00E00F67"/>
    <w:rsid w:val="00E0184A"/>
    <w:rsid w:val="00E03746"/>
    <w:rsid w:val="00E04F16"/>
    <w:rsid w:val="00E07266"/>
    <w:rsid w:val="00E107DD"/>
    <w:rsid w:val="00E11CA4"/>
    <w:rsid w:val="00E13E05"/>
    <w:rsid w:val="00E14DFD"/>
    <w:rsid w:val="00E163B1"/>
    <w:rsid w:val="00E1640F"/>
    <w:rsid w:val="00E16CF9"/>
    <w:rsid w:val="00E179B5"/>
    <w:rsid w:val="00E20226"/>
    <w:rsid w:val="00E205EA"/>
    <w:rsid w:val="00E20B64"/>
    <w:rsid w:val="00E2183A"/>
    <w:rsid w:val="00E242E4"/>
    <w:rsid w:val="00E2581B"/>
    <w:rsid w:val="00E25AD3"/>
    <w:rsid w:val="00E25D8E"/>
    <w:rsid w:val="00E260A7"/>
    <w:rsid w:val="00E270E3"/>
    <w:rsid w:val="00E27976"/>
    <w:rsid w:val="00E27993"/>
    <w:rsid w:val="00E36359"/>
    <w:rsid w:val="00E36C67"/>
    <w:rsid w:val="00E407B7"/>
    <w:rsid w:val="00E435D6"/>
    <w:rsid w:val="00E43B56"/>
    <w:rsid w:val="00E43DFF"/>
    <w:rsid w:val="00E43EF1"/>
    <w:rsid w:val="00E44C10"/>
    <w:rsid w:val="00E4607B"/>
    <w:rsid w:val="00E461A3"/>
    <w:rsid w:val="00E46AF2"/>
    <w:rsid w:val="00E47048"/>
    <w:rsid w:val="00E47ECB"/>
    <w:rsid w:val="00E5147D"/>
    <w:rsid w:val="00E554B6"/>
    <w:rsid w:val="00E55995"/>
    <w:rsid w:val="00E5661D"/>
    <w:rsid w:val="00E56690"/>
    <w:rsid w:val="00E57D84"/>
    <w:rsid w:val="00E600F8"/>
    <w:rsid w:val="00E62118"/>
    <w:rsid w:val="00E6302A"/>
    <w:rsid w:val="00E6320C"/>
    <w:rsid w:val="00E63F56"/>
    <w:rsid w:val="00E64585"/>
    <w:rsid w:val="00E6575D"/>
    <w:rsid w:val="00E67194"/>
    <w:rsid w:val="00E673C9"/>
    <w:rsid w:val="00E67DDF"/>
    <w:rsid w:val="00E704F9"/>
    <w:rsid w:val="00E72BE6"/>
    <w:rsid w:val="00E7321B"/>
    <w:rsid w:val="00E74499"/>
    <w:rsid w:val="00E7457E"/>
    <w:rsid w:val="00E747A0"/>
    <w:rsid w:val="00E76402"/>
    <w:rsid w:val="00E7696B"/>
    <w:rsid w:val="00E80CF9"/>
    <w:rsid w:val="00E81B24"/>
    <w:rsid w:val="00E82E2E"/>
    <w:rsid w:val="00E830F6"/>
    <w:rsid w:val="00E84152"/>
    <w:rsid w:val="00E84256"/>
    <w:rsid w:val="00E84381"/>
    <w:rsid w:val="00E85CCA"/>
    <w:rsid w:val="00E8614B"/>
    <w:rsid w:val="00E8669F"/>
    <w:rsid w:val="00E8747B"/>
    <w:rsid w:val="00E90725"/>
    <w:rsid w:val="00E9200C"/>
    <w:rsid w:val="00E93826"/>
    <w:rsid w:val="00E9551C"/>
    <w:rsid w:val="00EA1428"/>
    <w:rsid w:val="00EA1826"/>
    <w:rsid w:val="00EA19CE"/>
    <w:rsid w:val="00EA250F"/>
    <w:rsid w:val="00EA3414"/>
    <w:rsid w:val="00EA3E3B"/>
    <w:rsid w:val="00EA4504"/>
    <w:rsid w:val="00EA5155"/>
    <w:rsid w:val="00EA7B9C"/>
    <w:rsid w:val="00EB1404"/>
    <w:rsid w:val="00EB32CB"/>
    <w:rsid w:val="00EB770B"/>
    <w:rsid w:val="00EC146D"/>
    <w:rsid w:val="00EC1B09"/>
    <w:rsid w:val="00EC1E5F"/>
    <w:rsid w:val="00EC2E3A"/>
    <w:rsid w:val="00EC3032"/>
    <w:rsid w:val="00EC3102"/>
    <w:rsid w:val="00EC3E49"/>
    <w:rsid w:val="00EC56D4"/>
    <w:rsid w:val="00EC6504"/>
    <w:rsid w:val="00EC686F"/>
    <w:rsid w:val="00ED0046"/>
    <w:rsid w:val="00ED1427"/>
    <w:rsid w:val="00ED301F"/>
    <w:rsid w:val="00ED6F31"/>
    <w:rsid w:val="00EE0449"/>
    <w:rsid w:val="00EE1244"/>
    <w:rsid w:val="00EE4D4B"/>
    <w:rsid w:val="00EE5440"/>
    <w:rsid w:val="00EE57A6"/>
    <w:rsid w:val="00EE58AE"/>
    <w:rsid w:val="00EE66C6"/>
    <w:rsid w:val="00EE745B"/>
    <w:rsid w:val="00EF1EE5"/>
    <w:rsid w:val="00EF220E"/>
    <w:rsid w:val="00EF363F"/>
    <w:rsid w:val="00EF53AB"/>
    <w:rsid w:val="00EF57F2"/>
    <w:rsid w:val="00EF5829"/>
    <w:rsid w:val="00EF58D3"/>
    <w:rsid w:val="00EF5C56"/>
    <w:rsid w:val="00EF7CEA"/>
    <w:rsid w:val="00EF7FDF"/>
    <w:rsid w:val="00F003F5"/>
    <w:rsid w:val="00F00422"/>
    <w:rsid w:val="00F00C4E"/>
    <w:rsid w:val="00F02570"/>
    <w:rsid w:val="00F02B8D"/>
    <w:rsid w:val="00F04018"/>
    <w:rsid w:val="00F05038"/>
    <w:rsid w:val="00F057F8"/>
    <w:rsid w:val="00F064E7"/>
    <w:rsid w:val="00F068C6"/>
    <w:rsid w:val="00F119AC"/>
    <w:rsid w:val="00F130DA"/>
    <w:rsid w:val="00F131BE"/>
    <w:rsid w:val="00F1415F"/>
    <w:rsid w:val="00F14FB0"/>
    <w:rsid w:val="00F15870"/>
    <w:rsid w:val="00F169DC"/>
    <w:rsid w:val="00F17A3B"/>
    <w:rsid w:val="00F21232"/>
    <w:rsid w:val="00F21A2A"/>
    <w:rsid w:val="00F231EE"/>
    <w:rsid w:val="00F2471D"/>
    <w:rsid w:val="00F252EC"/>
    <w:rsid w:val="00F25FFA"/>
    <w:rsid w:val="00F27B1C"/>
    <w:rsid w:val="00F31926"/>
    <w:rsid w:val="00F33AF8"/>
    <w:rsid w:val="00F33BAA"/>
    <w:rsid w:val="00F35D2C"/>
    <w:rsid w:val="00F361BA"/>
    <w:rsid w:val="00F36434"/>
    <w:rsid w:val="00F36438"/>
    <w:rsid w:val="00F36644"/>
    <w:rsid w:val="00F4150D"/>
    <w:rsid w:val="00F42081"/>
    <w:rsid w:val="00F434C1"/>
    <w:rsid w:val="00F4389F"/>
    <w:rsid w:val="00F4531F"/>
    <w:rsid w:val="00F45F80"/>
    <w:rsid w:val="00F4726D"/>
    <w:rsid w:val="00F477CB"/>
    <w:rsid w:val="00F47B74"/>
    <w:rsid w:val="00F518F1"/>
    <w:rsid w:val="00F519AE"/>
    <w:rsid w:val="00F51A27"/>
    <w:rsid w:val="00F5211F"/>
    <w:rsid w:val="00F523ED"/>
    <w:rsid w:val="00F5256B"/>
    <w:rsid w:val="00F529FE"/>
    <w:rsid w:val="00F5508F"/>
    <w:rsid w:val="00F5629E"/>
    <w:rsid w:val="00F56AE2"/>
    <w:rsid w:val="00F57395"/>
    <w:rsid w:val="00F6063D"/>
    <w:rsid w:val="00F611BF"/>
    <w:rsid w:val="00F61602"/>
    <w:rsid w:val="00F62053"/>
    <w:rsid w:val="00F6206A"/>
    <w:rsid w:val="00F643D7"/>
    <w:rsid w:val="00F6488F"/>
    <w:rsid w:val="00F65FFA"/>
    <w:rsid w:val="00F67FF3"/>
    <w:rsid w:val="00F70699"/>
    <w:rsid w:val="00F70A6A"/>
    <w:rsid w:val="00F71487"/>
    <w:rsid w:val="00F71B8B"/>
    <w:rsid w:val="00F71FE4"/>
    <w:rsid w:val="00F72DBA"/>
    <w:rsid w:val="00F73DFF"/>
    <w:rsid w:val="00F74555"/>
    <w:rsid w:val="00F74E2F"/>
    <w:rsid w:val="00F7512B"/>
    <w:rsid w:val="00F764C2"/>
    <w:rsid w:val="00F767C5"/>
    <w:rsid w:val="00F76B83"/>
    <w:rsid w:val="00F76BBF"/>
    <w:rsid w:val="00F8130F"/>
    <w:rsid w:val="00F81F9B"/>
    <w:rsid w:val="00F82583"/>
    <w:rsid w:val="00F840E7"/>
    <w:rsid w:val="00F84A26"/>
    <w:rsid w:val="00F84C02"/>
    <w:rsid w:val="00F85322"/>
    <w:rsid w:val="00F906AF"/>
    <w:rsid w:val="00F90ED7"/>
    <w:rsid w:val="00F9125F"/>
    <w:rsid w:val="00F91546"/>
    <w:rsid w:val="00F921AD"/>
    <w:rsid w:val="00F921F5"/>
    <w:rsid w:val="00F923CF"/>
    <w:rsid w:val="00F928C7"/>
    <w:rsid w:val="00F94AAE"/>
    <w:rsid w:val="00F956D5"/>
    <w:rsid w:val="00F97FD8"/>
    <w:rsid w:val="00FA097D"/>
    <w:rsid w:val="00FA0B0D"/>
    <w:rsid w:val="00FA1E1F"/>
    <w:rsid w:val="00FA2291"/>
    <w:rsid w:val="00FA2647"/>
    <w:rsid w:val="00FA2EB2"/>
    <w:rsid w:val="00FA3A08"/>
    <w:rsid w:val="00FA3A8C"/>
    <w:rsid w:val="00FA4A2E"/>
    <w:rsid w:val="00FA4C9F"/>
    <w:rsid w:val="00FA558B"/>
    <w:rsid w:val="00FA77A7"/>
    <w:rsid w:val="00FA7BE6"/>
    <w:rsid w:val="00FB00A9"/>
    <w:rsid w:val="00FB0E04"/>
    <w:rsid w:val="00FB13A3"/>
    <w:rsid w:val="00FB3036"/>
    <w:rsid w:val="00FB3AB2"/>
    <w:rsid w:val="00FB476D"/>
    <w:rsid w:val="00FB6F0E"/>
    <w:rsid w:val="00FC005D"/>
    <w:rsid w:val="00FC03BF"/>
    <w:rsid w:val="00FC25CF"/>
    <w:rsid w:val="00FC3CD1"/>
    <w:rsid w:val="00FC4013"/>
    <w:rsid w:val="00FC49C7"/>
    <w:rsid w:val="00FC642B"/>
    <w:rsid w:val="00FD1602"/>
    <w:rsid w:val="00FD2599"/>
    <w:rsid w:val="00FD366B"/>
    <w:rsid w:val="00FD42FB"/>
    <w:rsid w:val="00FD52C0"/>
    <w:rsid w:val="00FD5B28"/>
    <w:rsid w:val="00FD6756"/>
    <w:rsid w:val="00FD702D"/>
    <w:rsid w:val="00FE1DCB"/>
    <w:rsid w:val="00FE384D"/>
    <w:rsid w:val="00FE3A79"/>
    <w:rsid w:val="00FE3EEF"/>
    <w:rsid w:val="00FE62DD"/>
    <w:rsid w:val="00FE6B6C"/>
    <w:rsid w:val="00FE7D25"/>
    <w:rsid w:val="00FE7D43"/>
    <w:rsid w:val="00FF0473"/>
    <w:rsid w:val="00FF1407"/>
    <w:rsid w:val="00FF1AE7"/>
    <w:rsid w:val="00FF3457"/>
    <w:rsid w:val="00FF5A88"/>
    <w:rsid w:val="00FF6482"/>
    <w:rsid w:val="00FF78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EC3102"/>
    <w:pPr>
      <w:keepNext/>
      <w:keepLines/>
      <w:numPr>
        <w:ilvl w:val="2"/>
        <w:numId w:val="1"/>
      </w:numPr>
      <w:tabs>
        <w:tab w:val="clear" w:pos="2348"/>
      </w:tabs>
      <w:spacing w:before="200" w:line="276" w:lineRule="auto"/>
      <w:ind w:left="720" w:hanging="720"/>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EC3102"/>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EC3102"/>
    <w:pPr>
      <w:keepNext/>
      <w:keepLines/>
      <w:numPr>
        <w:ilvl w:val="2"/>
        <w:numId w:val="1"/>
      </w:numPr>
      <w:tabs>
        <w:tab w:val="clear" w:pos="2348"/>
      </w:tabs>
      <w:spacing w:before="200" w:line="276" w:lineRule="auto"/>
      <w:ind w:left="720" w:hanging="720"/>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EC3102"/>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194">
      <w:bodyDiv w:val="1"/>
      <w:marLeft w:val="0"/>
      <w:marRight w:val="0"/>
      <w:marTop w:val="0"/>
      <w:marBottom w:val="0"/>
      <w:divBdr>
        <w:top w:val="none" w:sz="0" w:space="0" w:color="auto"/>
        <w:left w:val="none" w:sz="0" w:space="0" w:color="auto"/>
        <w:bottom w:val="none" w:sz="0" w:space="0" w:color="auto"/>
        <w:right w:val="none" w:sz="0" w:space="0" w:color="auto"/>
      </w:divBdr>
    </w:div>
    <w:div w:id="11959165">
      <w:bodyDiv w:val="1"/>
      <w:marLeft w:val="0"/>
      <w:marRight w:val="0"/>
      <w:marTop w:val="0"/>
      <w:marBottom w:val="0"/>
      <w:divBdr>
        <w:top w:val="none" w:sz="0" w:space="0" w:color="auto"/>
        <w:left w:val="none" w:sz="0" w:space="0" w:color="auto"/>
        <w:bottom w:val="none" w:sz="0" w:space="0" w:color="auto"/>
        <w:right w:val="none" w:sz="0" w:space="0" w:color="auto"/>
      </w:divBdr>
    </w:div>
    <w:div w:id="26033268">
      <w:bodyDiv w:val="1"/>
      <w:marLeft w:val="0"/>
      <w:marRight w:val="0"/>
      <w:marTop w:val="0"/>
      <w:marBottom w:val="0"/>
      <w:divBdr>
        <w:top w:val="none" w:sz="0" w:space="0" w:color="auto"/>
        <w:left w:val="none" w:sz="0" w:space="0" w:color="auto"/>
        <w:bottom w:val="none" w:sz="0" w:space="0" w:color="auto"/>
        <w:right w:val="none" w:sz="0" w:space="0" w:color="auto"/>
      </w:divBdr>
    </w:div>
    <w:div w:id="47192034">
      <w:bodyDiv w:val="1"/>
      <w:marLeft w:val="0"/>
      <w:marRight w:val="0"/>
      <w:marTop w:val="0"/>
      <w:marBottom w:val="0"/>
      <w:divBdr>
        <w:top w:val="none" w:sz="0" w:space="0" w:color="auto"/>
        <w:left w:val="none" w:sz="0" w:space="0" w:color="auto"/>
        <w:bottom w:val="none" w:sz="0" w:space="0" w:color="auto"/>
        <w:right w:val="none" w:sz="0" w:space="0" w:color="auto"/>
      </w:divBdr>
    </w:div>
    <w:div w:id="52050886">
      <w:bodyDiv w:val="1"/>
      <w:marLeft w:val="0"/>
      <w:marRight w:val="0"/>
      <w:marTop w:val="0"/>
      <w:marBottom w:val="0"/>
      <w:divBdr>
        <w:top w:val="none" w:sz="0" w:space="0" w:color="auto"/>
        <w:left w:val="none" w:sz="0" w:space="0" w:color="auto"/>
        <w:bottom w:val="none" w:sz="0" w:space="0" w:color="auto"/>
        <w:right w:val="none" w:sz="0" w:space="0" w:color="auto"/>
      </w:divBdr>
    </w:div>
    <w:div w:id="58985508">
      <w:bodyDiv w:val="1"/>
      <w:marLeft w:val="0"/>
      <w:marRight w:val="0"/>
      <w:marTop w:val="0"/>
      <w:marBottom w:val="0"/>
      <w:divBdr>
        <w:top w:val="none" w:sz="0" w:space="0" w:color="auto"/>
        <w:left w:val="none" w:sz="0" w:space="0" w:color="auto"/>
        <w:bottom w:val="none" w:sz="0" w:space="0" w:color="auto"/>
        <w:right w:val="none" w:sz="0" w:space="0" w:color="auto"/>
      </w:divBdr>
    </w:div>
    <w:div w:id="96485732">
      <w:bodyDiv w:val="1"/>
      <w:marLeft w:val="0"/>
      <w:marRight w:val="0"/>
      <w:marTop w:val="0"/>
      <w:marBottom w:val="0"/>
      <w:divBdr>
        <w:top w:val="none" w:sz="0" w:space="0" w:color="auto"/>
        <w:left w:val="none" w:sz="0" w:space="0" w:color="auto"/>
        <w:bottom w:val="none" w:sz="0" w:space="0" w:color="auto"/>
        <w:right w:val="none" w:sz="0" w:space="0" w:color="auto"/>
      </w:divBdr>
    </w:div>
    <w:div w:id="117913084">
      <w:bodyDiv w:val="1"/>
      <w:marLeft w:val="0"/>
      <w:marRight w:val="0"/>
      <w:marTop w:val="0"/>
      <w:marBottom w:val="0"/>
      <w:divBdr>
        <w:top w:val="none" w:sz="0" w:space="0" w:color="auto"/>
        <w:left w:val="none" w:sz="0" w:space="0" w:color="auto"/>
        <w:bottom w:val="none" w:sz="0" w:space="0" w:color="auto"/>
        <w:right w:val="none" w:sz="0" w:space="0" w:color="auto"/>
      </w:divBdr>
    </w:div>
    <w:div w:id="123817097">
      <w:bodyDiv w:val="1"/>
      <w:marLeft w:val="0"/>
      <w:marRight w:val="0"/>
      <w:marTop w:val="0"/>
      <w:marBottom w:val="0"/>
      <w:divBdr>
        <w:top w:val="none" w:sz="0" w:space="0" w:color="auto"/>
        <w:left w:val="none" w:sz="0" w:space="0" w:color="auto"/>
        <w:bottom w:val="none" w:sz="0" w:space="0" w:color="auto"/>
        <w:right w:val="none" w:sz="0" w:space="0" w:color="auto"/>
      </w:divBdr>
    </w:div>
    <w:div w:id="126239212">
      <w:bodyDiv w:val="1"/>
      <w:marLeft w:val="0"/>
      <w:marRight w:val="0"/>
      <w:marTop w:val="0"/>
      <w:marBottom w:val="0"/>
      <w:divBdr>
        <w:top w:val="none" w:sz="0" w:space="0" w:color="auto"/>
        <w:left w:val="none" w:sz="0" w:space="0" w:color="auto"/>
        <w:bottom w:val="none" w:sz="0" w:space="0" w:color="auto"/>
        <w:right w:val="none" w:sz="0" w:space="0" w:color="auto"/>
      </w:divBdr>
    </w:div>
    <w:div w:id="153766058">
      <w:bodyDiv w:val="1"/>
      <w:marLeft w:val="0"/>
      <w:marRight w:val="0"/>
      <w:marTop w:val="0"/>
      <w:marBottom w:val="0"/>
      <w:divBdr>
        <w:top w:val="none" w:sz="0" w:space="0" w:color="auto"/>
        <w:left w:val="none" w:sz="0" w:space="0" w:color="auto"/>
        <w:bottom w:val="none" w:sz="0" w:space="0" w:color="auto"/>
        <w:right w:val="none" w:sz="0" w:space="0" w:color="auto"/>
      </w:divBdr>
    </w:div>
    <w:div w:id="213933245">
      <w:bodyDiv w:val="1"/>
      <w:marLeft w:val="0"/>
      <w:marRight w:val="0"/>
      <w:marTop w:val="0"/>
      <w:marBottom w:val="0"/>
      <w:divBdr>
        <w:top w:val="none" w:sz="0" w:space="0" w:color="auto"/>
        <w:left w:val="none" w:sz="0" w:space="0" w:color="auto"/>
        <w:bottom w:val="none" w:sz="0" w:space="0" w:color="auto"/>
        <w:right w:val="none" w:sz="0" w:space="0" w:color="auto"/>
      </w:divBdr>
    </w:div>
    <w:div w:id="215554540">
      <w:bodyDiv w:val="1"/>
      <w:marLeft w:val="0"/>
      <w:marRight w:val="0"/>
      <w:marTop w:val="0"/>
      <w:marBottom w:val="0"/>
      <w:divBdr>
        <w:top w:val="none" w:sz="0" w:space="0" w:color="auto"/>
        <w:left w:val="none" w:sz="0" w:space="0" w:color="auto"/>
        <w:bottom w:val="none" w:sz="0" w:space="0" w:color="auto"/>
        <w:right w:val="none" w:sz="0" w:space="0" w:color="auto"/>
      </w:divBdr>
    </w:div>
    <w:div w:id="234359128">
      <w:bodyDiv w:val="1"/>
      <w:marLeft w:val="0"/>
      <w:marRight w:val="0"/>
      <w:marTop w:val="0"/>
      <w:marBottom w:val="0"/>
      <w:divBdr>
        <w:top w:val="none" w:sz="0" w:space="0" w:color="auto"/>
        <w:left w:val="none" w:sz="0" w:space="0" w:color="auto"/>
        <w:bottom w:val="none" w:sz="0" w:space="0" w:color="auto"/>
        <w:right w:val="none" w:sz="0" w:space="0" w:color="auto"/>
      </w:divBdr>
      <w:divsChild>
        <w:div w:id="703750098">
          <w:marLeft w:val="0"/>
          <w:marRight w:val="0"/>
          <w:marTop w:val="0"/>
          <w:marBottom w:val="0"/>
          <w:divBdr>
            <w:top w:val="none" w:sz="0" w:space="0" w:color="auto"/>
            <w:left w:val="none" w:sz="0" w:space="0" w:color="auto"/>
            <w:bottom w:val="none" w:sz="0" w:space="0" w:color="auto"/>
            <w:right w:val="none" w:sz="0" w:space="0" w:color="auto"/>
          </w:divBdr>
          <w:divsChild>
            <w:div w:id="827012734">
              <w:marLeft w:val="0"/>
              <w:marRight w:val="0"/>
              <w:marTop w:val="0"/>
              <w:marBottom w:val="0"/>
              <w:divBdr>
                <w:top w:val="none" w:sz="0" w:space="0" w:color="auto"/>
                <w:left w:val="none" w:sz="0" w:space="0" w:color="auto"/>
                <w:bottom w:val="none" w:sz="0" w:space="0" w:color="auto"/>
                <w:right w:val="none" w:sz="0" w:space="0" w:color="auto"/>
              </w:divBdr>
              <w:divsChild>
                <w:div w:id="1876503876">
                  <w:marLeft w:val="0"/>
                  <w:marRight w:val="0"/>
                  <w:marTop w:val="0"/>
                  <w:marBottom w:val="0"/>
                  <w:divBdr>
                    <w:top w:val="none" w:sz="0" w:space="0" w:color="auto"/>
                    <w:left w:val="none" w:sz="0" w:space="0" w:color="auto"/>
                    <w:bottom w:val="none" w:sz="0" w:space="0" w:color="auto"/>
                    <w:right w:val="none" w:sz="0" w:space="0" w:color="auto"/>
                  </w:divBdr>
                  <w:divsChild>
                    <w:div w:id="2143695121">
                      <w:marLeft w:val="0"/>
                      <w:marRight w:val="0"/>
                      <w:marTop w:val="0"/>
                      <w:marBottom w:val="0"/>
                      <w:divBdr>
                        <w:top w:val="none" w:sz="0" w:space="0" w:color="auto"/>
                        <w:left w:val="none" w:sz="0" w:space="0" w:color="auto"/>
                        <w:bottom w:val="none" w:sz="0" w:space="0" w:color="auto"/>
                        <w:right w:val="none" w:sz="0" w:space="0" w:color="auto"/>
                      </w:divBdr>
                      <w:divsChild>
                        <w:div w:id="1689141202">
                          <w:marLeft w:val="0"/>
                          <w:marRight w:val="0"/>
                          <w:marTop w:val="0"/>
                          <w:marBottom w:val="0"/>
                          <w:divBdr>
                            <w:top w:val="none" w:sz="0" w:space="0" w:color="auto"/>
                            <w:left w:val="none" w:sz="0" w:space="0" w:color="auto"/>
                            <w:bottom w:val="none" w:sz="0" w:space="0" w:color="auto"/>
                            <w:right w:val="none" w:sz="0" w:space="0" w:color="auto"/>
                          </w:divBdr>
                          <w:divsChild>
                            <w:div w:id="2041396701">
                              <w:marLeft w:val="0"/>
                              <w:marRight w:val="0"/>
                              <w:marTop w:val="0"/>
                              <w:marBottom w:val="0"/>
                              <w:divBdr>
                                <w:top w:val="none" w:sz="0" w:space="0" w:color="auto"/>
                                <w:left w:val="none" w:sz="0" w:space="0" w:color="auto"/>
                                <w:bottom w:val="none" w:sz="0" w:space="0" w:color="auto"/>
                                <w:right w:val="none" w:sz="0" w:space="0" w:color="auto"/>
                              </w:divBdr>
                              <w:divsChild>
                                <w:div w:id="1468543977">
                                  <w:marLeft w:val="0"/>
                                  <w:marRight w:val="0"/>
                                  <w:marTop w:val="0"/>
                                  <w:marBottom w:val="0"/>
                                  <w:divBdr>
                                    <w:top w:val="none" w:sz="0" w:space="0" w:color="auto"/>
                                    <w:left w:val="none" w:sz="0" w:space="0" w:color="auto"/>
                                    <w:bottom w:val="none" w:sz="0" w:space="0" w:color="auto"/>
                                    <w:right w:val="none" w:sz="0" w:space="0" w:color="auto"/>
                                  </w:divBdr>
                                  <w:divsChild>
                                    <w:div w:id="641663896">
                                      <w:marLeft w:val="0"/>
                                      <w:marRight w:val="0"/>
                                      <w:marTop w:val="0"/>
                                      <w:marBottom w:val="0"/>
                                      <w:divBdr>
                                        <w:top w:val="none" w:sz="0" w:space="0" w:color="auto"/>
                                        <w:left w:val="none" w:sz="0" w:space="0" w:color="auto"/>
                                        <w:bottom w:val="none" w:sz="0" w:space="0" w:color="auto"/>
                                        <w:right w:val="none" w:sz="0" w:space="0" w:color="auto"/>
                                      </w:divBdr>
                                      <w:divsChild>
                                        <w:div w:id="1796094901">
                                          <w:marLeft w:val="0"/>
                                          <w:marRight w:val="0"/>
                                          <w:marTop w:val="0"/>
                                          <w:marBottom w:val="0"/>
                                          <w:divBdr>
                                            <w:top w:val="none" w:sz="0" w:space="0" w:color="auto"/>
                                            <w:left w:val="none" w:sz="0" w:space="0" w:color="auto"/>
                                            <w:bottom w:val="none" w:sz="0" w:space="0" w:color="auto"/>
                                            <w:right w:val="none" w:sz="0" w:space="0" w:color="auto"/>
                                          </w:divBdr>
                                          <w:divsChild>
                                            <w:div w:id="65151368">
                                              <w:marLeft w:val="0"/>
                                              <w:marRight w:val="0"/>
                                              <w:marTop w:val="0"/>
                                              <w:marBottom w:val="0"/>
                                              <w:divBdr>
                                                <w:top w:val="none" w:sz="0" w:space="0" w:color="auto"/>
                                                <w:left w:val="none" w:sz="0" w:space="0" w:color="auto"/>
                                                <w:bottom w:val="none" w:sz="0" w:space="0" w:color="auto"/>
                                                <w:right w:val="none" w:sz="0" w:space="0" w:color="auto"/>
                                              </w:divBdr>
                                              <w:divsChild>
                                                <w:div w:id="1260062030">
                                                  <w:marLeft w:val="0"/>
                                                  <w:marRight w:val="0"/>
                                                  <w:marTop w:val="0"/>
                                                  <w:marBottom w:val="0"/>
                                                  <w:divBdr>
                                                    <w:top w:val="none" w:sz="0" w:space="0" w:color="auto"/>
                                                    <w:left w:val="none" w:sz="0" w:space="0" w:color="auto"/>
                                                    <w:bottom w:val="none" w:sz="0" w:space="0" w:color="auto"/>
                                                    <w:right w:val="none" w:sz="0" w:space="0" w:color="auto"/>
                                                  </w:divBdr>
                                                  <w:divsChild>
                                                    <w:div w:id="1569263639">
                                                      <w:marLeft w:val="0"/>
                                                      <w:marRight w:val="0"/>
                                                      <w:marTop w:val="0"/>
                                                      <w:marBottom w:val="0"/>
                                                      <w:divBdr>
                                                        <w:top w:val="none" w:sz="0" w:space="0" w:color="auto"/>
                                                        <w:left w:val="none" w:sz="0" w:space="0" w:color="auto"/>
                                                        <w:bottom w:val="none" w:sz="0" w:space="0" w:color="auto"/>
                                                        <w:right w:val="none" w:sz="0" w:space="0" w:color="auto"/>
                                                      </w:divBdr>
                                                      <w:divsChild>
                                                        <w:div w:id="112091595">
                                                          <w:marLeft w:val="0"/>
                                                          <w:marRight w:val="0"/>
                                                          <w:marTop w:val="0"/>
                                                          <w:marBottom w:val="0"/>
                                                          <w:divBdr>
                                                            <w:top w:val="none" w:sz="0" w:space="0" w:color="auto"/>
                                                            <w:left w:val="none" w:sz="0" w:space="0" w:color="auto"/>
                                                            <w:bottom w:val="none" w:sz="0" w:space="0" w:color="auto"/>
                                                            <w:right w:val="none" w:sz="0" w:space="0" w:color="auto"/>
                                                          </w:divBdr>
                                                          <w:divsChild>
                                                            <w:div w:id="198468315">
                                                              <w:marLeft w:val="0"/>
                                                              <w:marRight w:val="0"/>
                                                              <w:marTop w:val="0"/>
                                                              <w:marBottom w:val="0"/>
                                                              <w:divBdr>
                                                                <w:top w:val="none" w:sz="0" w:space="0" w:color="auto"/>
                                                                <w:left w:val="none" w:sz="0" w:space="0" w:color="auto"/>
                                                                <w:bottom w:val="none" w:sz="0" w:space="0" w:color="auto"/>
                                                                <w:right w:val="none" w:sz="0" w:space="0" w:color="auto"/>
                                                              </w:divBdr>
                                                              <w:divsChild>
                                                                <w:div w:id="1561090285">
                                                                  <w:marLeft w:val="0"/>
                                                                  <w:marRight w:val="0"/>
                                                                  <w:marTop w:val="0"/>
                                                                  <w:marBottom w:val="0"/>
                                                                  <w:divBdr>
                                                                    <w:top w:val="none" w:sz="0" w:space="0" w:color="auto"/>
                                                                    <w:left w:val="none" w:sz="0" w:space="0" w:color="auto"/>
                                                                    <w:bottom w:val="none" w:sz="0" w:space="0" w:color="auto"/>
                                                                    <w:right w:val="none" w:sz="0" w:space="0" w:color="auto"/>
                                                                  </w:divBdr>
                                                                  <w:divsChild>
                                                                    <w:div w:id="923684301">
                                                                      <w:marLeft w:val="0"/>
                                                                      <w:marRight w:val="0"/>
                                                                      <w:marTop w:val="0"/>
                                                                      <w:marBottom w:val="0"/>
                                                                      <w:divBdr>
                                                                        <w:top w:val="none" w:sz="0" w:space="0" w:color="auto"/>
                                                                        <w:left w:val="none" w:sz="0" w:space="0" w:color="auto"/>
                                                                        <w:bottom w:val="none" w:sz="0" w:space="0" w:color="auto"/>
                                                                        <w:right w:val="none" w:sz="0" w:space="0" w:color="auto"/>
                                                                      </w:divBdr>
                                                                      <w:divsChild>
                                                                        <w:div w:id="1152915763">
                                                                          <w:marLeft w:val="0"/>
                                                                          <w:marRight w:val="0"/>
                                                                          <w:marTop w:val="0"/>
                                                                          <w:marBottom w:val="0"/>
                                                                          <w:divBdr>
                                                                            <w:top w:val="none" w:sz="0" w:space="0" w:color="auto"/>
                                                                            <w:left w:val="none" w:sz="0" w:space="0" w:color="auto"/>
                                                                            <w:bottom w:val="none" w:sz="0" w:space="0" w:color="auto"/>
                                                                            <w:right w:val="none" w:sz="0" w:space="0" w:color="auto"/>
                                                                          </w:divBdr>
                                                                          <w:divsChild>
                                                                            <w:div w:id="35811344">
                                                                              <w:marLeft w:val="0"/>
                                                                              <w:marRight w:val="0"/>
                                                                              <w:marTop w:val="0"/>
                                                                              <w:marBottom w:val="0"/>
                                                                              <w:divBdr>
                                                                                <w:top w:val="none" w:sz="0" w:space="0" w:color="auto"/>
                                                                                <w:left w:val="none" w:sz="0" w:space="0" w:color="auto"/>
                                                                                <w:bottom w:val="none" w:sz="0" w:space="0" w:color="auto"/>
                                                                                <w:right w:val="none" w:sz="0" w:space="0" w:color="auto"/>
                                                                              </w:divBdr>
                                                                              <w:divsChild>
                                                                                <w:div w:id="752506733">
                                                                                  <w:marLeft w:val="0"/>
                                                                                  <w:marRight w:val="0"/>
                                                                                  <w:marTop w:val="0"/>
                                                                                  <w:marBottom w:val="0"/>
                                                                                  <w:divBdr>
                                                                                    <w:top w:val="none" w:sz="0" w:space="0" w:color="auto"/>
                                                                                    <w:left w:val="none" w:sz="0" w:space="0" w:color="auto"/>
                                                                                    <w:bottom w:val="none" w:sz="0" w:space="0" w:color="auto"/>
                                                                                    <w:right w:val="none" w:sz="0" w:space="0" w:color="auto"/>
                                                                                  </w:divBdr>
                                                                                  <w:divsChild>
                                                                                    <w:div w:id="1934512168">
                                                                                      <w:marLeft w:val="0"/>
                                                                                      <w:marRight w:val="0"/>
                                                                                      <w:marTop w:val="0"/>
                                                                                      <w:marBottom w:val="0"/>
                                                                                      <w:divBdr>
                                                                                        <w:top w:val="none" w:sz="0" w:space="0" w:color="auto"/>
                                                                                        <w:left w:val="none" w:sz="0" w:space="0" w:color="auto"/>
                                                                                        <w:bottom w:val="none" w:sz="0" w:space="0" w:color="auto"/>
                                                                                        <w:right w:val="none" w:sz="0" w:space="0" w:color="auto"/>
                                                                                      </w:divBdr>
                                                                                      <w:divsChild>
                                                                                        <w:div w:id="510727809">
                                                                                          <w:marLeft w:val="0"/>
                                                                                          <w:marRight w:val="0"/>
                                                                                          <w:marTop w:val="0"/>
                                                                                          <w:marBottom w:val="0"/>
                                                                                          <w:divBdr>
                                                                                            <w:top w:val="none" w:sz="0" w:space="0" w:color="auto"/>
                                                                                            <w:left w:val="none" w:sz="0" w:space="0" w:color="auto"/>
                                                                                            <w:bottom w:val="none" w:sz="0" w:space="0" w:color="auto"/>
                                                                                            <w:right w:val="none" w:sz="0" w:space="0" w:color="auto"/>
                                                                                          </w:divBdr>
                                                                                          <w:divsChild>
                                                                                            <w:div w:id="359816022">
                                                                                              <w:marLeft w:val="0"/>
                                                                                              <w:marRight w:val="0"/>
                                                                                              <w:marTop w:val="0"/>
                                                                                              <w:marBottom w:val="0"/>
                                                                                              <w:divBdr>
                                                                                                <w:top w:val="none" w:sz="0" w:space="0" w:color="auto"/>
                                                                                                <w:left w:val="none" w:sz="0" w:space="0" w:color="auto"/>
                                                                                                <w:bottom w:val="none" w:sz="0" w:space="0" w:color="auto"/>
                                                                                                <w:right w:val="none" w:sz="0" w:space="0" w:color="auto"/>
                                                                                              </w:divBdr>
                                                                                              <w:divsChild>
                                                                                                <w:div w:id="45758059">
                                                                                                  <w:marLeft w:val="0"/>
                                                                                                  <w:marRight w:val="0"/>
                                                                                                  <w:marTop w:val="0"/>
                                                                                                  <w:marBottom w:val="0"/>
                                                                                                  <w:divBdr>
                                                                                                    <w:top w:val="none" w:sz="0" w:space="0" w:color="auto"/>
                                                                                                    <w:left w:val="none" w:sz="0" w:space="0" w:color="auto"/>
                                                                                                    <w:bottom w:val="none" w:sz="0" w:space="0" w:color="auto"/>
                                                                                                    <w:right w:val="none" w:sz="0" w:space="0" w:color="auto"/>
                                                                                                  </w:divBdr>
                                                                                                </w:div>
                                                                                                <w:div w:id="320080018">
                                                                                                  <w:marLeft w:val="0"/>
                                                                                                  <w:marRight w:val="0"/>
                                                                                                  <w:marTop w:val="0"/>
                                                                                                  <w:marBottom w:val="0"/>
                                                                                                  <w:divBdr>
                                                                                                    <w:top w:val="none" w:sz="0" w:space="0" w:color="auto"/>
                                                                                                    <w:left w:val="none" w:sz="0" w:space="0" w:color="auto"/>
                                                                                                    <w:bottom w:val="none" w:sz="0" w:space="0" w:color="auto"/>
                                                                                                    <w:right w:val="none" w:sz="0" w:space="0" w:color="auto"/>
                                                                                                  </w:divBdr>
                                                                                                </w:div>
                                                                                                <w:div w:id="463044077">
                                                                                                  <w:marLeft w:val="0"/>
                                                                                                  <w:marRight w:val="0"/>
                                                                                                  <w:marTop w:val="0"/>
                                                                                                  <w:marBottom w:val="0"/>
                                                                                                  <w:divBdr>
                                                                                                    <w:top w:val="none" w:sz="0" w:space="0" w:color="auto"/>
                                                                                                    <w:left w:val="none" w:sz="0" w:space="0" w:color="auto"/>
                                                                                                    <w:bottom w:val="none" w:sz="0" w:space="0" w:color="auto"/>
                                                                                                    <w:right w:val="none" w:sz="0" w:space="0" w:color="auto"/>
                                                                                                  </w:divBdr>
                                                                                                </w:div>
                                                                                                <w:div w:id="723482199">
                                                                                                  <w:marLeft w:val="0"/>
                                                                                                  <w:marRight w:val="0"/>
                                                                                                  <w:marTop w:val="0"/>
                                                                                                  <w:marBottom w:val="0"/>
                                                                                                  <w:divBdr>
                                                                                                    <w:top w:val="none" w:sz="0" w:space="0" w:color="auto"/>
                                                                                                    <w:left w:val="none" w:sz="0" w:space="0" w:color="auto"/>
                                                                                                    <w:bottom w:val="none" w:sz="0" w:space="0" w:color="auto"/>
                                                                                                    <w:right w:val="none" w:sz="0" w:space="0" w:color="auto"/>
                                                                                                  </w:divBdr>
                                                                                                </w:div>
                                                                                                <w:div w:id="784470317">
                                                                                                  <w:marLeft w:val="0"/>
                                                                                                  <w:marRight w:val="0"/>
                                                                                                  <w:marTop w:val="0"/>
                                                                                                  <w:marBottom w:val="0"/>
                                                                                                  <w:divBdr>
                                                                                                    <w:top w:val="none" w:sz="0" w:space="0" w:color="auto"/>
                                                                                                    <w:left w:val="none" w:sz="0" w:space="0" w:color="auto"/>
                                                                                                    <w:bottom w:val="none" w:sz="0" w:space="0" w:color="auto"/>
                                                                                                    <w:right w:val="none" w:sz="0" w:space="0" w:color="auto"/>
                                                                                                  </w:divBdr>
                                                                                                </w:div>
                                                                                                <w:div w:id="840583153">
                                                                                                  <w:marLeft w:val="720"/>
                                                                                                  <w:marRight w:val="0"/>
                                                                                                  <w:marTop w:val="0"/>
                                                                                                  <w:marBottom w:val="0"/>
                                                                                                  <w:divBdr>
                                                                                                    <w:top w:val="none" w:sz="0" w:space="0" w:color="auto"/>
                                                                                                    <w:left w:val="none" w:sz="0" w:space="0" w:color="auto"/>
                                                                                                    <w:bottom w:val="none" w:sz="0" w:space="0" w:color="auto"/>
                                                                                                    <w:right w:val="none" w:sz="0" w:space="0" w:color="auto"/>
                                                                                                  </w:divBdr>
                                                                                                </w:div>
                                                                                                <w:div w:id="1004669876">
                                                                                                  <w:marLeft w:val="0"/>
                                                                                                  <w:marRight w:val="0"/>
                                                                                                  <w:marTop w:val="0"/>
                                                                                                  <w:marBottom w:val="0"/>
                                                                                                  <w:divBdr>
                                                                                                    <w:top w:val="none" w:sz="0" w:space="0" w:color="auto"/>
                                                                                                    <w:left w:val="none" w:sz="0" w:space="0" w:color="auto"/>
                                                                                                    <w:bottom w:val="none" w:sz="0" w:space="0" w:color="auto"/>
                                                                                                    <w:right w:val="none" w:sz="0" w:space="0" w:color="auto"/>
                                                                                                  </w:divBdr>
                                                                                                </w:div>
                                                                                                <w:div w:id="1407141564">
                                                                                                  <w:marLeft w:val="720"/>
                                                                                                  <w:marRight w:val="0"/>
                                                                                                  <w:marTop w:val="0"/>
                                                                                                  <w:marBottom w:val="0"/>
                                                                                                  <w:divBdr>
                                                                                                    <w:top w:val="none" w:sz="0" w:space="0" w:color="auto"/>
                                                                                                    <w:left w:val="none" w:sz="0" w:space="0" w:color="auto"/>
                                                                                                    <w:bottom w:val="none" w:sz="0" w:space="0" w:color="auto"/>
                                                                                                    <w:right w:val="none" w:sz="0" w:space="0" w:color="auto"/>
                                                                                                  </w:divBdr>
                                                                                                </w:div>
                                                                                                <w:div w:id="1746106838">
                                                                                                  <w:marLeft w:val="0"/>
                                                                                                  <w:marRight w:val="0"/>
                                                                                                  <w:marTop w:val="0"/>
                                                                                                  <w:marBottom w:val="0"/>
                                                                                                  <w:divBdr>
                                                                                                    <w:top w:val="none" w:sz="0" w:space="0" w:color="auto"/>
                                                                                                    <w:left w:val="none" w:sz="0" w:space="0" w:color="auto"/>
                                                                                                    <w:bottom w:val="none" w:sz="0" w:space="0" w:color="auto"/>
                                                                                                    <w:right w:val="none" w:sz="0" w:space="0" w:color="auto"/>
                                                                                                  </w:divBdr>
                                                                                                </w:div>
                                                                                                <w:div w:id="1905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9217635">
      <w:bodyDiv w:val="1"/>
      <w:marLeft w:val="0"/>
      <w:marRight w:val="0"/>
      <w:marTop w:val="0"/>
      <w:marBottom w:val="0"/>
      <w:divBdr>
        <w:top w:val="none" w:sz="0" w:space="0" w:color="auto"/>
        <w:left w:val="none" w:sz="0" w:space="0" w:color="auto"/>
        <w:bottom w:val="none" w:sz="0" w:space="0" w:color="auto"/>
        <w:right w:val="none" w:sz="0" w:space="0" w:color="auto"/>
      </w:divBdr>
      <w:divsChild>
        <w:div w:id="1176265395">
          <w:marLeft w:val="0"/>
          <w:marRight w:val="0"/>
          <w:marTop w:val="0"/>
          <w:marBottom w:val="0"/>
          <w:divBdr>
            <w:top w:val="none" w:sz="0" w:space="0" w:color="auto"/>
            <w:left w:val="none" w:sz="0" w:space="0" w:color="auto"/>
            <w:bottom w:val="none" w:sz="0" w:space="0" w:color="auto"/>
            <w:right w:val="none" w:sz="0" w:space="0" w:color="auto"/>
          </w:divBdr>
          <w:divsChild>
            <w:div w:id="2026832087">
              <w:marLeft w:val="0"/>
              <w:marRight w:val="0"/>
              <w:marTop w:val="0"/>
              <w:marBottom w:val="0"/>
              <w:divBdr>
                <w:top w:val="none" w:sz="0" w:space="0" w:color="auto"/>
                <w:left w:val="none" w:sz="0" w:space="0" w:color="auto"/>
                <w:bottom w:val="none" w:sz="0" w:space="0" w:color="auto"/>
                <w:right w:val="none" w:sz="0" w:space="0" w:color="auto"/>
              </w:divBdr>
              <w:divsChild>
                <w:div w:id="916551311">
                  <w:marLeft w:val="0"/>
                  <w:marRight w:val="0"/>
                  <w:marTop w:val="0"/>
                  <w:marBottom w:val="0"/>
                  <w:divBdr>
                    <w:top w:val="none" w:sz="0" w:space="0" w:color="auto"/>
                    <w:left w:val="none" w:sz="0" w:space="0" w:color="auto"/>
                    <w:bottom w:val="none" w:sz="0" w:space="0" w:color="auto"/>
                    <w:right w:val="none" w:sz="0" w:space="0" w:color="auto"/>
                  </w:divBdr>
                  <w:divsChild>
                    <w:div w:id="354229685">
                      <w:marLeft w:val="0"/>
                      <w:marRight w:val="0"/>
                      <w:marTop w:val="0"/>
                      <w:marBottom w:val="0"/>
                      <w:divBdr>
                        <w:top w:val="none" w:sz="0" w:space="0" w:color="auto"/>
                        <w:left w:val="none" w:sz="0" w:space="0" w:color="auto"/>
                        <w:bottom w:val="none" w:sz="0" w:space="0" w:color="auto"/>
                        <w:right w:val="none" w:sz="0" w:space="0" w:color="auto"/>
                      </w:divBdr>
                      <w:divsChild>
                        <w:div w:id="421530375">
                          <w:marLeft w:val="0"/>
                          <w:marRight w:val="0"/>
                          <w:marTop w:val="0"/>
                          <w:marBottom w:val="0"/>
                          <w:divBdr>
                            <w:top w:val="none" w:sz="0" w:space="0" w:color="auto"/>
                            <w:left w:val="none" w:sz="0" w:space="0" w:color="auto"/>
                            <w:bottom w:val="none" w:sz="0" w:space="0" w:color="auto"/>
                            <w:right w:val="none" w:sz="0" w:space="0" w:color="auto"/>
                          </w:divBdr>
                          <w:divsChild>
                            <w:div w:id="1198394920">
                              <w:marLeft w:val="0"/>
                              <w:marRight w:val="0"/>
                              <w:marTop w:val="0"/>
                              <w:marBottom w:val="0"/>
                              <w:divBdr>
                                <w:top w:val="none" w:sz="0" w:space="0" w:color="auto"/>
                                <w:left w:val="none" w:sz="0" w:space="0" w:color="auto"/>
                                <w:bottom w:val="none" w:sz="0" w:space="0" w:color="auto"/>
                                <w:right w:val="none" w:sz="0" w:space="0" w:color="auto"/>
                              </w:divBdr>
                              <w:divsChild>
                                <w:div w:id="1722552156">
                                  <w:marLeft w:val="0"/>
                                  <w:marRight w:val="0"/>
                                  <w:marTop w:val="0"/>
                                  <w:marBottom w:val="0"/>
                                  <w:divBdr>
                                    <w:top w:val="none" w:sz="0" w:space="0" w:color="auto"/>
                                    <w:left w:val="none" w:sz="0" w:space="0" w:color="auto"/>
                                    <w:bottom w:val="none" w:sz="0" w:space="0" w:color="auto"/>
                                    <w:right w:val="none" w:sz="0" w:space="0" w:color="auto"/>
                                  </w:divBdr>
                                  <w:divsChild>
                                    <w:div w:id="68894247">
                                      <w:marLeft w:val="0"/>
                                      <w:marRight w:val="0"/>
                                      <w:marTop w:val="0"/>
                                      <w:marBottom w:val="0"/>
                                      <w:divBdr>
                                        <w:top w:val="none" w:sz="0" w:space="0" w:color="auto"/>
                                        <w:left w:val="none" w:sz="0" w:space="0" w:color="auto"/>
                                        <w:bottom w:val="none" w:sz="0" w:space="0" w:color="auto"/>
                                        <w:right w:val="none" w:sz="0" w:space="0" w:color="auto"/>
                                      </w:divBdr>
                                      <w:divsChild>
                                        <w:div w:id="832068684">
                                          <w:marLeft w:val="0"/>
                                          <w:marRight w:val="0"/>
                                          <w:marTop w:val="0"/>
                                          <w:marBottom w:val="0"/>
                                          <w:divBdr>
                                            <w:top w:val="none" w:sz="0" w:space="0" w:color="auto"/>
                                            <w:left w:val="none" w:sz="0" w:space="0" w:color="auto"/>
                                            <w:bottom w:val="none" w:sz="0" w:space="0" w:color="auto"/>
                                            <w:right w:val="none" w:sz="0" w:space="0" w:color="auto"/>
                                          </w:divBdr>
                                          <w:divsChild>
                                            <w:div w:id="923954638">
                                              <w:marLeft w:val="0"/>
                                              <w:marRight w:val="0"/>
                                              <w:marTop w:val="0"/>
                                              <w:marBottom w:val="0"/>
                                              <w:divBdr>
                                                <w:top w:val="none" w:sz="0" w:space="0" w:color="auto"/>
                                                <w:left w:val="none" w:sz="0" w:space="0" w:color="auto"/>
                                                <w:bottom w:val="none" w:sz="0" w:space="0" w:color="auto"/>
                                                <w:right w:val="none" w:sz="0" w:space="0" w:color="auto"/>
                                              </w:divBdr>
                                              <w:divsChild>
                                                <w:div w:id="272396190">
                                                  <w:marLeft w:val="0"/>
                                                  <w:marRight w:val="0"/>
                                                  <w:marTop w:val="0"/>
                                                  <w:marBottom w:val="0"/>
                                                  <w:divBdr>
                                                    <w:top w:val="none" w:sz="0" w:space="0" w:color="auto"/>
                                                    <w:left w:val="none" w:sz="0" w:space="0" w:color="auto"/>
                                                    <w:bottom w:val="none" w:sz="0" w:space="0" w:color="auto"/>
                                                    <w:right w:val="none" w:sz="0" w:space="0" w:color="auto"/>
                                                  </w:divBdr>
                                                  <w:divsChild>
                                                    <w:div w:id="1132213285">
                                                      <w:marLeft w:val="0"/>
                                                      <w:marRight w:val="0"/>
                                                      <w:marTop w:val="0"/>
                                                      <w:marBottom w:val="0"/>
                                                      <w:divBdr>
                                                        <w:top w:val="none" w:sz="0" w:space="0" w:color="auto"/>
                                                        <w:left w:val="none" w:sz="0" w:space="0" w:color="auto"/>
                                                        <w:bottom w:val="none" w:sz="0" w:space="0" w:color="auto"/>
                                                        <w:right w:val="none" w:sz="0" w:space="0" w:color="auto"/>
                                                      </w:divBdr>
                                                      <w:divsChild>
                                                        <w:div w:id="1989899110">
                                                          <w:marLeft w:val="0"/>
                                                          <w:marRight w:val="0"/>
                                                          <w:marTop w:val="0"/>
                                                          <w:marBottom w:val="0"/>
                                                          <w:divBdr>
                                                            <w:top w:val="none" w:sz="0" w:space="0" w:color="auto"/>
                                                            <w:left w:val="none" w:sz="0" w:space="0" w:color="auto"/>
                                                            <w:bottom w:val="none" w:sz="0" w:space="0" w:color="auto"/>
                                                            <w:right w:val="none" w:sz="0" w:space="0" w:color="auto"/>
                                                          </w:divBdr>
                                                          <w:divsChild>
                                                            <w:div w:id="534196811">
                                                              <w:marLeft w:val="0"/>
                                                              <w:marRight w:val="0"/>
                                                              <w:marTop w:val="0"/>
                                                              <w:marBottom w:val="0"/>
                                                              <w:divBdr>
                                                                <w:top w:val="none" w:sz="0" w:space="0" w:color="auto"/>
                                                                <w:left w:val="none" w:sz="0" w:space="0" w:color="auto"/>
                                                                <w:bottom w:val="none" w:sz="0" w:space="0" w:color="auto"/>
                                                                <w:right w:val="none" w:sz="0" w:space="0" w:color="auto"/>
                                                              </w:divBdr>
                                                              <w:divsChild>
                                                                <w:div w:id="565069139">
                                                                  <w:marLeft w:val="0"/>
                                                                  <w:marRight w:val="0"/>
                                                                  <w:marTop w:val="0"/>
                                                                  <w:marBottom w:val="0"/>
                                                                  <w:divBdr>
                                                                    <w:top w:val="none" w:sz="0" w:space="0" w:color="auto"/>
                                                                    <w:left w:val="none" w:sz="0" w:space="0" w:color="auto"/>
                                                                    <w:bottom w:val="none" w:sz="0" w:space="0" w:color="auto"/>
                                                                    <w:right w:val="none" w:sz="0" w:space="0" w:color="auto"/>
                                                                  </w:divBdr>
                                                                  <w:divsChild>
                                                                    <w:div w:id="1841848614">
                                                                      <w:marLeft w:val="0"/>
                                                                      <w:marRight w:val="0"/>
                                                                      <w:marTop w:val="0"/>
                                                                      <w:marBottom w:val="0"/>
                                                                      <w:divBdr>
                                                                        <w:top w:val="none" w:sz="0" w:space="0" w:color="auto"/>
                                                                        <w:left w:val="none" w:sz="0" w:space="0" w:color="auto"/>
                                                                        <w:bottom w:val="none" w:sz="0" w:space="0" w:color="auto"/>
                                                                        <w:right w:val="none" w:sz="0" w:space="0" w:color="auto"/>
                                                                      </w:divBdr>
                                                                      <w:divsChild>
                                                                        <w:div w:id="1171064298">
                                                                          <w:marLeft w:val="0"/>
                                                                          <w:marRight w:val="0"/>
                                                                          <w:marTop w:val="0"/>
                                                                          <w:marBottom w:val="0"/>
                                                                          <w:divBdr>
                                                                            <w:top w:val="none" w:sz="0" w:space="0" w:color="auto"/>
                                                                            <w:left w:val="none" w:sz="0" w:space="0" w:color="auto"/>
                                                                            <w:bottom w:val="none" w:sz="0" w:space="0" w:color="auto"/>
                                                                            <w:right w:val="none" w:sz="0" w:space="0" w:color="auto"/>
                                                                          </w:divBdr>
                                                                          <w:divsChild>
                                                                            <w:div w:id="1764910049">
                                                                              <w:marLeft w:val="0"/>
                                                                              <w:marRight w:val="0"/>
                                                                              <w:marTop w:val="0"/>
                                                                              <w:marBottom w:val="0"/>
                                                                              <w:divBdr>
                                                                                <w:top w:val="none" w:sz="0" w:space="0" w:color="auto"/>
                                                                                <w:left w:val="none" w:sz="0" w:space="0" w:color="auto"/>
                                                                                <w:bottom w:val="none" w:sz="0" w:space="0" w:color="auto"/>
                                                                                <w:right w:val="none" w:sz="0" w:space="0" w:color="auto"/>
                                                                              </w:divBdr>
                                                                              <w:divsChild>
                                                                                <w:div w:id="1897665103">
                                                                                  <w:marLeft w:val="0"/>
                                                                                  <w:marRight w:val="0"/>
                                                                                  <w:marTop w:val="0"/>
                                                                                  <w:marBottom w:val="0"/>
                                                                                  <w:divBdr>
                                                                                    <w:top w:val="none" w:sz="0" w:space="0" w:color="auto"/>
                                                                                    <w:left w:val="none" w:sz="0" w:space="0" w:color="auto"/>
                                                                                    <w:bottom w:val="none" w:sz="0" w:space="0" w:color="auto"/>
                                                                                    <w:right w:val="none" w:sz="0" w:space="0" w:color="auto"/>
                                                                                  </w:divBdr>
                                                                                  <w:divsChild>
                                                                                    <w:div w:id="1625429050">
                                                                                      <w:marLeft w:val="0"/>
                                                                                      <w:marRight w:val="0"/>
                                                                                      <w:marTop w:val="0"/>
                                                                                      <w:marBottom w:val="0"/>
                                                                                      <w:divBdr>
                                                                                        <w:top w:val="none" w:sz="0" w:space="0" w:color="auto"/>
                                                                                        <w:left w:val="none" w:sz="0" w:space="0" w:color="auto"/>
                                                                                        <w:bottom w:val="none" w:sz="0" w:space="0" w:color="auto"/>
                                                                                        <w:right w:val="none" w:sz="0" w:space="0" w:color="auto"/>
                                                                                      </w:divBdr>
                                                                                      <w:divsChild>
                                                                                        <w:div w:id="1923874852">
                                                                                          <w:marLeft w:val="0"/>
                                                                                          <w:marRight w:val="0"/>
                                                                                          <w:marTop w:val="0"/>
                                                                                          <w:marBottom w:val="0"/>
                                                                                          <w:divBdr>
                                                                                            <w:top w:val="none" w:sz="0" w:space="0" w:color="auto"/>
                                                                                            <w:left w:val="none" w:sz="0" w:space="0" w:color="auto"/>
                                                                                            <w:bottom w:val="none" w:sz="0" w:space="0" w:color="auto"/>
                                                                                            <w:right w:val="none" w:sz="0" w:space="0" w:color="auto"/>
                                                                                          </w:divBdr>
                                                                                          <w:divsChild>
                                                                                            <w:div w:id="1698463018">
                                                                                              <w:marLeft w:val="0"/>
                                                                                              <w:marRight w:val="0"/>
                                                                                              <w:marTop w:val="0"/>
                                                                                              <w:marBottom w:val="0"/>
                                                                                              <w:divBdr>
                                                                                                <w:top w:val="none" w:sz="0" w:space="0" w:color="auto"/>
                                                                                                <w:left w:val="none" w:sz="0" w:space="0" w:color="auto"/>
                                                                                                <w:bottom w:val="none" w:sz="0" w:space="0" w:color="auto"/>
                                                                                                <w:right w:val="none" w:sz="0" w:space="0" w:color="auto"/>
                                                                                              </w:divBdr>
                                                                                              <w:divsChild>
                                                                                                <w:div w:id="275411994">
                                                                                                  <w:marLeft w:val="720"/>
                                                                                                  <w:marRight w:val="0"/>
                                                                                                  <w:marTop w:val="0"/>
                                                                                                  <w:marBottom w:val="0"/>
                                                                                                  <w:divBdr>
                                                                                                    <w:top w:val="none" w:sz="0" w:space="0" w:color="auto"/>
                                                                                                    <w:left w:val="none" w:sz="0" w:space="0" w:color="auto"/>
                                                                                                    <w:bottom w:val="none" w:sz="0" w:space="0" w:color="auto"/>
                                                                                                    <w:right w:val="none" w:sz="0" w:space="0" w:color="auto"/>
                                                                                                  </w:divBdr>
                                                                                                </w:div>
                                                                                                <w:div w:id="593824657">
                                                                                                  <w:marLeft w:val="0"/>
                                                                                                  <w:marRight w:val="0"/>
                                                                                                  <w:marTop w:val="0"/>
                                                                                                  <w:marBottom w:val="0"/>
                                                                                                  <w:divBdr>
                                                                                                    <w:top w:val="none" w:sz="0" w:space="0" w:color="auto"/>
                                                                                                    <w:left w:val="none" w:sz="0" w:space="0" w:color="auto"/>
                                                                                                    <w:bottom w:val="none" w:sz="0" w:space="0" w:color="auto"/>
                                                                                                    <w:right w:val="none" w:sz="0" w:space="0" w:color="auto"/>
                                                                                                  </w:divBdr>
                                                                                                </w:div>
                                                                                                <w:div w:id="730419502">
                                                                                                  <w:marLeft w:val="720"/>
                                                                                                  <w:marRight w:val="0"/>
                                                                                                  <w:marTop w:val="0"/>
                                                                                                  <w:marBottom w:val="0"/>
                                                                                                  <w:divBdr>
                                                                                                    <w:top w:val="none" w:sz="0" w:space="0" w:color="auto"/>
                                                                                                    <w:left w:val="none" w:sz="0" w:space="0" w:color="auto"/>
                                                                                                    <w:bottom w:val="none" w:sz="0" w:space="0" w:color="auto"/>
                                                                                                    <w:right w:val="none" w:sz="0" w:space="0" w:color="auto"/>
                                                                                                  </w:divBdr>
                                                                                                </w:div>
                                                                                                <w:div w:id="134285174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2954089">
      <w:bodyDiv w:val="1"/>
      <w:marLeft w:val="0"/>
      <w:marRight w:val="0"/>
      <w:marTop w:val="0"/>
      <w:marBottom w:val="0"/>
      <w:divBdr>
        <w:top w:val="none" w:sz="0" w:space="0" w:color="auto"/>
        <w:left w:val="none" w:sz="0" w:space="0" w:color="auto"/>
        <w:bottom w:val="none" w:sz="0" w:space="0" w:color="auto"/>
        <w:right w:val="none" w:sz="0" w:space="0" w:color="auto"/>
      </w:divBdr>
    </w:div>
    <w:div w:id="347489797">
      <w:bodyDiv w:val="1"/>
      <w:marLeft w:val="0"/>
      <w:marRight w:val="0"/>
      <w:marTop w:val="0"/>
      <w:marBottom w:val="0"/>
      <w:divBdr>
        <w:top w:val="none" w:sz="0" w:space="0" w:color="auto"/>
        <w:left w:val="none" w:sz="0" w:space="0" w:color="auto"/>
        <w:bottom w:val="none" w:sz="0" w:space="0" w:color="auto"/>
        <w:right w:val="none" w:sz="0" w:space="0" w:color="auto"/>
      </w:divBdr>
    </w:div>
    <w:div w:id="355498662">
      <w:bodyDiv w:val="1"/>
      <w:marLeft w:val="0"/>
      <w:marRight w:val="0"/>
      <w:marTop w:val="0"/>
      <w:marBottom w:val="0"/>
      <w:divBdr>
        <w:top w:val="none" w:sz="0" w:space="0" w:color="auto"/>
        <w:left w:val="none" w:sz="0" w:space="0" w:color="auto"/>
        <w:bottom w:val="none" w:sz="0" w:space="0" w:color="auto"/>
        <w:right w:val="none" w:sz="0" w:space="0" w:color="auto"/>
      </w:divBdr>
    </w:div>
    <w:div w:id="366493735">
      <w:bodyDiv w:val="1"/>
      <w:marLeft w:val="0"/>
      <w:marRight w:val="0"/>
      <w:marTop w:val="0"/>
      <w:marBottom w:val="0"/>
      <w:divBdr>
        <w:top w:val="none" w:sz="0" w:space="0" w:color="auto"/>
        <w:left w:val="none" w:sz="0" w:space="0" w:color="auto"/>
        <w:bottom w:val="none" w:sz="0" w:space="0" w:color="auto"/>
        <w:right w:val="none" w:sz="0" w:space="0" w:color="auto"/>
      </w:divBdr>
    </w:div>
    <w:div w:id="397481337">
      <w:bodyDiv w:val="1"/>
      <w:marLeft w:val="0"/>
      <w:marRight w:val="0"/>
      <w:marTop w:val="0"/>
      <w:marBottom w:val="0"/>
      <w:divBdr>
        <w:top w:val="none" w:sz="0" w:space="0" w:color="auto"/>
        <w:left w:val="none" w:sz="0" w:space="0" w:color="auto"/>
        <w:bottom w:val="none" w:sz="0" w:space="0" w:color="auto"/>
        <w:right w:val="none" w:sz="0" w:space="0" w:color="auto"/>
      </w:divBdr>
    </w:div>
    <w:div w:id="434449858">
      <w:bodyDiv w:val="1"/>
      <w:marLeft w:val="0"/>
      <w:marRight w:val="0"/>
      <w:marTop w:val="0"/>
      <w:marBottom w:val="0"/>
      <w:divBdr>
        <w:top w:val="none" w:sz="0" w:space="0" w:color="auto"/>
        <w:left w:val="none" w:sz="0" w:space="0" w:color="auto"/>
        <w:bottom w:val="none" w:sz="0" w:space="0" w:color="auto"/>
        <w:right w:val="none" w:sz="0" w:space="0" w:color="auto"/>
      </w:divBdr>
    </w:div>
    <w:div w:id="439762298">
      <w:bodyDiv w:val="1"/>
      <w:marLeft w:val="0"/>
      <w:marRight w:val="0"/>
      <w:marTop w:val="0"/>
      <w:marBottom w:val="0"/>
      <w:divBdr>
        <w:top w:val="none" w:sz="0" w:space="0" w:color="auto"/>
        <w:left w:val="none" w:sz="0" w:space="0" w:color="auto"/>
        <w:bottom w:val="none" w:sz="0" w:space="0" w:color="auto"/>
        <w:right w:val="none" w:sz="0" w:space="0" w:color="auto"/>
      </w:divBdr>
    </w:div>
    <w:div w:id="442653410">
      <w:bodyDiv w:val="1"/>
      <w:marLeft w:val="0"/>
      <w:marRight w:val="0"/>
      <w:marTop w:val="0"/>
      <w:marBottom w:val="0"/>
      <w:divBdr>
        <w:top w:val="none" w:sz="0" w:space="0" w:color="auto"/>
        <w:left w:val="none" w:sz="0" w:space="0" w:color="auto"/>
        <w:bottom w:val="none" w:sz="0" w:space="0" w:color="auto"/>
        <w:right w:val="none" w:sz="0" w:space="0" w:color="auto"/>
      </w:divBdr>
    </w:div>
    <w:div w:id="473764727">
      <w:bodyDiv w:val="1"/>
      <w:marLeft w:val="0"/>
      <w:marRight w:val="0"/>
      <w:marTop w:val="0"/>
      <w:marBottom w:val="0"/>
      <w:divBdr>
        <w:top w:val="none" w:sz="0" w:space="0" w:color="auto"/>
        <w:left w:val="none" w:sz="0" w:space="0" w:color="auto"/>
        <w:bottom w:val="none" w:sz="0" w:space="0" w:color="auto"/>
        <w:right w:val="none" w:sz="0" w:space="0" w:color="auto"/>
      </w:divBdr>
    </w:div>
    <w:div w:id="486022106">
      <w:bodyDiv w:val="1"/>
      <w:marLeft w:val="0"/>
      <w:marRight w:val="0"/>
      <w:marTop w:val="0"/>
      <w:marBottom w:val="0"/>
      <w:divBdr>
        <w:top w:val="none" w:sz="0" w:space="0" w:color="auto"/>
        <w:left w:val="none" w:sz="0" w:space="0" w:color="auto"/>
        <w:bottom w:val="none" w:sz="0" w:space="0" w:color="auto"/>
        <w:right w:val="none" w:sz="0" w:space="0" w:color="auto"/>
      </w:divBdr>
    </w:div>
    <w:div w:id="497617426">
      <w:bodyDiv w:val="1"/>
      <w:marLeft w:val="0"/>
      <w:marRight w:val="0"/>
      <w:marTop w:val="0"/>
      <w:marBottom w:val="0"/>
      <w:divBdr>
        <w:top w:val="none" w:sz="0" w:space="0" w:color="auto"/>
        <w:left w:val="none" w:sz="0" w:space="0" w:color="auto"/>
        <w:bottom w:val="none" w:sz="0" w:space="0" w:color="auto"/>
        <w:right w:val="none" w:sz="0" w:space="0" w:color="auto"/>
      </w:divBdr>
    </w:div>
    <w:div w:id="519130669">
      <w:bodyDiv w:val="1"/>
      <w:marLeft w:val="0"/>
      <w:marRight w:val="0"/>
      <w:marTop w:val="0"/>
      <w:marBottom w:val="0"/>
      <w:divBdr>
        <w:top w:val="none" w:sz="0" w:space="0" w:color="auto"/>
        <w:left w:val="none" w:sz="0" w:space="0" w:color="auto"/>
        <w:bottom w:val="none" w:sz="0" w:space="0" w:color="auto"/>
        <w:right w:val="none" w:sz="0" w:space="0" w:color="auto"/>
      </w:divBdr>
    </w:div>
    <w:div w:id="626395797">
      <w:bodyDiv w:val="1"/>
      <w:marLeft w:val="0"/>
      <w:marRight w:val="0"/>
      <w:marTop w:val="0"/>
      <w:marBottom w:val="0"/>
      <w:divBdr>
        <w:top w:val="none" w:sz="0" w:space="0" w:color="auto"/>
        <w:left w:val="none" w:sz="0" w:space="0" w:color="auto"/>
        <w:bottom w:val="none" w:sz="0" w:space="0" w:color="auto"/>
        <w:right w:val="none" w:sz="0" w:space="0" w:color="auto"/>
      </w:divBdr>
    </w:div>
    <w:div w:id="627660176">
      <w:bodyDiv w:val="1"/>
      <w:marLeft w:val="0"/>
      <w:marRight w:val="0"/>
      <w:marTop w:val="0"/>
      <w:marBottom w:val="0"/>
      <w:divBdr>
        <w:top w:val="none" w:sz="0" w:space="0" w:color="auto"/>
        <w:left w:val="none" w:sz="0" w:space="0" w:color="auto"/>
        <w:bottom w:val="none" w:sz="0" w:space="0" w:color="auto"/>
        <w:right w:val="none" w:sz="0" w:space="0" w:color="auto"/>
      </w:divBdr>
    </w:div>
    <w:div w:id="632713068">
      <w:bodyDiv w:val="1"/>
      <w:marLeft w:val="0"/>
      <w:marRight w:val="0"/>
      <w:marTop w:val="0"/>
      <w:marBottom w:val="0"/>
      <w:divBdr>
        <w:top w:val="none" w:sz="0" w:space="0" w:color="auto"/>
        <w:left w:val="none" w:sz="0" w:space="0" w:color="auto"/>
        <w:bottom w:val="none" w:sz="0" w:space="0" w:color="auto"/>
        <w:right w:val="none" w:sz="0" w:space="0" w:color="auto"/>
      </w:divBdr>
      <w:divsChild>
        <w:div w:id="1581863559">
          <w:marLeft w:val="0"/>
          <w:marRight w:val="0"/>
          <w:marTop w:val="0"/>
          <w:marBottom w:val="0"/>
          <w:divBdr>
            <w:top w:val="none" w:sz="0" w:space="0" w:color="auto"/>
            <w:left w:val="none" w:sz="0" w:space="0" w:color="auto"/>
            <w:bottom w:val="none" w:sz="0" w:space="0" w:color="auto"/>
            <w:right w:val="none" w:sz="0" w:space="0" w:color="auto"/>
          </w:divBdr>
          <w:divsChild>
            <w:div w:id="2021927187">
              <w:marLeft w:val="0"/>
              <w:marRight w:val="0"/>
              <w:marTop w:val="0"/>
              <w:marBottom w:val="0"/>
              <w:divBdr>
                <w:top w:val="none" w:sz="0" w:space="0" w:color="auto"/>
                <w:left w:val="none" w:sz="0" w:space="0" w:color="auto"/>
                <w:bottom w:val="none" w:sz="0" w:space="0" w:color="auto"/>
                <w:right w:val="none" w:sz="0" w:space="0" w:color="auto"/>
              </w:divBdr>
              <w:divsChild>
                <w:div w:id="1463309034">
                  <w:marLeft w:val="0"/>
                  <w:marRight w:val="0"/>
                  <w:marTop w:val="0"/>
                  <w:marBottom w:val="0"/>
                  <w:divBdr>
                    <w:top w:val="none" w:sz="0" w:space="0" w:color="auto"/>
                    <w:left w:val="none" w:sz="0" w:space="0" w:color="auto"/>
                    <w:bottom w:val="none" w:sz="0" w:space="0" w:color="auto"/>
                    <w:right w:val="none" w:sz="0" w:space="0" w:color="auto"/>
                  </w:divBdr>
                  <w:divsChild>
                    <w:div w:id="841436651">
                      <w:marLeft w:val="0"/>
                      <w:marRight w:val="0"/>
                      <w:marTop w:val="0"/>
                      <w:marBottom w:val="0"/>
                      <w:divBdr>
                        <w:top w:val="none" w:sz="0" w:space="0" w:color="auto"/>
                        <w:left w:val="none" w:sz="0" w:space="0" w:color="auto"/>
                        <w:bottom w:val="none" w:sz="0" w:space="0" w:color="auto"/>
                        <w:right w:val="none" w:sz="0" w:space="0" w:color="auto"/>
                      </w:divBdr>
                      <w:divsChild>
                        <w:div w:id="919412065">
                          <w:marLeft w:val="0"/>
                          <w:marRight w:val="0"/>
                          <w:marTop w:val="0"/>
                          <w:marBottom w:val="0"/>
                          <w:divBdr>
                            <w:top w:val="none" w:sz="0" w:space="0" w:color="auto"/>
                            <w:left w:val="none" w:sz="0" w:space="0" w:color="auto"/>
                            <w:bottom w:val="none" w:sz="0" w:space="0" w:color="auto"/>
                            <w:right w:val="none" w:sz="0" w:space="0" w:color="auto"/>
                          </w:divBdr>
                          <w:divsChild>
                            <w:div w:id="967129193">
                              <w:marLeft w:val="0"/>
                              <w:marRight w:val="0"/>
                              <w:marTop w:val="0"/>
                              <w:marBottom w:val="0"/>
                              <w:divBdr>
                                <w:top w:val="none" w:sz="0" w:space="0" w:color="auto"/>
                                <w:left w:val="none" w:sz="0" w:space="0" w:color="auto"/>
                                <w:bottom w:val="none" w:sz="0" w:space="0" w:color="auto"/>
                                <w:right w:val="none" w:sz="0" w:space="0" w:color="auto"/>
                              </w:divBdr>
                              <w:divsChild>
                                <w:div w:id="57091963">
                                  <w:marLeft w:val="0"/>
                                  <w:marRight w:val="0"/>
                                  <w:marTop w:val="0"/>
                                  <w:marBottom w:val="0"/>
                                  <w:divBdr>
                                    <w:top w:val="none" w:sz="0" w:space="0" w:color="auto"/>
                                    <w:left w:val="none" w:sz="0" w:space="0" w:color="auto"/>
                                    <w:bottom w:val="none" w:sz="0" w:space="0" w:color="auto"/>
                                    <w:right w:val="none" w:sz="0" w:space="0" w:color="auto"/>
                                  </w:divBdr>
                                  <w:divsChild>
                                    <w:div w:id="1618415447">
                                      <w:marLeft w:val="0"/>
                                      <w:marRight w:val="0"/>
                                      <w:marTop w:val="0"/>
                                      <w:marBottom w:val="0"/>
                                      <w:divBdr>
                                        <w:top w:val="none" w:sz="0" w:space="0" w:color="auto"/>
                                        <w:left w:val="none" w:sz="0" w:space="0" w:color="auto"/>
                                        <w:bottom w:val="none" w:sz="0" w:space="0" w:color="auto"/>
                                        <w:right w:val="none" w:sz="0" w:space="0" w:color="auto"/>
                                      </w:divBdr>
                                      <w:divsChild>
                                        <w:div w:id="783621932">
                                          <w:marLeft w:val="0"/>
                                          <w:marRight w:val="0"/>
                                          <w:marTop w:val="0"/>
                                          <w:marBottom w:val="0"/>
                                          <w:divBdr>
                                            <w:top w:val="none" w:sz="0" w:space="0" w:color="auto"/>
                                            <w:left w:val="none" w:sz="0" w:space="0" w:color="auto"/>
                                            <w:bottom w:val="none" w:sz="0" w:space="0" w:color="auto"/>
                                            <w:right w:val="none" w:sz="0" w:space="0" w:color="auto"/>
                                          </w:divBdr>
                                          <w:divsChild>
                                            <w:div w:id="2048866142">
                                              <w:marLeft w:val="0"/>
                                              <w:marRight w:val="0"/>
                                              <w:marTop w:val="0"/>
                                              <w:marBottom w:val="0"/>
                                              <w:divBdr>
                                                <w:top w:val="none" w:sz="0" w:space="0" w:color="auto"/>
                                                <w:left w:val="none" w:sz="0" w:space="0" w:color="auto"/>
                                                <w:bottom w:val="none" w:sz="0" w:space="0" w:color="auto"/>
                                                <w:right w:val="none" w:sz="0" w:space="0" w:color="auto"/>
                                              </w:divBdr>
                                              <w:divsChild>
                                                <w:div w:id="580260568">
                                                  <w:marLeft w:val="0"/>
                                                  <w:marRight w:val="0"/>
                                                  <w:marTop w:val="0"/>
                                                  <w:marBottom w:val="0"/>
                                                  <w:divBdr>
                                                    <w:top w:val="none" w:sz="0" w:space="0" w:color="auto"/>
                                                    <w:left w:val="none" w:sz="0" w:space="0" w:color="auto"/>
                                                    <w:bottom w:val="none" w:sz="0" w:space="0" w:color="auto"/>
                                                    <w:right w:val="none" w:sz="0" w:space="0" w:color="auto"/>
                                                  </w:divBdr>
                                                  <w:divsChild>
                                                    <w:div w:id="467549186">
                                                      <w:marLeft w:val="0"/>
                                                      <w:marRight w:val="0"/>
                                                      <w:marTop w:val="0"/>
                                                      <w:marBottom w:val="0"/>
                                                      <w:divBdr>
                                                        <w:top w:val="none" w:sz="0" w:space="0" w:color="auto"/>
                                                        <w:left w:val="none" w:sz="0" w:space="0" w:color="auto"/>
                                                        <w:bottom w:val="none" w:sz="0" w:space="0" w:color="auto"/>
                                                        <w:right w:val="none" w:sz="0" w:space="0" w:color="auto"/>
                                                      </w:divBdr>
                                                      <w:divsChild>
                                                        <w:div w:id="663122616">
                                                          <w:marLeft w:val="0"/>
                                                          <w:marRight w:val="0"/>
                                                          <w:marTop w:val="0"/>
                                                          <w:marBottom w:val="0"/>
                                                          <w:divBdr>
                                                            <w:top w:val="none" w:sz="0" w:space="0" w:color="auto"/>
                                                            <w:left w:val="none" w:sz="0" w:space="0" w:color="auto"/>
                                                            <w:bottom w:val="none" w:sz="0" w:space="0" w:color="auto"/>
                                                            <w:right w:val="none" w:sz="0" w:space="0" w:color="auto"/>
                                                          </w:divBdr>
                                                          <w:divsChild>
                                                            <w:div w:id="1742556984">
                                                              <w:marLeft w:val="0"/>
                                                              <w:marRight w:val="0"/>
                                                              <w:marTop w:val="0"/>
                                                              <w:marBottom w:val="0"/>
                                                              <w:divBdr>
                                                                <w:top w:val="none" w:sz="0" w:space="0" w:color="auto"/>
                                                                <w:left w:val="none" w:sz="0" w:space="0" w:color="auto"/>
                                                                <w:bottom w:val="none" w:sz="0" w:space="0" w:color="auto"/>
                                                                <w:right w:val="none" w:sz="0" w:space="0" w:color="auto"/>
                                                              </w:divBdr>
                                                              <w:divsChild>
                                                                <w:div w:id="306401338">
                                                                  <w:marLeft w:val="0"/>
                                                                  <w:marRight w:val="0"/>
                                                                  <w:marTop w:val="0"/>
                                                                  <w:marBottom w:val="0"/>
                                                                  <w:divBdr>
                                                                    <w:top w:val="none" w:sz="0" w:space="0" w:color="auto"/>
                                                                    <w:left w:val="none" w:sz="0" w:space="0" w:color="auto"/>
                                                                    <w:bottom w:val="none" w:sz="0" w:space="0" w:color="auto"/>
                                                                    <w:right w:val="none" w:sz="0" w:space="0" w:color="auto"/>
                                                                  </w:divBdr>
                                                                  <w:divsChild>
                                                                    <w:div w:id="437411700">
                                                                      <w:marLeft w:val="0"/>
                                                                      <w:marRight w:val="0"/>
                                                                      <w:marTop w:val="0"/>
                                                                      <w:marBottom w:val="0"/>
                                                                      <w:divBdr>
                                                                        <w:top w:val="none" w:sz="0" w:space="0" w:color="auto"/>
                                                                        <w:left w:val="none" w:sz="0" w:space="0" w:color="auto"/>
                                                                        <w:bottom w:val="none" w:sz="0" w:space="0" w:color="auto"/>
                                                                        <w:right w:val="none" w:sz="0" w:space="0" w:color="auto"/>
                                                                      </w:divBdr>
                                                                      <w:divsChild>
                                                                        <w:div w:id="991643647">
                                                                          <w:marLeft w:val="0"/>
                                                                          <w:marRight w:val="0"/>
                                                                          <w:marTop w:val="0"/>
                                                                          <w:marBottom w:val="0"/>
                                                                          <w:divBdr>
                                                                            <w:top w:val="none" w:sz="0" w:space="0" w:color="auto"/>
                                                                            <w:left w:val="none" w:sz="0" w:space="0" w:color="auto"/>
                                                                            <w:bottom w:val="none" w:sz="0" w:space="0" w:color="auto"/>
                                                                            <w:right w:val="none" w:sz="0" w:space="0" w:color="auto"/>
                                                                          </w:divBdr>
                                                                          <w:divsChild>
                                                                            <w:div w:id="834228158">
                                                                              <w:marLeft w:val="0"/>
                                                                              <w:marRight w:val="0"/>
                                                                              <w:marTop w:val="0"/>
                                                                              <w:marBottom w:val="0"/>
                                                                              <w:divBdr>
                                                                                <w:top w:val="none" w:sz="0" w:space="0" w:color="auto"/>
                                                                                <w:left w:val="none" w:sz="0" w:space="0" w:color="auto"/>
                                                                                <w:bottom w:val="none" w:sz="0" w:space="0" w:color="auto"/>
                                                                                <w:right w:val="none" w:sz="0" w:space="0" w:color="auto"/>
                                                                              </w:divBdr>
                                                                              <w:divsChild>
                                                                                <w:div w:id="298876361">
                                                                                  <w:marLeft w:val="0"/>
                                                                                  <w:marRight w:val="0"/>
                                                                                  <w:marTop w:val="0"/>
                                                                                  <w:marBottom w:val="0"/>
                                                                                  <w:divBdr>
                                                                                    <w:top w:val="none" w:sz="0" w:space="0" w:color="auto"/>
                                                                                    <w:left w:val="none" w:sz="0" w:space="0" w:color="auto"/>
                                                                                    <w:bottom w:val="none" w:sz="0" w:space="0" w:color="auto"/>
                                                                                    <w:right w:val="none" w:sz="0" w:space="0" w:color="auto"/>
                                                                                  </w:divBdr>
                                                                                  <w:divsChild>
                                                                                    <w:div w:id="759301194">
                                                                                      <w:marLeft w:val="0"/>
                                                                                      <w:marRight w:val="0"/>
                                                                                      <w:marTop w:val="0"/>
                                                                                      <w:marBottom w:val="0"/>
                                                                                      <w:divBdr>
                                                                                        <w:top w:val="none" w:sz="0" w:space="0" w:color="auto"/>
                                                                                        <w:left w:val="none" w:sz="0" w:space="0" w:color="auto"/>
                                                                                        <w:bottom w:val="none" w:sz="0" w:space="0" w:color="auto"/>
                                                                                        <w:right w:val="none" w:sz="0" w:space="0" w:color="auto"/>
                                                                                      </w:divBdr>
                                                                                      <w:divsChild>
                                                                                        <w:div w:id="1884976301">
                                                                                          <w:marLeft w:val="0"/>
                                                                                          <w:marRight w:val="0"/>
                                                                                          <w:marTop w:val="0"/>
                                                                                          <w:marBottom w:val="0"/>
                                                                                          <w:divBdr>
                                                                                            <w:top w:val="none" w:sz="0" w:space="0" w:color="auto"/>
                                                                                            <w:left w:val="none" w:sz="0" w:space="0" w:color="auto"/>
                                                                                            <w:bottom w:val="none" w:sz="0" w:space="0" w:color="auto"/>
                                                                                            <w:right w:val="none" w:sz="0" w:space="0" w:color="auto"/>
                                                                                          </w:divBdr>
                                                                                          <w:divsChild>
                                                                                            <w:div w:id="1810200948">
                                                                                              <w:marLeft w:val="0"/>
                                                                                              <w:marRight w:val="0"/>
                                                                                              <w:marTop w:val="0"/>
                                                                                              <w:marBottom w:val="0"/>
                                                                                              <w:divBdr>
                                                                                                <w:top w:val="none" w:sz="0" w:space="0" w:color="auto"/>
                                                                                                <w:left w:val="none" w:sz="0" w:space="0" w:color="auto"/>
                                                                                                <w:bottom w:val="none" w:sz="0" w:space="0" w:color="auto"/>
                                                                                                <w:right w:val="none" w:sz="0" w:space="0" w:color="auto"/>
                                                                                              </w:divBdr>
                                                                                              <w:divsChild>
                                                                                                <w:div w:id="414590361">
                                                                                                  <w:marLeft w:val="0"/>
                                                                                                  <w:marRight w:val="0"/>
                                                                                                  <w:marTop w:val="0"/>
                                                                                                  <w:marBottom w:val="0"/>
                                                                                                  <w:divBdr>
                                                                                                    <w:top w:val="none" w:sz="0" w:space="0" w:color="auto"/>
                                                                                                    <w:left w:val="none" w:sz="0" w:space="0" w:color="auto"/>
                                                                                                    <w:bottom w:val="none" w:sz="0" w:space="0" w:color="auto"/>
                                                                                                    <w:right w:val="none" w:sz="0" w:space="0" w:color="auto"/>
                                                                                                  </w:divBdr>
                                                                                                </w:div>
                                                                                                <w:div w:id="429274233">
                                                                                                  <w:marLeft w:val="0"/>
                                                                                                  <w:marRight w:val="0"/>
                                                                                                  <w:marTop w:val="0"/>
                                                                                                  <w:marBottom w:val="0"/>
                                                                                                  <w:divBdr>
                                                                                                    <w:top w:val="none" w:sz="0" w:space="0" w:color="auto"/>
                                                                                                    <w:left w:val="none" w:sz="0" w:space="0" w:color="auto"/>
                                                                                                    <w:bottom w:val="none" w:sz="0" w:space="0" w:color="auto"/>
                                                                                                    <w:right w:val="none" w:sz="0" w:space="0" w:color="auto"/>
                                                                                                  </w:divBdr>
                                                                                                </w:div>
                                                                                                <w:div w:id="501970101">
                                                                                                  <w:marLeft w:val="0"/>
                                                                                                  <w:marRight w:val="0"/>
                                                                                                  <w:marTop w:val="0"/>
                                                                                                  <w:marBottom w:val="0"/>
                                                                                                  <w:divBdr>
                                                                                                    <w:top w:val="none" w:sz="0" w:space="0" w:color="auto"/>
                                                                                                    <w:left w:val="none" w:sz="0" w:space="0" w:color="auto"/>
                                                                                                    <w:bottom w:val="none" w:sz="0" w:space="0" w:color="auto"/>
                                                                                                    <w:right w:val="none" w:sz="0" w:space="0" w:color="auto"/>
                                                                                                  </w:divBdr>
                                                                                                </w:div>
                                                                                                <w:div w:id="608313574">
                                                                                                  <w:marLeft w:val="0"/>
                                                                                                  <w:marRight w:val="0"/>
                                                                                                  <w:marTop w:val="0"/>
                                                                                                  <w:marBottom w:val="0"/>
                                                                                                  <w:divBdr>
                                                                                                    <w:top w:val="none" w:sz="0" w:space="0" w:color="auto"/>
                                                                                                    <w:left w:val="none" w:sz="0" w:space="0" w:color="auto"/>
                                                                                                    <w:bottom w:val="none" w:sz="0" w:space="0" w:color="auto"/>
                                                                                                    <w:right w:val="none" w:sz="0" w:space="0" w:color="auto"/>
                                                                                                  </w:divBdr>
                                                                                                </w:div>
                                                                                                <w:div w:id="768355506">
                                                                                                  <w:marLeft w:val="720"/>
                                                                                                  <w:marRight w:val="0"/>
                                                                                                  <w:marTop w:val="0"/>
                                                                                                  <w:marBottom w:val="0"/>
                                                                                                  <w:divBdr>
                                                                                                    <w:top w:val="none" w:sz="0" w:space="0" w:color="auto"/>
                                                                                                    <w:left w:val="none" w:sz="0" w:space="0" w:color="auto"/>
                                                                                                    <w:bottom w:val="none" w:sz="0" w:space="0" w:color="auto"/>
                                                                                                    <w:right w:val="none" w:sz="0" w:space="0" w:color="auto"/>
                                                                                                  </w:divBdr>
                                                                                                </w:div>
                                                                                                <w:div w:id="978414586">
                                                                                                  <w:marLeft w:val="720"/>
                                                                                                  <w:marRight w:val="0"/>
                                                                                                  <w:marTop w:val="0"/>
                                                                                                  <w:marBottom w:val="0"/>
                                                                                                  <w:divBdr>
                                                                                                    <w:top w:val="none" w:sz="0" w:space="0" w:color="auto"/>
                                                                                                    <w:left w:val="none" w:sz="0" w:space="0" w:color="auto"/>
                                                                                                    <w:bottom w:val="none" w:sz="0" w:space="0" w:color="auto"/>
                                                                                                    <w:right w:val="none" w:sz="0" w:space="0" w:color="auto"/>
                                                                                                  </w:divBdr>
                                                                                                </w:div>
                                                                                                <w:div w:id="1463960788">
                                                                                                  <w:marLeft w:val="0"/>
                                                                                                  <w:marRight w:val="0"/>
                                                                                                  <w:marTop w:val="0"/>
                                                                                                  <w:marBottom w:val="0"/>
                                                                                                  <w:divBdr>
                                                                                                    <w:top w:val="none" w:sz="0" w:space="0" w:color="auto"/>
                                                                                                    <w:left w:val="none" w:sz="0" w:space="0" w:color="auto"/>
                                                                                                    <w:bottom w:val="none" w:sz="0" w:space="0" w:color="auto"/>
                                                                                                    <w:right w:val="none" w:sz="0" w:space="0" w:color="auto"/>
                                                                                                  </w:divBdr>
                                                                                                </w:div>
                                                                                                <w:div w:id="1641493571">
                                                                                                  <w:marLeft w:val="0"/>
                                                                                                  <w:marRight w:val="0"/>
                                                                                                  <w:marTop w:val="0"/>
                                                                                                  <w:marBottom w:val="0"/>
                                                                                                  <w:divBdr>
                                                                                                    <w:top w:val="none" w:sz="0" w:space="0" w:color="auto"/>
                                                                                                    <w:left w:val="none" w:sz="0" w:space="0" w:color="auto"/>
                                                                                                    <w:bottom w:val="none" w:sz="0" w:space="0" w:color="auto"/>
                                                                                                    <w:right w:val="none" w:sz="0" w:space="0" w:color="auto"/>
                                                                                                  </w:divBdr>
                                                                                                </w:div>
                                                                                                <w:div w:id="1974360348">
                                                                                                  <w:marLeft w:val="0"/>
                                                                                                  <w:marRight w:val="0"/>
                                                                                                  <w:marTop w:val="0"/>
                                                                                                  <w:marBottom w:val="0"/>
                                                                                                  <w:divBdr>
                                                                                                    <w:top w:val="none" w:sz="0" w:space="0" w:color="auto"/>
                                                                                                    <w:left w:val="none" w:sz="0" w:space="0" w:color="auto"/>
                                                                                                    <w:bottom w:val="none" w:sz="0" w:space="0" w:color="auto"/>
                                                                                                    <w:right w:val="none" w:sz="0" w:space="0" w:color="auto"/>
                                                                                                  </w:divBdr>
                                                                                                </w:div>
                                                                                                <w:div w:id="19999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891799">
      <w:bodyDiv w:val="1"/>
      <w:marLeft w:val="0"/>
      <w:marRight w:val="0"/>
      <w:marTop w:val="0"/>
      <w:marBottom w:val="0"/>
      <w:divBdr>
        <w:top w:val="none" w:sz="0" w:space="0" w:color="auto"/>
        <w:left w:val="none" w:sz="0" w:space="0" w:color="auto"/>
        <w:bottom w:val="none" w:sz="0" w:space="0" w:color="auto"/>
        <w:right w:val="none" w:sz="0" w:space="0" w:color="auto"/>
      </w:divBdr>
    </w:div>
    <w:div w:id="656498573">
      <w:bodyDiv w:val="1"/>
      <w:marLeft w:val="0"/>
      <w:marRight w:val="0"/>
      <w:marTop w:val="0"/>
      <w:marBottom w:val="0"/>
      <w:divBdr>
        <w:top w:val="none" w:sz="0" w:space="0" w:color="auto"/>
        <w:left w:val="none" w:sz="0" w:space="0" w:color="auto"/>
        <w:bottom w:val="none" w:sz="0" w:space="0" w:color="auto"/>
        <w:right w:val="none" w:sz="0" w:space="0" w:color="auto"/>
      </w:divBdr>
    </w:div>
    <w:div w:id="706413569">
      <w:bodyDiv w:val="1"/>
      <w:marLeft w:val="0"/>
      <w:marRight w:val="0"/>
      <w:marTop w:val="0"/>
      <w:marBottom w:val="0"/>
      <w:divBdr>
        <w:top w:val="none" w:sz="0" w:space="0" w:color="auto"/>
        <w:left w:val="none" w:sz="0" w:space="0" w:color="auto"/>
        <w:bottom w:val="none" w:sz="0" w:space="0" w:color="auto"/>
        <w:right w:val="none" w:sz="0" w:space="0" w:color="auto"/>
      </w:divBdr>
    </w:div>
    <w:div w:id="711001293">
      <w:bodyDiv w:val="1"/>
      <w:marLeft w:val="0"/>
      <w:marRight w:val="0"/>
      <w:marTop w:val="0"/>
      <w:marBottom w:val="0"/>
      <w:divBdr>
        <w:top w:val="none" w:sz="0" w:space="0" w:color="auto"/>
        <w:left w:val="none" w:sz="0" w:space="0" w:color="auto"/>
        <w:bottom w:val="none" w:sz="0" w:space="0" w:color="auto"/>
        <w:right w:val="none" w:sz="0" w:space="0" w:color="auto"/>
      </w:divBdr>
    </w:div>
    <w:div w:id="715355214">
      <w:bodyDiv w:val="1"/>
      <w:marLeft w:val="0"/>
      <w:marRight w:val="0"/>
      <w:marTop w:val="0"/>
      <w:marBottom w:val="0"/>
      <w:divBdr>
        <w:top w:val="none" w:sz="0" w:space="0" w:color="auto"/>
        <w:left w:val="none" w:sz="0" w:space="0" w:color="auto"/>
        <w:bottom w:val="none" w:sz="0" w:space="0" w:color="auto"/>
        <w:right w:val="none" w:sz="0" w:space="0" w:color="auto"/>
      </w:divBdr>
    </w:div>
    <w:div w:id="718479357">
      <w:bodyDiv w:val="1"/>
      <w:marLeft w:val="0"/>
      <w:marRight w:val="0"/>
      <w:marTop w:val="0"/>
      <w:marBottom w:val="0"/>
      <w:divBdr>
        <w:top w:val="none" w:sz="0" w:space="0" w:color="auto"/>
        <w:left w:val="none" w:sz="0" w:space="0" w:color="auto"/>
        <w:bottom w:val="none" w:sz="0" w:space="0" w:color="auto"/>
        <w:right w:val="none" w:sz="0" w:space="0" w:color="auto"/>
      </w:divBdr>
    </w:div>
    <w:div w:id="755320711">
      <w:bodyDiv w:val="1"/>
      <w:marLeft w:val="0"/>
      <w:marRight w:val="0"/>
      <w:marTop w:val="0"/>
      <w:marBottom w:val="0"/>
      <w:divBdr>
        <w:top w:val="none" w:sz="0" w:space="0" w:color="auto"/>
        <w:left w:val="none" w:sz="0" w:space="0" w:color="auto"/>
        <w:bottom w:val="none" w:sz="0" w:space="0" w:color="auto"/>
        <w:right w:val="none" w:sz="0" w:space="0" w:color="auto"/>
      </w:divBdr>
    </w:div>
    <w:div w:id="759300784">
      <w:bodyDiv w:val="1"/>
      <w:marLeft w:val="0"/>
      <w:marRight w:val="0"/>
      <w:marTop w:val="0"/>
      <w:marBottom w:val="0"/>
      <w:divBdr>
        <w:top w:val="none" w:sz="0" w:space="0" w:color="auto"/>
        <w:left w:val="none" w:sz="0" w:space="0" w:color="auto"/>
        <w:bottom w:val="none" w:sz="0" w:space="0" w:color="auto"/>
        <w:right w:val="none" w:sz="0" w:space="0" w:color="auto"/>
      </w:divBdr>
    </w:div>
    <w:div w:id="762922551">
      <w:bodyDiv w:val="1"/>
      <w:marLeft w:val="0"/>
      <w:marRight w:val="0"/>
      <w:marTop w:val="0"/>
      <w:marBottom w:val="0"/>
      <w:divBdr>
        <w:top w:val="none" w:sz="0" w:space="0" w:color="auto"/>
        <w:left w:val="none" w:sz="0" w:space="0" w:color="auto"/>
        <w:bottom w:val="none" w:sz="0" w:space="0" w:color="auto"/>
        <w:right w:val="none" w:sz="0" w:space="0" w:color="auto"/>
      </w:divBdr>
    </w:div>
    <w:div w:id="765467967">
      <w:bodyDiv w:val="1"/>
      <w:marLeft w:val="0"/>
      <w:marRight w:val="0"/>
      <w:marTop w:val="0"/>
      <w:marBottom w:val="0"/>
      <w:divBdr>
        <w:top w:val="none" w:sz="0" w:space="0" w:color="auto"/>
        <w:left w:val="none" w:sz="0" w:space="0" w:color="auto"/>
        <w:bottom w:val="none" w:sz="0" w:space="0" w:color="auto"/>
        <w:right w:val="none" w:sz="0" w:space="0" w:color="auto"/>
      </w:divBdr>
    </w:div>
    <w:div w:id="790826418">
      <w:bodyDiv w:val="1"/>
      <w:marLeft w:val="0"/>
      <w:marRight w:val="0"/>
      <w:marTop w:val="0"/>
      <w:marBottom w:val="0"/>
      <w:divBdr>
        <w:top w:val="none" w:sz="0" w:space="0" w:color="auto"/>
        <w:left w:val="none" w:sz="0" w:space="0" w:color="auto"/>
        <w:bottom w:val="none" w:sz="0" w:space="0" w:color="auto"/>
        <w:right w:val="none" w:sz="0" w:space="0" w:color="auto"/>
      </w:divBdr>
      <w:divsChild>
        <w:div w:id="1233468818">
          <w:marLeft w:val="0"/>
          <w:marRight w:val="0"/>
          <w:marTop w:val="0"/>
          <w:marBottom w:val="0"/>
          <w:divBdr>
            <w:top w:val="none" w:sz="0" w:space="0" w:color="auto"/>
            <w:left w:val="none" w:sz="0" w:space="0" w:color="auto"/>
            <w:bottom w:val="none" w:sz="0" w:space="0" w:color="auto"/>
            <w:right w:val="none" w:sz="0" w:space="0" w:color="auto"/>
          </w:divBdr>
          <w:divsChild>
            <w:div w:id="2031376465">
              <w:marLeft w:val="0"/>
              <w:marRight w:val="0"/>
              <w:marTop w:val="0"/>
              <w:marBottom w:val="0"/>
              <w:divBdr>
                <w:top w:val="none" w:sz="0" w:space="0" w:color="auto"/>
                <w:left w:val="none" w:sz="0" w:space="0" w:color="auto"/>
                <w:bottom w:val="none" w:sz="0" w:space="0" w:color="auto"/>
                <w:right w:val="none" w:sz="0" w:space="0" w:color="auto"/>
              </w:divBdr>
              <w:divsChild>
                <w:div w:id="108010741">
                  <w:marLeft w:val="0"/>
                  <w:marRight w:val="0"/>
                  <w:marTop w:val="0"/>
                  <w:marBottom w:val="0"/>
                  <w:divBdr>
                    <w:top w:val="none" w:sz="0" w:space="0" w:color="auto"/>
                    <w:left w:val="none" w:sz="0" w:space="0" w:color="auto"/>
                    <w:bottom w:val="none" w:sz="0" w:space="0" w:color="auto"/>
                    <w:right w:val="none" w:sz="0" w:space="0" w:color="auto"/>
                  </w:divBdr>
                  <w:divsChild>
                    <w:div w:id="1211696946">
                      <w:marLeft w:val="0"/>
                      <w:marRight w:val="0"/>
                      <w:marTop w:val="0"/>
                      <w:marBottom w:val="0"/>
                      <w:divBdr>
                        <w:top w:val="none" w:sz="0" w:space="0" w:color="auto"/>
                        <w:left w:val="none" w:sz="0" w:space="0" w:color="auto"/>
                        <w:bottom w:val="none" w:sz="0" w:space="0" w:color="auto"/>
                        <w:right w:val="none" w:sz="0" w:space="0" w:color="auto"/>
                      </w:divBdr>
                      <w:divsChild>
                        <w:div w:id="2113235423">
                          <w:marLeft w:val="0"/>
                          <w:marRight w:val="0"/>
                          <w:marTop w:val="0"/>
                          <w:marBottom w:val="0"/>
                          <w:divBdr>
                            <w:top w:val="none" w:sz="0" w:space="0" w:color="auto"/>
                            <w:left w:val="none" w:sz="0" w:space="0" w:color="auto"/>
                            <w:bottom w:val="none" w:sz="0" w:space="0" w:color="auto"/>
                            <w:right w:val="none" w:sz="0" w:space="0" w:color="auto"/>
                          </w:divBdr>
                          <w:divsChild>
                            <w:div w:id="283074590">
                              <w:marLeft w:val="0"/>
                              <w:marRight w:val="0"/>
                              <w:marTop w:val="0"/>
                              <w:marBottom w:val="0"/>
                              <w:divBdr>
                                <w:top w:val="none" w:sz="0" w:space="0" w:color="auto"/>
                                <w:left w:val="none" w:sz="0" w:space="0" w:color="auto"/>
                                <w:bottom w:val="none" w:sz="0" w:space="0" w:color="auto"/>
                                <w:right w:val="none" w:sz="0" w:space="0" w:color="auto"/>
                              </w:divBdr>
                              <w:divsChild>
                                <w:div w:id="1535924944">
                                  <w:marLeft w:val="0"/>
                                  <w:marRight w:val="0"/>
                                  <w:marTop w:val="0"/>
                                  <w:marBottom w:val="0"/>
                                  <w:divBdr>
                                    <w:top w:val="none" w:sz="0" w:space="0" w:color="auto"/>
                                    <w:left w:val="none" w:sz="0" w:space="0" w:color="auto"/>
                                    <w:bottom w:val="none" w:sz="0" w:space="0" w:color="auto"/>
                                    <w:right w:val="none" w:sz="0" w:space="0" w:color="auto"/>
                                  </w:divBdr>
                                  <w:divsChild>
                                    <w:div w:id="488518782">
                                      <w:marLeft w:val="0"/>
                                      <w:marRight w:val="0"/>
                                      <w:marTop w:val="0"/>
                                      <w:marBottom w:val="0"/>
                                      <w:divBdr>
                                        <w:top w:val="none" w:sz="0" w:space="0" w:color="auto"/>
                                        <w:left w:val="none" w:sz="0" w:space="0" w:color="auto"/>
                                        <w:bottom w:val="none" w:sz="0" w:space="0" w:color="auto"/>
                                        <w:right w:val="none" w:sz="0" w:space="0" w:color="auto"/>
                                      </w:divBdr>
                                      <w:divsChild>
                                        <w:div w:id="512912916">
                                          <w:marLeft w:val="0"/>
                                          <w:marRight w:val="0"/>
                                          <w:marTop w:val="0"/>
                                          <w:marBottom w:val="0"/>
                                          <w:divBdr>
                                            <w:top w:val="none" w:sz="0" w:space="0" w:color="auto"/>
                                            <w:left w:val="none" w:sz="0" w:space="0" w:color="auto"/>
                                            <w:bottom w:val="none" w:sz="0" w:space="0" w:color="auto"/>
                                            <w:right w:val="none" w:sz="0" w:space="0" w:color="auto"/>
                                          </w:divBdr>
                                          <w:divsChild>
                                            <w:div w:id="361132771">
                                              <w:marLeft w:val="0"/>
                                              <w:marRight w:val="0"/>
                                              <w:marTop w:val="0"/>
                                              <w:marBottom w:val="0"/>
                                              <w:divBdr>
                                                <w:top w:val="none" w:sz="0" w:space="0" w:color="auto"/>
                                                <w:left w:val="none" w:sz="0" w:space="0" w:color="auto"/>
                                                <w:bottom w:val="none" w:sz="0" w:space="0" w:color="auto"/>
                                                <w:right w:val="none" w:sz="0" w:space="0" w:color="auto"/>
                                              </w:divBdr>
                                              <w:divsChild>
                                                <w:div w:id="585306390">
                                                  <w:marLeft w:val="0"/>
                                                  <w:marRight w:val="0"/>
                                                  <w:marTop w:val="0"/>
                                                  <w:marBottom w:val="0"/>
                                                  <w:divBdr>
                                                    <w:top w:val="none" w:sz="0" w:space="0" w:color="auto"/>
                                                    <w:left w:val="none" w:sz="0" w:space="0" w:color="auto"/>
                                                    <w:bottom w:val="none" w:sz="0" w:space="0" w:color="auto"/>
                                                    <w:right w:val="none" w:sz="0" w:space="0" w:color="auto"/>
                                                  </w:divBdr>
                                                  <w:divsChild>
                                                    <w:div w:id="944381077">
                                                      <w:marLeft w:val="0"/>
                                                      <w:marRight w:val="0"/>
                                                      <w:marTop w:val="0"/>
                                                      <w:marBottom w:val="0"/>
                                                      <w:divBdr>
                                                        <w:top w:val="none" w:sz="0" w:space="0" w:color="auto"/>
                                                        <w:left w:val="none" w:sz="0" w:space="0" w:color="auto"/>
                                                        <w:bottom w:val="none" w:sz="0" w:space="0" w:color="auto"/>
                                                        <w:right w:val="none" w:sz="0" w:space="0" w:color="auto"/>
                                                      </w:divBdr>
                                                      <w:divsChild>
                                                        <w:div w:id="1297832531">
                                                          <w:marLeft w:val="0"/>
                                                          <w:marRight w:val="0"/>
                                                          <w:marTop w:val="0"/>
                                                          <w:marBottom w:val="0"/>
                                                          <w:divBdr>
                                                            <w:top w:val="none" w:sz="0" w:space="0" w:color="auto"/>
                                                            <w:left w:val="none" w:sz="0" w:space="0" w:color="auto"/>
                                                            <w:bottom w:val="none" w:sz="0" w:space="0" w:color="auto"/>
                                                            <w:right w:val="none" w:sz="0" w:space="0" w:color="auto"/>
                                                          </w:divBdr>
                                                          <w:divsChild>
                                                            <w:div w:id="204372078">
                                                              <w:marLeft w:val="0"/>
                                                              <w:marRight w:val="0"/>
                                                              <w:marTop w:val="0"/>
                                                              <w:marBottom w:val="0"/>
                                                              <w:divBdr>
                                                                <w:top w:val="none" w:sz="0" w:space="0" w:color="auto"/>
                                                                <w:left w:val="none" w:sz="0" w:space="0" w:color="auto"/>
                                                                <w:bottom w:val="none" w:sz="0" w:space="0" w:color="auto"/>
                                                                <w:right w:val="none" w:sz="0" w:space="0" w:color="auto"/>
                                                              </w:divBdr>
                                                              <w:divsChild>
                                                                <w:div w:id="693044722">
                                                                  <w:marLeft w:val="0"/>
                                                                  <w:marRight w:val="0"/>
                                                                  <w:marTop w:val="0"/>
                                                                  <w:marBottom w:val="0"/>
                                                                  <w:divBdr>
                                                                    <w:top w:val="none" w:sz="0" w:space="0" w:color="auto"/>
                                                                    <w:left w:val="none" w:sz="0" w:space="0" w:color="auto"/>
                                                                    <w:bottom w:val="none" w:sz="0" w:space="0" w:color="auto"/>
                                                                    <w:right w:val="none" w:sz="0" w:space="0" w:color="auto"/>
                                                                  </w:divBdr>
                                                                  <w:divsChild>
                                                                    <w:div w:id="452403560">
                                                                      <w:marLeft w:val="0"/>
                                                                      <w:marRight w:val="0"/>
                                                                      <w:marTop w:val="0"/>
                                                                      <w:marBottom w:val="0"/>
                                                                      <w:divBdr>
                                                                        <w:top w:val="none" w:sz="0" w:space="0" w:color="auto"/>
                                                                        <w:left w:val="none" w:sz="0" w:space="0" w:color="auto"/>
                                                                        <w:bottom w:val="none" w:sz="0" w:space="0" w:color="auto"/>
                                                                        <w:right w:val="none" w:sz="0" w:space="0" w:color="auto"/>
                                                                      </w:divBdr>
                                                                      <w:divsChild>
                                                                        <w:div w:id="453065139">
                                                                          <w:marLeft w:val="0"/>
                                                                          <w:marRight w:val="0"/>
                                                                          <w:marTop w:val="0"/>
                                                                          <w:marBottom w:val="0"/>
                                                                          <w:divBdr>
                                                                            <w:top w:val="none" w:sz="0" w:space="0" w:color="auto"/>
                                                                            <w:left w:val="none" w:sz="0" w:space="0" w:color="auto"/>
                                                                            <w:bottom w:val="none" w:sz="0" w:space="0" w:color="auto"/>
                                                                            <w:right w:val="none" w:sz="0" w:space="0" w:color="auto"/>
                                                                          </w:divBdr>
                                                                          <w:divsChild>
                                                                            <w:div w:id="1488284657">
                                                                              <w:marLeft w:val="0"/>
                                                                              <w:marRight w:val="0"/>
                                                                              <w:marTop w:val="0"/>
                                                                              <w:marBottom w:val="0"/>
                                                                              <w:divBdr>
                                                                                <w:top w:val="none" w:sz="0" w:space="0" w:color="auto"/>
                                                                                <w:left w:val="none" w:sz="0" w:space="0" w:color="auto"/>
                                                                                <w:bottom w:val="none" w:sz="0" w:space="0" w:color="auto"/>
                                                                                <w:right w:val="none" w:sz="0" w:space="0" w:color="auto"/>
                                                                              </w:divBdr>
                                                                              <w:divsChild>
                                                                                <w:div w:id="265163499">
                                                                                  <w:marLeft w:val="0"/>
                                                                                  <w:marRight w:val="0"/>
                                                                                  <w:marTop w:val="0"/>
                                                                                  <w:marBottom w:val="0"/>
                                                                                  <w:divBdr>
                                                                                    <w:top w:val="none" w:sz="0" w:space="0" w:color="auto"/>
                                                                                    <w:left w:val="none" w:sz="0" w:space="0" w:color="auto"/>
                                                                                    <w:bottom w:val="none" w:sz="0" w:space="0" w:color="auto"/>
                                                                                    <w:right w:val="none" w:sz="0" w:space="0" w:color="auto"/>
                                                                                  </w:divBdr>
                                                                                  <w:divsChild>
                                                                                    <w:div w:id="1302231769">
                                                                                      <w:marLeft w:val="0"/>
                                                                                      <w:marRight w:val="0"/>
                                                                                      <w:marTop w:val="0"/>
                                                                                      <w:marBottom w:val="0"/>
                                                                                      <w:divBdr>
                                                                                        <w:top w:val="none" w:sz="0" w:space="0" w:color="auto"/>
                                                                                        <w:left w:val="none" w:sz="0" w:space="0" w:color="auto"/>
                                                                                        <w:bottom w:val="none" w:sz="0" w:space="0" w:color="auto"/>
                                                                                        <w:right w:val="none" w:sz="0" w:space="0" w:color="auto"/>
                                                                                      </w:divBdr>
                                                                                      <w:divsChild>
                                                                                        <w:div w:id="1596136225">
                                                                                          <w:marLeft w:val="0"/>
                                                                                          <w:marRight w:val="0"/>
                                                                                          <w:marTop w:val="0"/>
                                                                                          <w:marBottom w:val="0"/>
                                                                                          <w:divBdr>
                                                                                            <w:top w:val="none" w:sz="0" w:space="0" w:color="auto"/>
                                                                                            <w:left w:val="none" w:sz="0" w:space="0" w:color="auto"/>
                                                                                            <w:bottom w:val="none" w:sz="0" w:space="0" w:color="auto"/>
                                                                                            <w:right w:val="none" w:sz="0" w:space="0" w:color="auto"/>
                                                                                          </w:divBdr>
                                                                                          <w:divsChild>
                                                                                            <w:div w:id="1317953115">
                                                                                              <w:marLeft w:val="0"/>
                                                                                              <w:marRight w:val="0"/>
                                                                                              <w:marTop w:val="0"/>
                                                                                              <w:marBottom w:val="0"/>
                                                                                              <w:divBdr>
                                                                                                <w:top w:val="none" w:sz="0" w:space="0" w:color="auto"/>
                                                                                                <w:left w:val="none" w:sz="0" w:space="0" w:color="auto"/>
                                                                                                <w:bottom w:val="none" w:sz="0" w:space="0" w:color="auto"/>
                                                                                                <w:right w:val="none" w:sz="0" w:space="0" w:color="auto"/>
                                                                                              </w:divBdr>
                                                                                              <w:divsChild>
                                                                                                <w:div w:id="20278325">
                                                                                                  <w:marLeft w:val="0"/>
                                                                                                  <w:marRight w:val="0"/>
                                                                                                  <w:marTop w:val="0"/>
                                                                                                  <w:marBottom w:val="0"/>
                                                                                                  <w:divBdr>
                                                                                                    <w:top w:val="none" w:sz="0" w:space="0" w:color="auto"/>
                                                                                                    <w:left w:val="none" w:sz="0" w:space="0" w:color="auto"/>
                                                                                                    <w:bottom w:val="none" w:sz="0" w:space="0" w:color="auto"/>
                                                                                                    <w:right w:val="none" w:sz="0" w:space="0" w:color="auto"/>
                                                                                                  </w:divBdr>
                                                                                                </w:div>
                                                                                                <w:div w:id="450174004">
                                                                                                  <w:marLeft w:val="0"/>
                                                                                                  <w:marRight w:val="0"/>
                                                                                                  <w:marTop w:val="0"/>
                                                                                                  <w:marBottom w:val="0"/>
                                                                                                  <w:divBdr>
                                                                                                    <w:top w:val="none" w:sz="0" w:space="0" w:color="auto"/>
                                                                                                    <w:left w:val="none" w:sz="0" w:space="0" w:color="auto"/>
                                                                                                    <w:bottom w:val="none" w:sz="0" w:space="0" w:color="auto"/>
                                                                                                    <w:right w:val="none" w:sz="0" w:space="0" w:color="auto"/>
                                                                                                  </w:divBdr>
                                                                                                </w:div>
                                                                                                <w:div w:id="1039281494">
                                                                                                  <w:marLeft w:val="0"/>
                                                                                                  <w:marRight w:val="0"/>
                                                                                                  <w:marTop w:val="0"/>
                                                                                                  <w:marBottom w:val="0"/>
                                                                                                  <w:divBdr>
                                                                                                    <w:top w:val="none" w:sz="0" w:space="0" w:color="auto"/>
                                                                                                    <w:left w:val="none" w:sz="0" w:space="0" w:color="auto"/>
                                                                                                    <w:bottom w:val="none" w:sz="0" w:space="0" w:color="auto"/>
                                                                                                    <w:right w:val="none" w:sz="0" w:space="0" w:color="auto"/>
                                                                                                  </w:divBdr>
                                                                                                </w:div>
                                                                                                <w:div w:id="1161582591">
                                                                                                  <w:marLeft w:val="0"/>
                                                                                                  <w:marRight w:val="0"/>
                                                                                                  <w:marTop w:val="0"/>
                                                                                                  <w:marBottom w:val="0"/>
                                                                                                  <w:divBdr>
                                                                                                    <w:top w:val="none" w:sz="0" w:space="0" w:color="auto"/>
                                                                                                    <w:left w:val="none" w:sz="0" w:space="0" w:color="auto"/>
                                                                                                    <w:bottom w:val="none" w:sz="0" w:space="0" w:color="auto"/>
                                                                                                    <w:right w:val="none" w:sz="0" w:space="0" w:color="auto"/>
                                                                                                  </w:divBdr>
                                                                                                </w:div>
                                                                                                <w:div w:id="1217081483">
                                                                                                  <w:marLeft w:val="720"/>
                                                                                                  <w:marRight w:val="0"/>
                                                                                                  <w:marTop w:val="0"/>
                                                                                                  <w:marBottom w:val="0"/>
                                                                                                  <w:divBdr>
                                                                                                    <w:top w:val="none" w:sz="0" w:space="0" w:color="auto"/>
                                                                                                    <w:left w:val="none" w:sz="0" w:space="0" w:color="auto"/>
                                                                                                    <w:bottom w:val="none" w:sz="0" w:space="0" w:color="auto"/>
                                                                                                    <w:right w:val="none" w:sz="0" w:space="0" w:color="auto"/>
                                                                                                  </w:divBdr>
                                                                                                </w:div>
                                                                                                <w:div w:id="1286615815">
                                                                                                  <w:marLeft w:val="0"/>
                                                                                                  <w:marRight w:val="0"/>
                                                                                                  <w:marTop w:val="0"/>
                                                                                                  <w:marBottom w:val="0"/>
                                                                                                  <w:divBdr>
                                                                                                    <w:top w:val="none" w:sz="0" w:space="0" w:color="auto"/>
                                                                                                    <w:left w:val="none" w:sz="0" w:space="0" w:color="auto"/>
                                                                                                    <w:bottom w:val="none" w:sz="0" w:space="0" w:color="auto"/>
                                                                                                    <w:right w:val="none" w:sz="0" w:space="0" w:color="auto"/>
                                                                                                  </w:divBdr>
                                                                                                </w:div>
                                                                                                <w:div w:id="1307125704">
                                                                                                  <w:marLeft w:val="720"/>
                                                                                                  <w:marRight w:val="0"/>
                                                                                                  <w:marTop w:val="0"/>
                                                                                                  <w:marBottom w:val="0"/>
                                                                                                  <w:divBdr>
                                                                                                    <w:top w:val="none" w:sz="0" w:space="0" w:color="auto"/>
                                                                                                    <w:left w:val="none" w:sz="0" w:space="0" w:color="auto"/>
                                                                                                    <w:bottom w:val="none" w:sz="0" w:space="0" w:color="auto"/>
                                                                                                    <w:right w:val="none" w:sz="0" w:space="0" w:color="auto"/>
                                                                                                  </w:divBdr>
                                                                                                </w:div>
                                                                                                <w:div w:id="1453743640">
                                                                                                  <w:marLeft w:val="0"/>
                                                                                                  <w:marRight w:val="0"/>
                                                                                                  <w:marTop w:val="0"/>
                                                                                                  <w:marBottom w:val="0"/>
                                                                                                  <w:divBdr>
                                                                                                    <w:top w:val="none" w:sz="0" w:space="0" w:color="auto"/>
                                                                                                    <w:left w:val="none" w:sz="0" w:space="0" w:color="auto"/>
                                                                                                    <w:bottom w:val="none" w:sz="0" w:space="0" w:color="auto"/>
                                                                                                    <w:right w:val="none" w:sz="0" w:space="0" w:color="auto"/>
                                                                                                  </w:divBdr>
                                                                                                </w:div>
                                                                                                <w:div w:id="1757238653">
                                                                                                  <w:marLeft w:val="0"/>
                                                                                                  <w:marRight w:val="0"/>
                                                                                                  <w:marTop w:val="0"/>
                                                                                                  <w:marBottom w:val="0"/>
                                                                                                  <w:divBdr>
                                                                                                    <w:top w:val="none" w:sz="0" w:space="0" w:color="auto"/>
                                                                                                    <w:left w:val="none" w:sz="0" w:space="0" w:color="auto"/>
                                                                                                    <w:bottom w:val="none" w:sz="0" w:space="0" w:color="auto"/>
                                                                                                    <w:right w:val="none" w:sz="0" w:space="0" w:color="auto"/>
                                                                                                  </w:divBdr>
                                                                                                </w:div>
                                                                                                <w:div w:id="20248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089683">
      <w:bodyDiv w:val="1"/>
      <w:marLeft w:val="0"/>
      <w:marRight w:val="0"/>
      <w:marTop w:val="0"/>
      <w:marBottom w:val="0"/>
      <w:divBdr>
        <w:top w:val="none" w:sz="0" w:space="0" w:color="auto"/>
        <w:left w:val="none" w:sz="0" w:space="0" w:color="auto"/>
        <w:bottom w:val="none" w:sz="0" w:space="0" w:color="auto"/>
        <w:right w:val="none" w:sz="0" w:space="0" w:color="auto"/>
      </w:divBdr>
    </w:div>
    <w:div w:id="833643791">
      <w:bodyDiv w:val="1"/>
      <w:marLeft w:val="0"/>
      <w:marRight w:val="0"/>
      <w:marTop w:val="0"/>
      <w:marBottom w:val="0"/>
      <w:divBdr>
        <w:top w:val="none" w:sz="0" w:space="0" w:color="auto"/>
        <w:left w:val="none" w:sz="0" w:space="0" w:color="auto"/>
        <w:bottom w:val="none" w:sz="0" w:space="0" w:color="auto"/>
        <w:right w:val="none" w:sz="0" w:space="0" w:color="auto"/>
      </w:divBdr>
    </w:div>
    <w:div w:id="834762844">
      <w:bodyDiv w:val="1"/>
      <w:marLeft w:val="0"/>
      <w:marRight w:val="0"/>
      <w:marTop w:val="0"/>
      <w:marBottom w:val="0"/>
      <w:divBdr>
        <w:top w:val="none" w:sz="0" w:space="0" w:color="auto"/>
        <w:left w:val="none" w:sz="0" w:space="0" w:color="auto"/>
        <w:bottom w:val="none" w:sz="0" w:space="0" w:color="auto"/>
        <w:right w:val="none" w:sz="0" w:space="0" w:color="auto"/>
      </w:divBdr>
    </w:div>
    <w:div w:id="842284337">
      <w:bodyDiv w:val="1"/>
      <w:marLeft w:val="0"/>
      <w:marRight w:val="0"/>
      <w:marTop w:val="0"/>
      <w:marBottom w:val="0"/>
      <w:divBdr>
        <w:top w:val="none" w:sz="0" w:space="0" w:color="auto"/>
        <w:left w:val="none" w:sz="0" w:space="0" w:color="auto"/>
        <w:bottom w:val="none" w:sz="0" w:space="0" w:color="auto"/>
        <w:right w:val="none" w:sz="0" w:space="0" w:color="auto"/>
      </w:divBdr>
    </w:div>
    <w:div w:id="861432201">
      <w:bodyDiv w:val="1"/>
      <w:marLeft w:val="0"/>
      <w:marRight w:val="0"/>
      <w:marTop w:val="0"/>
      <w:marBottom w:val="0"/>
      <w:divBdr>
        <w:top w:val="none" w:sz="0" w:space="0" w:color="auto"/>
        <w:left w:val="none" w:sz="0" w:space="0" w:color="auto"/>
        <w:bottom w:val="none" w:sz="0" w:space="0" w:color="auto"/>
        <w:right w:val="none" w:sz="0" w:space="0" w:color="auto"/>
      </w:divBdr>
    </w:div>
    <w:div w:id="865828008">
      <w:bodyDiv w:val="1"/>
      <w:marLeft w:val="0"/>
      <w:marRight w:val="0"/>
      <w:marTop w:val="0"/>
      <w:marBottom w:val="0"/>
      <w:divBdr>
        <w:top w:val="none" w:sz="0" w:space="0" w:color="auto"/>
        <w:left w:val="none" w:sz="0" w:space="0" w:color="auto"/>
        <w:bottom w:val="none" w:sz="0" w:space="0" w:color="auto"/>
        <w:right w:val="none" w:sz="0" w:space="0" w:color="auto"/>
      </w:divBdr>
      <w:divsChild>
        <w:div w:id="715356507">
          <w:marLeft w:val="0"/>
          <w:marRight w:val="0"/>
          <w:marTop w:val="0"/>
          <w:marBottom w:val="0"/>
          <w:divBdr>
            <w:top w:val="none" w:sz="0" w:space="0" w:color="auto"/>
            <w:left w:val="none" w:sz="0" w:space="0" w:color="auto"/>
            <w:bottom w:val="none" w:sz="0" w:space="0" w:color="auto"/>
            <w:right w:val="none" w:sz="0" w:space="0" w:color="auto"/>
          </w:divBdr>
          <w:divsChild>
            <w:div w:id="2010130409">
              <w:marLeft w:val="0"/>
              <w:marRight w:val="0"/>
              <w:marTop w:val="0"/>
              <w:marBottom w:val="0"/>
              <w:divBdr>
                <w:top w:val="none" w:sz="0" w:space="0" w:color="auto"/>
                <w:left w:val="none" w:sz="0" w:space="0" w:color="auto"/>
                <w:bottom w:val="none" w:sz="0" w:space="0" w:color="auto"/>
                <w:right w:val="none" w:sz="0" w:space="0" w:color="auto"/>
              </w:divBdr>
              <w:divsChild>
                <w:div w:id="683897750">
                  <w:marLeft w:val="0"/>
                  <w:marRight w:val="0"/>
                  <w:marTop w:val="0"/>
                  <w:marBottom w:val="0"/>
                  <w:divBdr>
                    <w:top w:val="none" w:sz="0" w:space="0" w:color="auto"/>
                    <w:left w:val="none" w:sz="0" w:space="0" w:color="auto"/>
                    <w:bottom w:val="none" w:sz="0" w:space="0" w:color="auto"/>
                    <w:right w:val="none" w:sz="0" w:space="0" w:color="auto"/>
                  </w:divBdr>
                  <w:divsChild>
                    <w:div w:id="818032708">
                      <w:marLeft w:val="0"/>
                      <w:marRight w:val="0"/>
                      <w:marTop w:val="0"/>
                      <w:marBottom w:val="0"/>
                      <w:divBdr>
                        <w:top w:val="none" w:sz="0" w:space="0" w:color="auto"/>
                        <w:left w:val="none" w:sz="0" w:space="0" w:color="auto"/>
                        <w:bottom w:val="none" w:sz="0" w:space="0" w:color="auto"/>
                        <w:right w:val="none" w:sz="0" w:space="0" w:color="auto"/>
                      </w:divBdr>
                      <w:divsChild>
                        <w:div w:id="1075054046">
                          <w:marLeft w:val="0"/>
                          <w:marRight w:val="0"/>
                          <w:marTop w:val="0"/>
                          <w:marBottom w:val="0"/>
                          <w:divBdr>
                            <w:top w:val="none" w:sz="0" w:space="0" w:color="auto"/>
                            <w:left w:val="none" w:sz="0" w:space="0" w:color="auto"/>
                            <w:bottom w:val="none" w:sz="0" w:space="0" w:color="auto"/>
                            <w:right w:val="none" w:sz="0" w:space="0" w:color="auto"/>
                          </w:divBdr>
                          <w:divsChild>
                            <w:div w:id="267006124">
                              <w:marLeft w:val="0"/>
                              <w:marRight w:val="0"/>
                              <w:marTop w:val="0"/>
                              <w:marBottom w:val="0"/>
                              <w:divBdr>
                                <w:top w:val="none" w:sz="0" w:space="0" w:color="auto"/>
                                <w:left w:val="none" w:sz="0" w:space="0" w:color="auto"/>
                                <w:bottom w:val="none" w:sz="0" w:space="0" w:color="auto"/>
                                <w:right w:val="none" w:sz="0" w:space="0" w:color="auto"/>
                              </w:divBdr>
                              <w:divsChild>
                                <w:div w:id="929436013">
                                  <w:marLeft w:val="0"/>
                                  <w:marRight w:val="0"/>
                                  <w:marTop w:val="0"/>
                                  <w:marBottom w:val="0"/>
                                  <w:divBdr>
                                    <w:top w:val="none" w:sz="0" w:space="0" w:color="auto"/>
                                    <w:left w:val="none" w:sz="0" w:space="0" w:color="auto"/>
                                    <w:bottom w:val="none" w:sz="0" w:space="0" w:color="auto"/>
                                    <w:right w:val="none" w:sz="0" w:space="0" w:color="auto"/>
                                  </w:divBdr>
                                  <w:divsChild>
                                    <w:div w:id="303699601">
                                      <w:marLeft w:val="0"/>
                                      <w:marRight w:val="0"/>
                                      <w:marTop w:val="0"/>
                                      <w:marBottom w:val="0"/>
                                      <w:divBdr>
                                        <w:top w:val="none" w:sz="0" w:space="0" w:color="auto"/>
                                        <w:left w:val="none" w:sz="0" w:space="0" w:color="auto"/>
                                        <w:bottom w:val="none" w:sz="0" w:space="0" w:color="auto"/>
                                        <w:right w:val="none" w:sz="0" w:space="0" w:color="auto"/>
                                      </w:divBdr>
                                      <w:divsChild>
                                        <w:div w:id="233316545">
                                          <w:marLeft w:val="0"/>
                                          <w:marRight w:val="0"/>
                                          <w:marTop w:val="0"/>
                                          <w:marBottom w:val="0"/>
                                          <w:divBdr>
                                            <w:top w:val="none" w:sz="0" w:space="0" w:color="auto"/>
                                            <w:left w:val="none" w:sz="0" w:space="0" w:color="auto"/>
                                            <w:bottom w:val="none" w:sz="0" w:space="0" w:color="auto"/>
                                            <w:right w:val="none" w:sz="0" w:space="0" w:color="auto"/>
                                          </w:divBdr>
                                          <w:divsChild>
                                            <w:div w:id="1556509064">
                                              <w:marLeft w:val="0"/>
                                              <w:marRight w:val="0"/>
                                              <w:marTop w:val="0"/>
                                              <w:marBottom w:val="0"/>
                                              <w:divBdr>
                                                <w:top w:val="none" w:sz="0" w:space="0" w:color="auto"/>
                                                <w:left w:val="none" w:sz="0" w:space="0" w:color="auto"/>
                                                <w:bottom w:val="none" w:sz="0" w:space="0" w:color="auto"/>
                                                <w:right w:val="none" w:sz="0" w:space="0" w:color="auto"/>
                                              </w:divBdr>
                                              <w:divsChild>
                                                <w:div w:id="1486749862">
                                                  <w:marLeft w:val="0"/>
                                                  <w:marRight w:val="0"/>
                                                  <w:marTop w:val="0"/>
                                                  <w:marBottom w:val="0"/>
                                                  <w:divBdr>
                                                    <w:top w:val="none" w:sz="0" w:space="0" w:color="auto"/>
                                                    <w:left w:val="none" w:sz="0" w:space="0" w:color="auto"/>
                                                    <w:bottom w:val="none" w:sz="0" w:space="0" w:color="auto"/>
                                                    <w:right w:val="none" w:sz="0" w:space="0" w:color="auto"/>
                                                  </w:divBdr>
                                                  <w:divsChild>
                                                    <w:div w:id="1107693578">
                                                      <w:marLeft w:val="0"/>
                                                      <w:marRight w:val="0"/>
                                                      <w:marTop w:val="0"/>
                                                      <w:marBottom w:val="0"/>
                                                      <w:divBdr>
                                                        <w:top w:val="none" w:sz="0" w:space="0" w:color="auto"/>
                                                        <w:left w:val="none" w:sz="0" w:space="0" w:color="auto"/>
                                                        <w:bottom w:val="none" w:sz="0" w:space="0" w:color="auto"/>
                                                        <w:right w:val="none" w:sz="0" w:space="0" w:color="auto"/>
                                                      </w:divBdr>
                                                      <w:divsChild>
                                                        <w:div w:id="62262348">
                                                          <w:marLeft w:val="0"/>
                                                          <w:marRight w:val="0"/>
                                                          <w:marTop w:val="0"/>
                                                          <w:marBottom w:val="0"/>
                                                          <w:divBdr>
                                                            <w:top w:val="none" w:sz="0" w:space="0" w:color="auto"/>
                                                            <w:left w:val="none" w:sz="0" w:space="0" w:color="auto"/>
                                                            <w:bottom w:val="none" w:sz="0" w:space="0" w:color="auto"/>
                                                            <w:right w:val="none" w:sz="0" w:space="0" w:color="auto"/>
                                                          </w:divBdr>
                                                          <w:divsChild>
                                                            <w:div w:id="757219126">
                                                              <w:marLeft w:val="0"/>
                                                              <w:marRight w:val="0"/>
                                                              <w:marTop w:val="0"/>
                                                              <w:marBottom w:val="0"/>
                                                              <w:divBdr>
                                                                <w:top w:val="none" w:sz="0" w:space="0" w:color="auto"/>
                                                                <w:left w:val="none" w:sz="0" w:space="0" w:color="auto"/>
                                                                <w:bottom w:val="none" w:sz="0" w:space="0" w:color="auto"/>
                                                                <w:right w:val="none" w:sz="0" w:space="0" w:color="auto"/>
                                                              </w:divBdr>
                                                              <w:divsChild>
                                                                <w:div w:id="1031955377">
                                                                  <w:marLeft w:val="0"/>
                                                                  <w:marRight w:val="0"/>
                                                                  <w:marTop w:val="0"/>
                                                                  <w:marBottom w:val="0"/>
                                                                  <w:divBdr>
                                                                    <w:top w:val="none" w:sz="0" w:space="0" w:color="auto"/>
                                                                    <w:left w:val="none" w:sz="0" w:space="0" w:color="auto"/>
                                                                    <w:bottom w:val="none" w:sz="0" w:space="0" w:color="auto"/>
                                                                    <w:right w:val="none" w:sz="0" w:space="0" w:color="auto"/>
                                                                  </w:divBdr>
                                                                  <w:divsChild>
                                                                    <w:div w:id="1754621474">
                                                                      <w:marLeft w:val="0"/>
                                                                      <w:marRight w:val="0"/>
                                                                      <w:marTop w:val="0"/>
                                                                      <w:marBottom w:val="0"/>
                                                                      <w:divBdr>
                                                                        <w:top w:val="none" w:sz="0" w:space="0" w:color="auto"/>
                                                                        <w:left w:val="none" w:sz="0" w:space="0" w:color="auto"/>
                                                                        <w:bottom w:val="none" w:sz="0" w:space="0" w:color="auto"/>
                                                                        <w:right w:val="none" w:sz="0" w:space="0" w:color="auto"/>
                                                                      </w:divBdr>
                                                                      <w:divsChild>
                                                                        <w:div w:id="1543055152">
                                                                          <w:marLeft w:val="0"/>
                                                                          <w:marRight w:val="0"/>
                                                                          <w:marTop w:val="0"/>
                                                                          <w:marBottom w:val="0"/>
                                                                          <w:divBdr>
                                                                            <w:top w:val="none" w:sz="0" w:space="0" w:color="auto"/>
                                                                            <w:left w:val="none" w:sz="0" w:space="0" w:color="auto"/>
                                                                            <w:bottom w:val="none" w:sz="0" w:space="0" w:color="auto"/>
                                                                            <w:right w:val="none" w:sz="0" w:space="0" w:color="auto"/>
                                                                          </w:divBdr>
                                                                          <w:divsChild>
                                                                            <w:div w:id="1433285741">
                                                                              <w:marLeft w:val="0"/>
                                                                              <w:marRight w:val="0"/>
                                                                              <w:marTop w:val="0"/>
                                                                              <w:marBottom w:val="0"/>
                                                                              <w:divBdr>
                                                                                <w:top w:val="none" w:sz="0" w:space="0" w:color="auto"/>
                                                                                <w:left w:val="none" w:sz="0" w:space="0" w:color="auto"/>
                                                                                <w:bottom w:val="none" w:sz="0" w:space="0" w:color="auto"/>
                                                                                <w:right w:val="none" w:sz="0" w:space="0" w:color="auto"/>
                                                                              </w:divBdr>
                                                                              <w:divsChild>
                                                                                <w:div w:id="1883517924">
                                                                                  <w:marLeft w:val="0"/>
                                                                                  <w:marRight w:val="0"/>
                                                                                  <w:marTop w:val="0"/>
                                                                                  <w:marBottom w:val="0"/>
                                                                                  <w:divBdr>
                                                                                    <w:top w:val="none" w:sz="0" w:space="0" w:color="auto"/>
                                                                                    <w:left w:val="none" w:sz="0" w:space="0" w:color="auto"/>
                                                                                    <w:bottom w:val="none" w:sz="0" w:space="0" w:color="auto"/>
                                                                                    <w:right w:val="none" w:sz="0" w:space="0" w:color="auto"/>
                                                                                  </w:divBdr>
                                                                                  <w:divsChild>
                                                                                    <w:div w:id="761221065">
                                                                                      <w:marLeft w:val="0"/>
                                                                                      <w:marRight w:val="0"/>
                                                                                      <w:marTop w:val="0"/>
                                                                                      <w:marBottom w:val="0"/>
                                                                                      <w:divBdr>
                                                                                        <w:top w:val="none" w:sz="0" w:space="0" w:color="auto"/>
                                                                                        <w:left w:val="none" w:sz="0" w:space="0" w:color="auto"/>
                                                                                        <w:bottom w:val="none" w:sz="0" w:space="0" w:color="auto"/>
                                                                                        <w:right w:val="none" w:sz="0" w:space="0" w:color="auto"/>
                                                                                      </w:divBdr>
                                                                                      <w:divsChild>
                                                                                        <w:div w:id="1119689881">
                                                                                          <w:marLeft w:val="0"/>
                                                                                          <w:marRight w:val="0"/>
                                                                                          <w:marTop w:val="0"/>
                                                                                          <w:marBottom w:val="0"/>
                                                                                          <w:divBdr>
                                                                                            <w:top w:val="none" w:sz="0" w:space="0" w:color="auto"/>
                                                                                            <w:left w:val="none" w:sz="0" w:space="0" w:color="auto"/>
                                                                                            <w:bottom w:val="none" w:sz="0" w:space="0" w:color="auto"/>
                                                                                            <w:right w:val="none" w:sz="0" w:space="0" w:color="auto"/>
                                                                                          </w:divBdr>
                                                                                          <w:divsChild>
                                                                                            <w:div w:id="2057191267">
                                                                                              <w:marLeft w:val="0"/>
                                                                                              <w:marRight w:val="0"/>
                                                                                              <w:marTop w:val="0"/>
                                                                                              <w:marBottom w:val="0"/>
                                                                                              <w:divBdr>
                                                                                                <w:top w:val="none" w:sz="0" w:space="0" w:color="auto"/>
                                                                                                <w:left w:val="none" w:sz="0" w:space="0" w:color="auto"/>
                                                                                                <w:bottom w:val="none" w:sz="0" w:space="0" w:color="auto"/>
                                                                                                <w:right w:val="none" w:sz="0" w:space="0" w:color="auto"/>
                                                                                              </w:divBdr>
                                                                                              <w:divsChild>
                                                                                                <w:div w:id="66849161">
                                                                                                  <w:marLeft w:val="0"/>
                                                                                                  <w:marRight w:val="0"/>
                                                                                                  <w:marTop w:val="0"/>
                                                                                                  <w:marBottom w:val="0"/>
                                                                                                  <w:divBdr>
                                                                                                    <w:top w:val="none" w:sz="0" w:space="0" w:color="auto"/>
                                                                                                    <w:left w:val="none" w:sz="0" w:space="0" w:color="auto"/>
                                                                                                    <w:bottom w:val="none" w:sz="0" w:space="0" w:color="auto"/>
                                                                                                    <w:right w:val="none" w:sz="0" w:space="0" w:color="auto"/>
                                                                                                  </w:divBdr>
                                                                                                </w:div>
                                                                                                <w:div w:id="843328051">
                                                                                                  <w:marLeft w:val="720"/>
                                                                                                  <w:marRight w:val="0"/>
                                                                                                  <w:marTop w:val="0"/>
                                                                                                  <w:marBottom w:val="0"/>
                                                                                                  <w:divBdr>
                                                                                                    <w:top w:val="none" w:sz="0" w:space="0" w:color="auto"/>
                                                                                                    <w:left w:val="none" w:sz="0" w:space="0" w:color="auto"/>
                                                                                                    <w:bottom w:val="none" w:sz="0" w:space="0" w:color="auto"/>
                                                                                                    <w:right w:val="none" w:sz="0" w:space="0" w:color="auto"/>
                                                                                                  </w:divBdr>
                                                                                                </w:div>
                                                                                                <w:div w:id="1122456620">
                                                                                                  <w:marLeft w:val="720"/>
                                                                                                  <w:marRight w:val="0"/>
                                                                                                  <w:marTop w:val="0"/>
                                                                                                  <w:marBottom w:val="0"/>
                                                                                                  <w:divBdr>
                                                                                                    <w:top w:val="none" w:sz="0" w:space="0" w:color="auto"/>
                                                                                                    <w:left w:val="none" w:sz="0" w:space="0" w:color="auto"/>
                                                                                                    <w:bottom w:val="none" w:sz="0" w:space="0" w:color="auto"/>
                                                                                                    <w:right w:val="none" w:sz="0" w:space="0" w:color="auto"/>
                                                                                                  </w:divBdr>
                                                                                                </w:div>
                                                                                                <w:div w:id="147247668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0120933">
      <w:bodyDiv w:val="1"/>
      <w:marLeft w:val="0"/>
      <w:marRight w:val="0"/>
      <w:marTop w:val="0"/>
      <w:marBottom w:val="0"/>
      <w:divBdr>
        <w:top w:val="none" w:sz="0" w:space="0" w:color="auto"/>
        <w:left w:val="none" w:sz="0" w:space="0" w:color="auto"/>
        <w:bottom w:val="none" w:sz="0" w:space="0" w:color="auto"/>
        <w:right w:val="none" w:sz="0" w:space="0" w:color="auto"/>
      </w:divBdr>
    </w:div>
    <w:div w:id="893199296">
      <w:bodyDiv w:val="1"/>
      <w:marLeft w:val="0"/>
      <w:marRight w:val="0"/>
      <w:marTop w:val="0"/>
      <w:marBottom w:val="0"/>
      <w:divBdr>
        <w:top w:val="none" w:sz="0" w:space="0" w:color="auto"/>
        <w:left w:val="none" w:sz="0" w:space="0" w:color="auto"/>
        <w:bottom w:val="none" w:sz="0" w:space="0" w:color="auto"/>
        <w:right w:val="none" w:sz="0" w:space="0" w:color="auto"/>
      </w:divBdr>
    </w:div>
    <w:div w:id="898982361">
      <w:bodyDiv w:val="1"/>
      <w:marLeft w:val="0"/>
      <w:marRight w:val="0"/>
      <w:marTop w:val="0"/>
      <w:marBottom w:val="0"/>
      <w:divBdr>
        <w:top w:val="none" w:sz="0" w:space="0" w:color="auto"/>
        <w:left w:val="none" w:sz="0" w:space="0" w:color="auto"/>
        <w:bottom w:val="none" w:sz="0" w:space="0" w:color="auto"/>
        <w:right w:val="none" w:sz="0" w:space="0" w:color="auto"/>
      </w:divBdr>
    </w:div>
    <w:div w:id="901990422">
      <w:bodyDiv w:val="1"/>
      <w:marLeft w:val="0"/>
      <w:marRight w:val="0"/>
      <w:marTop w:val="0"/>
      <w:marBottom w:val="0"/>
      <w:divBdr>
        <w:top w:val="none" w:sz="0" w:space="0" w:color="auto"/>
        <w:left w:val="none" w:sz="0" w:space="0" w:color="auto"/>
        <w:bottom w:val="none" w:sz="0" w:space="0" w:color="auto"/>
        <w:right w:val="none" w:sz="0" w:space="0" w:color="auto"/>
      </w:divBdr>
    </w:div>
    <w:div w:id="953175550">
      <w:bodyDiv w:val="1"/>
      <w:marLeft w:val="0"/>
      <w:marRight w:val="0"/>
      <w:marTop w:val="0"/>
      <w:marBottom w:val="0"/>
      <w:divBdr>
        <w:top w:val="none" w:sz="0" w:space="0" w:color="auto"/>
        <w:left w:val="none" w:sz="0" w:space="0" w:color="auto"/>
        <w:bottom w:val="none" w:sz="0" w:space="0" w:color="auto"/>
        <w:right w:val="none" w:sz="0" w:space="0" w:color="auto"/>
      </w:divBdr>
    </w:div>
    <w:div w:id="999967622">
      <w:bodyDiv w:val="1"/>
      <w:marLeft w:val="0"/>
      <w:marRight w:val="0"/>
      <w:marTop w:val="0"/>
      <w:marBottom w:val="0"/>
      <w:divBdr>
        <w:top w:val="none" w:sz="0" w:space="0" w:color="auto"/>
        <w:left w:val="none" w:sz="0" w:space="0" w:color="auto"/>
        <w:bottom w:val="none" w:sz="0" w:space="0" w:color="auto"/>
        <w:right w:val="none" w:sz="0" w:space="0" w:color="auto"/>
      </w:divBdr>
    </w:div>
    <w:div w:id="1075737275">
      <w:bodyDiv w:val="1"/>
      <w:marLeft w:val="0"/>
      <w:marRight w:val="0"/>
      <w:marTop w:val="0"/>
      <w:marBottom w:val="0"/>
      <w:divBdr>
        <w:top w:val="none" w:sz="0" w:space="0" w:color="auto"/>
        <w:left w:val="none" w:sz="0" w:space="0" w:color="auto"/>
        <w:bottom w:val="none" w:sz="0" w:space="0" w:color="auto"/>
        <w:right w:val="none" w:sz="0" w:space="0" w:color="auto"/>
      </w:divBdr>
      <w:divsChild>
        <w:div w:id="1010832697">
          <w:marLeft w:val="0"/>
          <w:marRight w:val="0"/>
          <w:marTop w:val="0"/>
          <w:marBottom w:val="0"/>
          <w:divBdr>
            <w:top w:val="none" w:sz="0" w:space="0" w:color="auto"/>
            <w:left w:val="none" w:sz="0" w:space="0" w:color="auto"/>
            <w:bottom w:val="none" w:sz="0" w:space="0" w:color="auto"/>
            <w:right w:val="none" w:sz="0" w:space="0" w:color="auto"/>
          </w:divBdr>
          <w:divsChild>
            <w:div w:id="637536638">
              <w:marLeft w:val="0"/>
              <w:marRight w:val="0"/>
              <w:marTop w:val="0"/>
              <w:marBottom w:val="0"/>
              <w:divBdr>
                <w:top w:val="none" w:sz="0" w:space="0" w:color="auto"/>
                <w:left w:val="none" w:sz="0" w:space="0" w:color="auto"/>
                <w:bottom w:val="none" w:sz="0" w:space="0" w:color="auto"/>
                <w:right w:val="none" w:sz="0" w:space="0" w:color="auto"/>
              </w:divBdr>
              <w:divsChild>
                <w:div w:id="1996179415">
                  <w:marLeft w:val="0"/>
                  <w:marRight w:val="0"/>
                  <w:marTop w:val="0"/>
                  <w:marBottom w:val="0"/>
                  <w:divBdr>
                    <w:top w:val="none" w:sz="0" w:space="0" w:color="auto"/>
                    <w:left w:val="none" w:sz="0" w:space="0" w:color="auto"/>
                    <w:bottom w:val="none" w:sz="0" w:space="0" w:color="auto"/>
                    <w:right w:val="none" w:sz="0" w:space="0" w:color="auto"/>
                  </w:divBdr>
                  <w:divsChild>
                    <w:div w:id="1108815278">
                      <w:marLeft w:val="0"/>
                      <w:marRight w:val="0"/>
                      <w:marTop w:val="0"/>
                      <w:marBottom w:val="0"/>
                      <w:divBdr>
                        <w:top w:val="none" w:sz="0" w:space="0" w:color="auto"/>
                        <w:left w:val="none" w:sz="0" w:space="0" w:color="auto"/>
                        <w:bottom w:val="none" w:sz="0" w:space="0" w:color="auto"/>
                        <w:right w:val="none" w:sz="0" w:space="0" w:color="auto"/>
                      </w:divBdr>
                      <w:divsChild>
                        <w:div w:id="859586870">
                          <w:marLeft w:val="0"/>
                          <w:marRight w:val="0"/>
                          <w:marTop w:val="0"/>
                          <w:marBottom w:val="0"/>
                          <w:divBdr>
                            <w:top w:val="none" w:sz="0" w:space="0" w:color="auto"/>
                            <w:left w:val="none" w:sz="0" w:space="0" w:color="auto"/>
                            <w:bottom w:val="none" w:sz="0" w:space="0" w:color="auto"/>
                            <w:right w:val="none" w:sz="0" w:space="0" w:color="auto"/>
                          </w:divBdr>
                          <w:divsChild>
                            <w:div w:id="1285192310">
                              <w:marLeft w:val="0"/>
                              <w:marRight w:val="0"/>
                              <w:marTop w:val="0"/>
                              <w:marBottom w:val="0"/>
                              <w:divBdr>
                                <w:top w:val="none" w:sz="0" w:space="0" w:color="auto"/>
                                <w:left w:val="none" w:sz="0" w:space="0" w:color="auto"/>
                                <w:bottom w:val="none" w:sz="0" w:space="0" w:color="auto"/>
                                <w:right w:val="none" w:sz="0" w:space="0" w:color="auto"/>
                              </w:divBdr>
                              <w:divsChild>
                                <w:div w:id="542594896">
                                  <w:marLeft w:val="0"/>
                                  <w:marRight w:val="0"/>
                                  <w:marTop w:val="0"/>
                                  <w:marBottom w:val="0"/>
                                  <w:divBdr>
                                    <w:top w:val="none" w:sz="0" w:space="0" w:color="auto"/>
                                    <w:left w:val="none" w:sz="0" w:space="0" w:color="auto"/>
                                    <w:bottom w:val="none" w:sz="0" w:space="0" w:color="auto"/>
                                    <w:right w:val="none" w:sz="0" w:space="0" w:color="auto"/>
                                  </w:divBdr>
                                  <w:divsChild>
                                    <w:div w:id="209533994">
                                      <w:marLeft w:val="0"/>
                                      <w:marRight w:val="0"/>
                                      <w:marTop w:val="0"/>
                                      <w:marBottom w:val="0"/>
                                      <w:divBdr>
                                        <w:top w:val="none" w:sz="0" w:space="0" w:color="auto"/>
                                        <w:left w:val="none" w:sz="0" w:space="0" w:color="auto"/>
                                        <w:bottom w:val="none" w:sz="0" w:space="0" w:color="auto"/>
                                        <w:right w:val="none" w:sz="0" w:space="0" w:color="auto"/>
                                      </w:divBdr>
                                      <w:divsChild>
                                        <w:div w:id="177353288">
                                          <w:marLeft w:val="0"/>
                                          <w:marRight w:val="0"/>
                                          <w:marTop w:val="0"/>
                                          <w:marBottom w:val="0"/>
                                          <w:divBdr>
                                            <w:top w:val="none" w:sz="0" w:space="0" w:color="auto"/>
                                            <w:left w:val="none" w:sz="0" w:space="0" w:color="auto"/>
                                            <w:bottom w:val="none" w:sz="0" w:space="0" w:color="auto"/>
                                            <w:right w:val="none" w:sz="0" w:space="0" w:color="auto"/>
                                          </w:divBdr>
                                          <w:divsChild>
                                            <w:div w:id="11538023">
                                              <w:marLeft w:val="0"/>
                                              <w:marRight w:val="0"/>
                                              <w:marTop w:val="0"/>
                                              <w:marBottom w:val="0"/>
                                              <w:divBdr>
                                                <w:top w:val="none" w:sz="0" w:space="0" w:color="auto"/>
                                                <w:left w:val="none" w:sz="0" w:space="0" w:color="auto"/>
                                                <w:bottom w:val="none" w:sz="0" w:space="0" w:color="auto"/>
                                                <w:right w:val="none" w:sz="0" w:space="0" w:color="auto"/>
                                              </w:divBdr>
                                              <w:divsChild>
                                                <w:div w:id="559172627">
                                                  <w:marLeft w:val="0"/>
                                                  <w:marRight w:val="0"/>
                                                  <w:marTop w:val="0"/>
                                                  <w:marBottom w:val="0"/>
                                                  <w:divBdr>
                                                    <w:top w:val="none" w:sz="0" w:space="0" w:color="auto"/>
                                                    <w:left w:val="none" w:sz="0" w:space="0" w:color="auto"/>
                                                    <w:bottom w:val="none" w:sz="0" w:space="0" w:color="auto"/>
                                                    <w:right w:val="none" w:sz="0" w:space="0" w:color="auto"/>
                                                  </w:divBdr>
                                                  <w:divsChild>
                                                    <w:div w:id="1708725037">
                                                      <w:marLeft w:val="0"/>
                                                      <w:marRight w:val="0"/>
                                                      <w:marTop w:val="0"/>
                                                      <w:marBottom w:val="0"/>
                                                      <w:divBdr>
                                                        <w:top w:val="none" w:sz="0" w:space="0" w:color="auto"/>
                                                        <w:left w:val="none" w:sz="0" w:space="0" w:color="auto"/>
                                                        <w:bottom w:val="none" w:sz="0" w:space="0" w:color="auto"/>
                                                        <w:right w:val="none" w:sz="0" w:space="0" w:color="auto"/>
                                                      </w:divBdr>
                                                      <w:divsChild>
                                                        <w:div w:id="1006591389">
                                                          <w:marLeft w:val="0"/>
                                                          <w:marRight w:val="0"/>
                                                          <w:marTop w:val="0"/>
                                                          <w:marBottom w:val="0"/>
                                                          <w:divBdr>
                                                            <w:top w:val="none" w:sz="0" w:space="0" w:color="auto"/>
                                                            <w:left w:val="none" w:sz="0" w:space="0" w:color="auto"/>
                                                            <w:bottom w:val="none" w:sz="0" w:space="0" w:color="auto"/>
                                                            <w:right w:val="none" w:sz="0" w:space="0" w:color="auto"/>
                                                          </w:divBdr>
                                                          <w:divsChild>
                                                            <w:div w:id="1359233887">
                                                              <w:marLeft w:val="0"/>
                                                              <w:marRight w:val="0"/>
                                                              <w:marTop w:val="0"/>
                                                              <w:marBottom w:val="0"/>
                                                              <w:divBdr>
                                                                <w:top w:val="none" w:sz="0" w:space="0" w:color="auto"/>
                                                                <w:left w:val="none" w:sz="0" w:space="0" w:color="auto"/>
                                                                <w:bottom w:val="none" w:sz="0" w:space="0" w:color="auto"/>
                                                                <w:right w:val="none" w:sz="0" w:space="0" w:color="auto"/>
                                                              </w:divBdr>
                                                              <w:divsChild>
                                                                <w:div w:id="679235425">
                                                                  <w:marLeft w:val="0"/>
                                                                  <w:marRight w:val="0"/>
                                                                  <w:marTop w:val="0"/>
                                                                  <w:marBottom w:val="0"/>
                                                                  <w:divBdr>
                                                                    <w:top w:val="none" w:sz="0" w:space="0" w:color="auto"/>
                                                                    <w:left w:val="none" w:sz="0" w:space="0" w:color="auto"/>
                                                                    <w:bottom w:val="none" w:sz="0" w:space="0" w:color="auto"/>
                                                                    <w:right w:val="none" w:sz="0" w:space="0" w:color="auto"/>
                                                                  </w:divBdr>
                                                                  <w:divsChild>
                                                                    <w:div w:id="1708261717">
                                                                      <w:marLeft w:val="0"/>
                                                                      <w:marRight w:val="0"/>
                                                                      <w:marTop w:val="0"/>
                                                                      <w:marBottom w:val="0"/>
                                                                      <w:divBdr>
                                                                        <w:top w:val="none" w:sz="0" w:space="0" w:color="auto"/>
                                                                        <w:left w:val="none" w:sz="0" w:space="0" w:color="auto"/>
                                                                        <w:bottom w:val="none" w:sz="0" w:space="0" w:color="auto"/>
                                                                        <w:right w:val="none" w:sz="0" w:space="0" w:color="auto"/>
                                                                      </w:divBdr>
                                                                      <w:divsChild>
                                                                        <w:div w:id="1469200944">
                                                                          <w:marLeft w:val="0"/>
                                                                          <w:marRight w:val="0"/>
                                                                          <w:marTop w:val="0"/>
                                                                          <w:marBottom w:val="0"/>
                                                                          <w:divBdr>
                                                                            <w:top w:val="none" w:sz="0" w:space="0" w:color="auto"/>
                                                                            <w:left w:val="none" w:sz="0" w:space="0" w:color="auto"/>
                                                                            <w:bottom w:val="none" w:sz="0" w:space="0" w:color="auto"/>
                                                                            <w:right w:val="none" w:sz="0" w:space="0" w:color="auto"/>
                                                                          </w:divBdr>
                                                                          <w:divsChild>
                                                                            <w:div w:id="558634828">
                                                                              <w:marLeft w:val="0"/>
                                                                              <w:marRight w:val="0"/>
                                                                              <w:marTop w:val="0"/>
                                                                              <w:marBottom w:val="0"/>
                                                                              <w:divBdr>
                                                                                <w:top w:val="none" w:sz="0" w:space="0" w:color="auto"/>
                                                                                <w:left w:val="none" w:sz="0" w:space="0" w:color="auto"/>
                                                                                <w:bottom w:val="none" w:sz="0" w:space="0" w:color="auto"/>
                                                                                <w:right w:val="none" w:sz="0" w:space="0" w:color="auto"/>
                                                                              </w:divBdr>
                                                                              <w:divsChild>
                                                                                <w:div w:id="1972057416">
                                                                                  <w:marLeft w:val="0"/>
                                                                                  <w:marRight w:val="0"/>
                                                                                  <w:marTop w:val="0"/>
                                                                                  <w:marBottom w:val="0"/>
                                                                                  <w:divBdr>
                                                                                    <w:top w:val="none" w:sz="0" w:space="0" w:color="auto"/>
                                                                                    <w:left w:val="none" w:sz="0" w:space="0" w:color="auto"/>
                                                                                    <w:bottom w:val="none" w:sz="0" w:space="0" w:color="auto"/>
                                                                                    <w:right w:val="none" w:sz="0" w:space="0" w:color="auto"/>
                                                                                  </w:divBdr>
                                                                                  <w:divsChild>
                                                                                    <w:div w:id="1316452797">
                                                                                      <w:marLeft w:val="0"/>
                                                                                      <w:marRight w:val="0"/>
                                                                                      <w:marTop w:val="0"/>
                                                                                      <w:marBottom w:val="0"/>
                                                                                      <w:divBdr>
                                                                                        <w:top w:val="none" w:sz="0" w:space="0" w:color="auto"/>
                                                                                        <w:left w:val="none" w:sz="0" w:space="0" w:color="auto"/>
                                                                                        <w:bottom w:val="none" w:sz="0" w:space="0" w:color="auto"/>
                                                                                        <w:right w:val="none" w:sz="0" w:space="0" w:color="auto"/>
                                                                                      </w:divBdr>
                                                                                      <w:divsChild>
                                                                                        <w:div w:id="720178172">
                                                                                          <w:marLeft w:val="0"/>
                                                                                          <w:marRight w:val="0"/>
                                                                                          <w:marTop w:val="0"/>
                                                                                          <w:marBottom w:val="0"/>
                                                                                          <w:divBdr>
                                                                                            <w:top w:val="none" w:sz="0" w:space="0" w:color="auto"/>
                                                                                            <w:left w:val="none" w:sz="0" w:space="0" w:color="auto"/>
                                                                                            <w:bottom w:val="none" w:sz="0" w:space="0" w:color="auto"/>
                                                                                            <w:right w:val="none" w:sz="0" w:space="0" w:color="auto"/>
                                                                                          </w:divBdr>
                                                                                          <w:divsChild>
                                                                                            <w:div w:id="402988005">
                                                                                              <w:marLeft w:val="0"/>
                                                                                              <w:marRight w:val="0"/>
                                                                                              <w:marTop w:val="0"/>
                                                                                              <w:marBottom w:val="0"/>
                                                                                              <w:divBdr>
                                                                                                <w:top w:val="none" w:sz="0" w:space="0" w:color="auto"/>
                                                                                                <w:left w:val="none" w:sz="0" w:space="0" w:color="auto"/>
                                                                                                <w:bottom w:val="none" w:sz="0" w:space="0" w:color="auto"/>
                                                                                                <w:right w:val="none" w:sz="0" w:space="0" w:color="auto"/>
                                                                                              </w:divBdr>
                                                                                              <w:divsChild>
                                                                                                <w:div w:id="12873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1224284">
      <w:bodyDiv w:val="1"/>
      <w:marLeft w:val="0"/>
      <w:marRight w:val="0"/>
      <w:marTop w:val="0"/>
      <w:marBottom w:val="0"/>
      <w:divBdr>
        <w:top w:val="none" w:sz="0" w:space="0" w:color="auto"/>
        <w:left w:val="none" w:sz="0" w:space="0" w:color="auto"/>
        <w:bottom w:val="none" w:sz="0" w:space="0" w:color="auto"/>
        <w:right w:val="none" w:sz="0" w:space="0" w:color="auto"/>
      </w:divBdr>
    </w:div>
    <w:div w:id="1105344826">
      <w:bodyDiv w:val="1"/>
      <w:marLeft w:val="0"/>
      <w:marRight w:val="0"/>
      <w:marTop w:val="0"/>
      <w:marBottom w:val="0"/>
      <w:divBdr>
        <w:top w:val="none" w:sz="0" w:space="0" w:color="auto"/>
        <w:left w:val="none" w:sz="0" w:space="0" w:color="auto"/>
        <w:bottom w:val="none" w:sz="0" w:space="0" w:color="auto"/>
        <w:right w:val="none" w:sz="0" w:space="0" w:color="auto"/>
      </w:divBdr>
    </w:div>
    <w:div w:id="1224949044">
      <w:bodyDiv w:val="1"/>
      <w:marLeft w:val="0"/>
      <w:marRight w:val="0"/>
      <w:marTop w:val="0"/>
      <w:marBottom w:val="0"/>
      <w:divBdr>
        <w:top w:val="none" w:sz="0" w:space="0" w:color="auto"/>
        <w:left w:val="none" w:sz="0" w:space="0" w:color="auto"/>
        <w:bottom w:val="none" w:sz="0" w:space="0" w:color="auto"/>
        <w:right w:val="none" w:sz="0" w:space="0" w:color="auto"/>
      </w:divBdr>
    </w:div>
    <w:div w:id="1232034315">
      <w:bodyDiv w:val="1"/>
      <w:marLeft w:val="0"/>
      <w:marRight w:val="0"/>
      <w:marTop w:val="0"/>
      <w:marBottom w:val="0"/>
      <w:divBdr>
        <w:top w:val="none" w:sz="0" w:space="0" w:color="auto"/>
        <w:left w:val="none" w:sz="0" w:space="0" w:color="auto"/>
        <w:bottom w:val="none" w:sz="0" w:space="0" w:color="auto"/>
        <w:right w:val="none" w:sz="0" w:space="0" w:color="auto"/>
      </w:divBdr>
    </w:div>
    <w:div w:id="1236742771">
      <w:bodyDiv w:val="1"/>
      <w:marLeft w:val="0"/>
      <w:marRight w:val="0"/>
      <w:marTop w:val="0"/>
      <w:marBottom w:val="0"/>
      <w:divBdr>
        <w:top w:val="none" w:sz="0" w:space="0" w:color="auto"/>
        <w:left w:val="none" w:sz="0" w:space="0" w:color="auto"/>
        <w:bottom w:val="none" w:sz="0" w:space="0" w:color="auto"/>
        <w:right w:val="none" w:sz="0" w:space="0" w:color="auto"/>
      </w:divBdr>
    </w:div>
    <w:div w:id="1262761255">
      <w:bodyDiv w:val="1"/>
      <w:marLeft w:val="0"/>
      <w:marRight w:val="0"/>
      <w:marTop w:val="0"/>
      <w:marBottom w:val="0"/>
      <w:divBdr>
        <w:top w:val="none" w:sz="0" w:space="0" w:color="auto"/>
        <w:left w:val="none" w:sz="0" w:space="0" w:color="auto"/>
        <w:bottom w:val="none" w:sz="0" w:space="0" w:color="auto"/>
        <w:right w:val="none" w:sz="0" w:space="0" w:color="auto"/>
      </w:divBdr>
    </w:div>
    <w:div w:id="1271737661">
      <w:bodyDiv w:val="1"/>
      <w:marLeft w:val="0"/>
      <w:marRight w:val="0"/>
      <w:marTop w:val="0"/>
      <w:marBottom w:val="0"/>
      <w:divBdr>
        <w:top w:val="none" w:sz="0" w:space="0" w:color="auto"/>
        <w:left w:val="none" w:sz="0" w:space="0" w:color="auto"/>
        <w:bottom w:val="none" w:sz="0" w:space="0" w:color="auto"/>
        <w:right w:val="none" w:sz="0" w:space="0" w:color="auto"/>
      </w:divBdr>
    </w:div>
    <w:div w:id="1289624374">
      <w:bodyDiv w:val="1"/>
      <w:marLeft w:val="0"/>
      <w:marRight w:val="0"/>
      <w:marTop w:val="0"/>
      <w:marBottom w:val="0"/>
      <w:divBdr>
        <w:top w:val="none" w:sz="0" w:space="0" w:color="auto"/>
        <w:left w:val="none" w:sz="0" w:space="0" w:color="auto"/>
        <w:bottom w:val="none" w:sz="0" w:space="0" w:color="auto"/>
        <w:right w:val="none" w:sz="0" w:space="0" w:color="auto"/>
      </w:divBdr>
    </w:div>
    <w:div w:id="1301109764">
      <w:bodyDiv w:val="1"/>
      <w:marLeft w:val="0"/>
      <w:marRight w:val="0"/>
      <w:marTop w:val="0"/>
      <w:marBottom w:val="0"/>
      <w:divBdr>
        <w:top w:val="none" w:sz="0" w:space="0" w:color="auto"/>
        <w:left w:val="none" w:sz="0" w:space="0" w:color="auto"/>
        <w:bottom w:val="none" w:sz="0" w:space="0" w:color="auto"/>
        <w:right w:val="none" w:sz="0" w:space="0" w:color="auto"/>
      </w:divBdr>
    </w:div>
    <w:div w:id="1339652537">
      <w:bodyDiv w:val="1"/>
      <w:marLeft w:val="0"/>
      <w:marRight w:val="0"/>
      <w:marTop w:val="0"/>
      <w:marBottom w:val="0"/>
      <w:divBdr>
        <w:top w:val="none" w:sz="0" w:space="0" w:color="auto"/>
        <w:left w:val="none" w:sz="0" w:space="0" w:color="auto"/>
        <w:bottom w:val="none" w:sz="0" w:space="0" w:color="auto"/>
        <w:right w:val="none" w:sz="0" w:space="0" w:color="auto"/>
      </w:divBdr>
    </w:div>
    <w:div w:id="1351106055">
      <w:bodyDiv w:val="1"/>
      <w:marLeft w:val="0"/>
      <w:marRight w:val="0"/>
      <w:marTop w:val="0"/>
      <w:marBottom w:val="0"/>
      <w:divBdr>
        <w:top w:val="none" w:sz="0" w:space="0" w:color="auto"/>
        <w:left w:val="none" w:sz="0" w:space="0" w:color="auto"/>
        <w:bottom w:val="none" w:sz="0" w:space="0" w:color="auto"/>
        <w:right w:val="none" w:sz="0" w:space="0" w:color="auto"/>
      </w:divBdr>
    </w:div>
    <w:div w:id="1395664955">
      <w:bodyDiv w:val="1"/>
      <w:marLeft w:val="0"/>
      <w:marRight w:val="0"/>
      <w:marTop w:val="0"/>
      <w:marBottom w:val="0"/>
      <w:divBdr>
        <w:top w:val="none" w:sz="0" w:space="0" w:color="auto"/>
        <w:left w:val="none" w:sz="0" w:space="0" w:color="auto"/>
        <w:bottom w:val="none" w:sz="0" w:space="0" w:color="auto"/>
        <w:right w:val="none" w:sz="0" w:space="0" w:color="auto"/>
      </w:divBdr>
    </w:div>
    <w:div w:id="1398086099">
      <w:bodyDiv w:val="1"/>
      <w:marLeft w:val="0"/>
      <w:marRight w:val="0"/>
      <w:marTop w:val="0"/>
      <w:marBottom w:val="0"/>
      <w:divBdr>
        <w:top w:val="none" w:sz="0" w:space="0" w:color="auto"/>
        <w:left w:val="none" w:sz="0" w:space="0" w:color="auto"/>
        <w:bottom w:val="none" w:sz="0" w:space="0" w:color="auto"/>
        <w:right w:val="none" w:sz="0" w:space="0" w:color="auto"/>
      </w:divBdr>
    </w:div>
    <w:div w:id="1413114300">
      <w:bodyDiv w:val="1"/>
      <w:marLeft w:val="0"/>
      <w:marRight w:val="0"/>
      <w:marTop w:val="0"/>
      <w:marBottom w:val="0"/>
      <w:divBdr>
        <w:top w:val="none" w:sz="0" w:space="0" w:color="auto"/>
        <w:left w:val="none" w:sz="0" w:space="0" w:color="auto"/>
        <w:bottom w:val="none" w:sz="0" w:space="0" w:color="auto"/>
        <w:right w:val="none" w:sz="0" w:space="0" w:color="auto"/>
      </w:divBdr>
    </w:div>
    <w:div w:id="1417022219">
      <w:bodyDiv w:val="1"/>
      <w:marLeft w:val="0"/>
      <w:marRight w:val="0"/>
      <w:marTop w:val="0"/>
      <w:marBottom w:val="0"/>
      <w:divBdr>
        <w:top w:val="none" w:sz="0" w:space="0" w:color="auto"/>
        <w:left w:val="none" w:sz="0" w:space="0" w:color="auto"/>
        <w:bottom w:val="none" w:sz="0" w:space="0" w:color="auto"/>
        <w:right w:val="none" w:sz="0" w:space="0" w:color="auto"/>
      </w:divBdr>
      <w:divsChild>
        <w:div w:id="2057973131">
          <w:marLeft w:val="0"/>
          <w:marRight w:val="0"/>
          <w:marTop w:val="0"/>
          <w:marBottom w:val="0"/>
          <w:divBdr>
            <w:top w:val="none" w:sz="0" w:space="0" w:color="auto"/>
            <w:left w:val="none" w:sz="0" w:space="0" w:color="auto"/>
            <w:bottom w:val="none" w:sz="0" w:space="0" w:color="auto"/>
            <w:right w:val="none" w:sz="0" w:space="0" w:color="auto"/>
          </w:divBdr>
          <w:divsChild>
            <w:div w:id="1028064052">
              <w:marLeft w:val="0"/>
              <w:marRight w:val="0"/>
              <w:marTop w:val="0"/>
              <w:marBottom w:val="0"/>
              <w:divBdr>
                <w:top w:val="none" w:sz="0" w:space="0" w:color="auto"/>
                <w:left w:val="none" w:sz="0" w:space="0" w:color="auto"/>
                <w:bottom w:val="none" w:sz="0" w:space="0" w:color="auto"/>
                <w:right w:val="none" w:sz="0" w:space="0" w:color="auto"/>
              </w:divBdr>
              <w:divsChild>
                <w:div w:id="1789469063">
                  <w:marLeft w:val="0"/>
                  <w:marRight w:val="0"/>
                  <w:marTop w:val="0"/>
                  <w:marBottom w:val="0"/>
                  <w:divBdr>
                    <w:top w:val="none" w:sz="0" w:space="0" w:color="auto"/>
                    <w:left w:val="none" w:sz="0" w:space="0" w:color="auto"/>
                    <w:bottom w:val="none" w:sz="0" w:space="0" w:color="auto"/>
                    <w:right w:val="none" w:sz="0" w:space="0" w:color="auto"/>
                  </w:divBdr>
                  <w:divsChild>
                    <w:div w:id="781194204">
                      <w:marLeft w:val="0"/>
                      <w:marRight w:val="0"/>
                      <w:marTop w:val="0"/>
                      <w:marBottom w:val="0"/>
                      <w:divBdr>
                        <w:top w:val="none" w:sz="0" w:space="0" w:color="auto"/>
                        <w:left w:val="none" w:sz="0" w:space="0" w:color="auto"/>
                        <w:bottom w:val="none" w:sz="0" w:space="0" w:color="auto"/>
                        <w:right w:val="none" w:sz="0" w:space="0" w:color="auto"/>
                      </w:divBdr>
                      <w:divsChild>
                        <w:div w:id="1294364120">
                          <w:marLeft w:val="0"/>
                          <w:marRight w:val="0"/>
                          <w:marTop w:val="0"/>
                          <w:marBottom w:val="0"/>
                          <w:divBdr>
                            <w:top w:val="none" w:sz="0" w:space="0" w:color="auto"/>
                            <w:left w:val="none" w:sz="0" w:space="0" w:color="auto"/>
                            <w:bottom w:val="none" w:sz="0" w:space="0" w:color="auto"/>
                            <w:right w:val="none" w:sz="0" w:space="0" w:color="auto"/>
                          </w:divBdr>
                          <w:divsChild>
                            <w:div w:id="815342533">
                              <w:marLeft w:val="0"/>
                              <w:marRight w:val="0"/>
                              <w:marTop w:val="0"/>
                              <w:marBottom w:val="0"/>
                              <w:divBdr>
                                <w:top w:val="none" w:sz="0" w:space="0" w:color="auto"/>
                                <w:left w:val="none" w:sz="0" w:space="0" w:color="auto"/>
                                <w:bottom w:val="none" w:sz="0" w:space="0" w:color="auto"/>
                                <w:right w:val="none" w:sz="0" w:space="0" w:color="auto"/>
                              </w:divBdr>
                              <w:divsChild>
                                <w:div w:id="1922639572">
                                  <w:marLeft w:val="0"/>
                                  <w:marRight w:val="0"/>
                                  <w:marTop w:val="0"/>
                                  <w:marBottom w:val="0"/>
                                  <w:divBdr>
                                    <w:top w:val="none" w:sz="0" w:space="0" w:color="auto"/>
                                    <w:left w:val="none" w:sz="0" w:space="0" w:color="auto"/>
                                    <w:bottom w:val="none" w:sz="0" w:space="0" w:color="auto"/>
                                    <w:right w:val="none" w:sz="0" w:space="0" w:color="auto"/>
                                  </w:divBdr>
                                  <w:divsChild>
                                    <w:div w:id="1325282814">
                                      <w:marLeft w:val="0"/>
                                      <w:marRight w:val="0"/>
                                      <w:marTop w:val="0"/>
                                      <w:marBottom w:val="0"/>
                                      <w:divBdr>
                                        <w:top w:val="none" w:sz="0" w:space="0" w:color="auto"/>
                                        <w:left w:val="none" w:sz="0" w:space="0" w:color="auto"/>
                                        <w:bottom w:val="none" w:sz="0" w:space="0" w:color="auto"/>
                                        <w:right w:val="none" w:sz="0" w:space="0" w:color="auto"/>
                                      </w:divBdr>
                                      <w:divsChild>
                                        <w:div w:id="1704551957">
                                          <w:marLeft w:val="0"/>
                                          <w:marRight w:val="0"/>
                                          <w:marTop w:val="0"/>
                                          <w:marBottom w:val="0"/>
                                          <w:divBdr>
                                            <w:top w:val="none" w:sz="0" w:space="0" w:color="auto"/>
                                            <w:left w:val="none" w:sz="0" w:space="0" w:color="auto"/>
                                            <w:bottom w:val="none" w:sz="0" w:space="0" w:color="auto"/>
                                            <w:right w:val="none" w:sz="0" w:space="0" w:color="auto"/>
                                          </w:divBdr>
                                          <w:divsChild>
                                            <w:div w:id="998115158">
                                              <w:marLeft w:val="0"/>
                                              <w:marRight w:val="0"/>
                                              <w:marTop w:val="0"/>
                                              <w:marBottom w:val="0"/>
                                              <w:divBdr>
                                                <w:top w:val="none" w:sz="0" w:space="0" w:color="auto"/>
                                                <w:left w:val="none" w:sz="0" w:space="0" w:color="auto"/>
                                                <w:bottom w:val="none" w:sz="0" w:space="0" w:color="auto"/>
                                                <w:right w:val="none" w:sz="0" w:space="0" w:color="auto"/>
                                              </w:divBdr>
                                              <w:divsChild>
                                                <w:div w:id="1861042893">
                                                  <w:marLeft w:val="0"/>
                                                  <w:marRight w:val="0"/>
                                                  <w:marTop w:val="0"/>
                                                  <w:marBottom w:val="0"/>
                                                  <w:divBdr>
                                                    <w:top w:val="none" w:sz="0" w:space="0" w:color="auto"/>
                                                    <w:left w:val="none" w:sz="0" w:space="0" w:color="auto"/>
                                                    <w:bottom w:val="none" w:sz="0" w:space="0" w:color="auto"/>
                                                    <w:right w:val="none" w:sz="0" w:space="0" w:color="auto"/>
                                                  </w:divBdr>
                                                  <w:divsChild>
                                                    <w:div w:id="1164272947">
                                                      <w:marLeft w:val="0"/>
                                                      <w:marRight w:val="0"/>
                                                      <w:marTop w:val="0"/>
                                                      <w:marBottom w:val="0"/>
                                                      <w:divBdr>
                                                        <w:top w:val="none" w:sz="0" w:space="0" w:color="auto"/>
                                                        <w:left w:val="none" w:sz="0" w:space="0" w:color="auto"/>
                                                        <w:bottom w:val="none" w:sz="0" w:space="0" w:color="auto"/>
                                                        <w:right w:val="none" w:sz="0" w:space="0" w:color="auto"/>
                                                      </w:divBdr>
                                                      <w:divsChild>
                                                        <w:div w:id="1157264701">
                                                          <w:marLeft w:val="0"/>
                                                          <w:marRight w:val="0"/>
                                                          <w:marTop w:val="0"/>
                                                          <w:marBottom w:val="0"/>
                                                          <w:divBdr>
                                                            <w:top w:val="none" w:sz="0" w:space="0" w:color="auto"/>
                                                            <w:left w:val="none" w:sz="0" w:space="0" w:color="auto"/>
                                                            <w:bottom w:val="none" w:sz="0" w:space="0" w:color="auto"/>
                                                            <w:right w:val="none" w:sz="0" w:space="0" w:color="auto"/>
                                                          </w:divBdr>
                                                          <w:divsChild>
                                                            <w:div w:id="1102649047">
                                                              <w:marLeft w:val="0"/>
                                                              <w:marRight w:val="0"/>
                                                              <w:marTop w:val="0"/>
                                                              <w:marBottom w:val="0"/>
                                                              <w:divBdr>
                                                                <w:top w:val="none" w:sz="0" w:space="0" w:color="auto"/>
                                                                <w:left w:val="none" w:sz="0" w:space="0" w:color="auto"/>
                                                                <w:bottom w:val="none" w:sz="0" w:space="0" w:color="auto"/>
                                                                <w:right w:val="none" w:sz="0" w:space="0" w:color="auto"/>
                                                              </w:divBdr>
                                                              <w:divsChild>
                                                                <w:div w:id="1407146559">
                                                                  <w:marLeft w:val="0"/>
                                                                  <w:marRight w:val="0"/>
                                                                  <w:marTop w:val="0"/>
                                                                  <w:marBottom w:val="0"/>
                                                                  <w:divBdr>
                                                                    <w:top w:val="none" w:sz="0" w:space="0" w:color="auto"/>
                                                                    <w:left w:val="none" w:sz="0" w:space="0" w:color="auto"/>
                                                                    <w:bottom w:val="none" w:sz="0" w:space="0" w:color="auto"/>
                                                                    <w:right w:val="none" w:sz="0" w:space="0" w:color="auto"/>
                                                                  </w:divBdr>
                                                                  <w:divsChild>
                                                                    <w:div w:id="2141148178">
                                                                      <w:marLeft w:val="0"/>
                                                                      <w:marRight w:val="0"/>
                                                                      <w:marTop w:val="0"/>
                                                                      <w:marBottom w:val="0"/>
                                                                      <w:divBdr>
                                                                        <w:top w:val="none" w:sz="0" w:space="0" w:color="auto"/>
                                                                        <w:left w:val="none" w:sz="0" w:space="0" w:color="auto"/>
                                                                        <w:bottom w:val="none" w:sz="0" w:space="0" w:color="auto"/>
                                                                        <w:right w:val="none" w:sz="0" w:space="0" w:color="auto"/>
                                                                      </w:divBdr>
                                                                      <w:divsChild>
                                                                        <w:div w:id="1194229675">
                                                                          <w:marLeft w:val="0"/>
                                                                          <w:marRight w:val="0"/>
                                                                          <w:marTop w:val="0"/>
                                                                          <w:marBottom w:val="0"/>
                                                                          <w:divBdr>
                                                                            <w:top w:val="none" w:sz="0" w:space="0" w:color="auto"/>
                                                                            <w:left w:val="none" w:sz="0" w:space="0" w:color="auto"/>
                                                                            <w:bottom w:val="none" w:sz="0" w:space="0" w:color="auto"/>
                                                                            <w:right w:val="none" w:sz="0" w:space="0" w:color="auto"/>
                                                                          </w:divBdr>
                                                                          <w:divsChild>
                                                                            <w:div w:id="940603692">
                                                                              <w:marLeft w:val="0"/>
                                                                              <w:marRight w:val="0"/>
                                                                              <w:marTop w:val="0"/>
                                                                              <w:marBottom w:val="0"/>
                                                                              <w:divBdr>
                                                                                <w:top w:val="none" w:sz="0" w:space="0" w:color="auto"/>
                                                                                <w:left w:val="none" w:sz="0" w:space="0" w:color="auto"/>
                                                                                <w:bottom w:val="none" w:sz="0" w:space="0" w:color="auto"/>
                                                                                <w:right w:val="none" w:sz="0" w:space="0" w:color="auto"/>
                                                                              </w:divBdr>
                                                                              <w:divsChild>
                                                                                <w:div w:id="1786734447">
                                                                                  <w:marLeft w:val="0"/>
                                                                                  <w:marRight w:val="0"/>
                                                                                  <w:marTop w:val="0"/>
                                                                                  <w:marBottom w:val="0"/>
                                                                                  <w:divBdr>
                                                                                    <w:top w:val="none" w:sz="0" w:space="0" w:color="auto"/>
                                                                                    <w:left w:val="none" w:sz="0" w:space="0" w:color="auto"/>
                                                                                    <w:bottom w:val="none" w:sz="0" w:space="0" w:color="auto"/>
                                                                                    <w:right w:val="none" w:sz="0" w:space="0" w:color="auto"/>
                                                                                  </w:divBdr>
                                                                                  <w:divsChild>
                                                                                    <w:div w:id="975766197">
                                                                                      <w:marLeft w:val="0"/>
                                                                                      <w:marRight w:val="0"/>
                                                                                      <w:marTop w:val="0"/>
                                                                                      <w:marBottom w:val="0"/>
                                                                                      <w:divBdr>
                                                                                        <w:top w:val="none" w:sz="0" w:space="0" w:color="auto"/>
                                                                                        <w:left w:val="none" w:sz="0" w:space="0" w:color="auto"/>
                                                                                        <w:bottom w:val="none" w:sz="0" w:space="0" w:color="auto"/>
                                                                                        <w:right w:val="none" w:sz="0" w:space="0" w:color="auto"/>
                                                                                      </w:divBdr>
                                                                                      <w:divsChild>
                                                                                        <w:div w:id="1013605831">
                                                                                          <w:marLeft w:val="0"/>
                                                                                          <w:marRight w:val="0"/>
                                                                                          <w:marTop w:val="0"/>
                                                                                          <w:marBottom w:val="0"/>
                                                                                          <w:divBdr>
                                                                                            <w:top w:val="none" w:sz="0" w:space="0" w:color="auto"/>
                                                                                            <w:left w:val="none" w:sz="0" w:space="0" w:color="auto"/>
                                                                                            <w:bottom w:val="none" w:sz="0" w:space="0" w:color="auto"/>
                                                                                            <w:right w:val="none" w:sz="0" w:space="0" w:color="auto"/>
                                                                                          </w:divBdr>
                                                                                          <w:divsChild>
                                                                                            <w:div w:id="1154029875">
                                                                                              <w:marLeft w:val="0"/>
                                                                                              <w:marRight w:val="0"/>
                                                                                              <w:marTop w:val="0"/>
                                                                                              <w:marBottom w:val="0"/>
                                                                                              <w:divBdr>
                                                                                                <w:top w:val="none" w:sz="0" w:space="0" w:color="auto"/>
                                                                                                <w:left w:val="none" w:sz="0" w:space="0" w:color="auto"/>
                                                                                                <w:bottom w:val="none" w:sz="0" w:space="0" w:color="auto"/>
                                                                                                <w:right w:val="none" w:sz="0" w:space="0" w:color="auto"/>
                                                                                              </w:divBdr>
                                                                                              <w:divsChild>
                                                                                                <w:div w:id="21517874">
                                                                                                  <w:marLeft w:val="0"/>
                                                                                                  <w:marRight w:val="0"/>
                                                                                                  <w:marTop w:val="0"/>
                                                                                                  <w:marBottom w:val="0"/>
                                                                                                  <w:divBdr>
                                                                                                    <w:top w:val="none" w:sz="0" w:space="0" w:color="auto"/>
                                                                                                    <w:left w:val="none" w:sz="0" w:space="0" w:color="auto"/>
                                                                                                    <w:bottom w:val="none" w:sz="0" w:space="0" w:color="auto"/>
                                                                                                    <w:right w:val="none" w:sz="0" w:space="0" w:color="auto"/>
                                                                                                  </w:divBdr>
                                                                                                </w:div>
                                                                                                <w:div w:id="83457609">
                                                                                                  <w:marLeft w:val="720"/>
                                                                                                  <w:marRight w:val="0"/>
                                                                                                  <w:marTop w:val="0"/>
                                                                                                  <w:marBottom w:val="0"/>
                                                                                                  <w:divBdr>
                                                                                                    <w:top w:val="none" w:sz="0" w:space="0" w:color="auto"/>
                                                                                                    <w:left w:val="none" w:sz="0" w:space="0" w:color="auto"/>
                                                                                                    <w:bottom w:val="none" w:sz="0" w:space="0" w:color="auto"/>
                                                                                                    <w:right w:val="none" w:sz="0" w:space="0" w:color="auto"/>
                                                                                                  </w:divBdr>
                                                                                                </w:div>
                                                                                                <w:div w:id="162087532">
                                                                                                  <w:marLeft w:val="720"/>
                                                                                                  <w:marRight w:val="0"/>
                                                                                                  <w:marTop w:val="0"/>
                                                                                                  <w:marBottom w:val="0"/>
                                                                                                  <w:divBdr>
                                                                                                    <w:top w:val="none" w:sz="0" w:space="0" w:color="auto"/>
                                                                                                    <w:left w:val="none" w:sz="0" w:space="0" w:color="auto"/>
                                                                                                    <w:bottom w:val="none" w:sz="0" w:space="0" w:color="auto"/>
                                                                                                    <w:right w:val="none" w:sz="0" w:space="0" w:color="auto"/>
                                                                                                  </w:divBdr>
                                                                                                </w:div>
                                                                                                <w:div w:id="212621671">
                                                                                                  <w:marLeft w:val="0"/>
                                                                                                  <w:marRight w:val="0"/>
                                                                                                  <w:marTop w:val="0"/>
                                                                                                  <w:marBottom w:val="0"/>
                                                                                                  <w:divBdr>
                                                                                                    <w:top w:val="none" w:sz="0" w:space="0" w:color="auto"/>
                                                                                                    <w:left w:val="none" w:sz="0" w:space="0" w:color="auto"/>
                                                                                                    <w:bottom w:val="none" w:sz="0" w:space="0" w:color="auto"/>
                                                                                                    <w:right w:val="none" w:sz="0" w:space="0" w:color="auto"/>
                                                                                                  </w:divBdr>
                                                                                                </w:div>
                                                                                                <w:div w:id="339236600">
                                                                                                  <w:marLeft w:val="0"/>
                                                                                                  <w:marRight w:val="0"/>
                                                                                                  <w:marTop w:val="0"/>
                                                                                                  <w:marBottom w:val="0"/>
                                                                                                  <w:divBdr>
                                                                                                    <w:top w:val="none" w:sz="0" w:space="0" w:color="auto"/>
                                                                                                    <w:left w:val="none" w:sz="0" w:space="0" w:color="auto"/>
                                                                                                    <w:bottom w:val="none" w:sz="0" w:space="0" w:color="auto"/>
                                                                                                    <w:right w:val="none" w:sz="0" w:space="0" w:color="auto"/>
                                                                                                  </w:divBdr>
                                                                                                </w:div>
                                                                                                <w:div w:id="386416933">
                                                                                                  <w:marLeft w:val="0"/>
                                                                                                  <w:marRight w:val="0"/>
                                                                                                  <w:marTop w:val="0"/>
                                                                                                  <w:marBottom w:val="0"/>
                                                                                                  <w:divBdr>
                                                                                                    <w:top w:val="none" w:sz="0" w:space="0" w:color="auto"/>
                                                                                                    <w:left w:val="none" w:sz="0" w:space="0" w:color="auto"/>
                                                                                                    <w:bottom w:val="none" w:sz="0" w:space="0" w:color="auto"/>
                                                                                                    <w:right w:val="none" w:sz="0" w:space="0" w:color="auto"/>
                                                                                                  </w:divBdr>
                                                                                                </w:div>
                                                                                                <w:div w:id="502356655">
                                                                                                  <w:marLeft w:val="0"/>
                                                                                                  <w:marRight w:val="0"/>
                                                                                                  <w:marTop w:val="0"/>
                                                                                                  <w:marBottom w:val="0"/>
                                                                                                  <w:divBdr>
                                                                                                    <w:top w:val="none" w:sz="0" w:space="0" w:color="auto"/>
                                                                                                    <w:left w:val="none" w:sz="0" w:space="0" w:color="auto"/>
                                                                                                    <w:bottom w:val="none" w:sz="0" w:space="0" w:color="auto"/>
                                                                                                    <w:right w:val="none" w:sz="0" w:space="0" w:color="auto"/>
                                                                                                  </w:divBdr>
                                                                                                </w:div>
                                                                                                <w:div w:id="1327826654">
                                                                                                  <w:marLeft w:val="0"/>
                                                                                                  <w:marRight w:val="0"/>
                                                                                                  <w:marTop w:val="0"/>
                                                                                                  <w:marBottom w:val="0"/>
                                                                                                  <w:divBdr>
                                                                                                    <w:top w:val="none" w:sz="0" w:space="0" w:color="auto"/>
                                                                                                    <w:left w:val="none" w:sz="0" w:space="0" w:color="auto"/>
                                                                                                    <w:bottom w:val="none" w:sz="0" w:space="0" w:color="auto"/>
                                                                                                    <w:right w:val="none" w:sz="0" w:space="0" w:color="auto"/>
                                                                                                  </w:divBdr>
                                                                                                </w:div>
                                                                                                <w:div w:id="1442798251">
                                                                                                  <w:marLeft w:val="0"/>
                                                                                                  <w:marRight w:val="0"/>
                                                                                                  <w:marTop w:val="0"/>
                                                                                                  <w:marBottom w:val="0"/>
                                                                                                  <w:divBdr>
                                                                                                    <w:top w:val="none" w:sz="0" w:space="0" w:color="auto"/>
                                                                                                    <w:left w:val="none" w:sz="0" w:space="0" w:color="auto"/>
                                                                                                    <w:bottom w:val="none" w:sz="0" w:space="0" w:color="auto"/>
                                                                                                    <w:right w:val="none" w:sz="0" w:space="0" w:color="auto"/>
                                                                                                  </w:divBdr>
                                                                                                </w:div>
                                                                                                <w:div w:id="203372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4907145">
      <w:bodyDiv w:val="1"/>
      <w:marLeft w:val="0"/>
      <w:marRight w:val="0"/>
      <w:marTop w:val="0"/>
      <w:marBottom w:val="0"/>
      <w:divBdr>
        <w:top w:val="none" w:sz="0" w:space="0" w:color="auto"/>
        <w:left w:val="none" w:sz="0" w:space="0" w:color="auto"/>
        <w:bottom w:val="none" w:sz="0" w:space="0" w:color="auto"/>
        <w:right w:val="none" w:sz="0" w:space="0" w:color="auto"/>
      </w:divBdr>
      <w:divsChild>
        <w:div w:id="1795711715">
          <w:marLeft w:val="0"/>
          <w:marRight w:val="0"/>
          <w:marTop w:val="0"/>
          <w:marBottom w:val="0"/>
          <w:divBdr>
            <w:top w:val="none" w:sz="0" w:space="0" w:color="auto"/>
            <w:left w:val="none" w:sz="0" w:space="0" w:color="auto"/>
            <w:bottom w:val="none" w:sz="0" w:space="0" w:color="auto"/>
            <w:right w:val="none" w:sz="0" w:space="0" w:color="auto"/>
          </w:divBdr>
          <w:divsChild>
            <w:div w:id="916207522">
              <w:marLeft w:val="0"/>
              <w:marRight w:val="0"/>
              <w:marTop w:val="0"/>
              <w:marBottom w:val="0"/>
              <w:divBdr>
                <w:top w:val="none" w:sz="0" w:space="0" w:color="auto"/>
                <w:left w:val="none" w:sz="0" w:space="0" w:color="auto"/>
                <w:bottom w:val="none" w:sz="0" w:space="0" w:color="auto"/>
                <w:right w:val="none" w:sz="0" w:space="0" w:color="auto"/>
              </w:divBdr>
              <w:divsChild>
                <w:div w:id="1623465043">
                  <w:marLeft w:val="0"/>
                  <w:marRight w:val="0"/>
                  <w:marTop w:val="0"/>
                  <w:marBottom w:val="0"/>
                  <w:divBdr>
                    <w:top w:val="none" w:sz="0" w:space="0" w:color="auto"/>
                    <w:left w:val="none" w:sz="0" w:space="0" w:color="auto"/>
                    <w:bottom w:val="none" w:sz="0" w:space="0" w:color="auto"/>
                    <w:right w:val="none" w:sz="0" w:space="0" w:color="auto"/>
                  </w:divBdr>
                  <w:divsChild>
                    <w:div w:id="2111511146">
                      <w:marLeft w:val="0"/>
                      <w:marRight w:val="0"/>
                      <w:marTop w:val="0"/>
                      <w:marBottom w:val="0"/>
                      <w:divBdr>
                        <w:top w:val="none" w:sz="0" w:space="0" w:color="auto"/>
                        <w:left w:val="none" w:sz="0" w:space="0" w:color="auto"/>
                        <w:bottom w:val="none" w:sz="0" w:space="0" w:color="auto"/>
                        <w:right w:val="none" w:sz="0" w:space="0" w:color="auto"/>
                      </w:divBdr>
                      <w:divsChild>
                        <w:div w:id="725027500">
                          <w:marLeft w:val="0"/>
                          <w:marRight w:val="0"/>
                          <w:marTop w:val="0"/>
                          <w:marBottom w:val="0"/>
                          <w:divBdr>
                            <w:top w:val="none" w:sz="0" w:space="0" w:color="auto"/>
                            <w:left w:val="none" w:sz="0" w:space="0" w:color="auto"/>
                            <w:bottom w:val="none" w:sz="0" w:space="0" w:color="auto"/>
                            <w:right w:val="none" w:sz="0" w:space="0" w:color="auto"/>
                          </w:divBdr>
                          <w:divsChild>
                            <w:div w:id="1870144098">
                              <w:marLeft w:val="0"/>
                              <w:marRight w:val="0"/>
                              <w:marTop w:val="0"/>
                              <w:marBottom w:val="0"/>
                              <w:divBdr>
                                <w:top w:val="none" w:sz="0" w:space="0" w:color="auto"/>
                                <w:left w:val="none" w:sz="0" w:space="0" w:color="auto"/>
                                <w:bottom w:val="none" w:sz="0" w:space="0" w:color="auto"/>
                                <w:right w:val="none" w:sz="0" w:space="0" w:color="auto"/>
                              </w:divBdr>
                              <w:divsChild>
                                <w:div w:id="47846084">
                                  <w:marLeft w:val="0"/>
                                  <w:marRight w:val="0"/>
                                  <w:marTop w:val="0"/>
                                  <w:marBottom w:val="0"/>
                                  <w:divBdr>
                                    <w:top w:val="none" w:sz="0" w:space="0" w:color="auto"/>
                                    <w:left w:val="none" w:sz="0" w:space="0" w:color="auto"/>
                                    <w:bottom w:val="none" w:sz="0" w:space="0" w:color="auto"/>
                                    <w:right w:val="none" w:sz="0" w:space="0" w:color="auto"/>
                                  </w:divBdr>
                                  <w:divsChild>
                                    <w:div w:id="867377074">
                                      <w:marLeft w:val="0"/>
                                      <w:marRight w:val="0"/>
                                      <w:marTop w:val="0"/>
                                      <w:marBottom w:val="0"/>
                                      <w:divBdr>
                                        <w:top w:val="none" w:sz="0" w:space="0" w:color="auto"/>
                                        <w:left w:val="none" w:sz="0" w:space="0" w:color="auto"/>
                                        <w:bottom w:val="none" w:sz="0" w:space="0" w:color="auto"/>
                                        <w:right w:val="none" w:sz="0" w:space="0" w:color="auto"/>
                                      </w:divBdr>
                                      <w:divsChild>
                                        <w:div w:id="1999112160">
                                          <w:marLeft w:val="0"/>
                                          <w:marRight w:val="0"/>
                                          <w:marTop w:val="0"/>
                                          <w:marBottom w:val="0"/>
                                          <w:divBdr>
                                            <w:top w:val="none" w:sz="0" w:space="0" w:color="auto"/>
                                            <w:left w:val="none" w:sz="0" w:space="0" w:color="auto"/>
                                            <w:bottom w:val="none" w:sz="0" w:space="0" w:color="auto"/>
                                            <w:right w:val="none" w:sz="0" w:space="0" w:color="auto"/>
                                          </w:divBdr>
                                          <w:divsChild>
                                            <w:div w:id="1799369771">
                                              <w:marLeft w:val="0"/>
                                              <w:marRight w:val="0"/>
                                              <w:marTop w:val="0"/>
                                              <w:marBottom w:val="0"/>
                                              <w:divBdr>
                                                <w:top w:val="none" w:sz="0" w:space="0" w:color="auto"/>
                                                <w:left w:val="none" w:sz="0" w:space="0" w:color="auto"/>
                                                <w:bottom w:val="none" w:sz="0" w:space="0" w:color="auto"/>
                                                <w:right w:val="none" w:sz="0" w:space="0" w:color="auto"/>
                                              </w:divBdr>
                                              <w:divsChild>
                                                <w:div w:id="1125805310">
                                                  <w:marLeft w:val="0"/>
                                                  <w:marRight w:val="0"/>
                                                  <w:marTop w:val="0"/>
                                                  <w:marBottom w:val="0"/>
                                                  <w:divBdr>
                                                    <w:top w:val="none" w:sz="0" w:space="0" w:color="auto"/>
                                                    <w:left w:val="none" w:sz="0" w:space="0" w:color="auto"/>
                                                    <w:bottom w:val="none" w:sz="0" w:space="0" w:color="auto"/>
                                                    <w:right w:val="none" w:sz="0" w:space="0" w:color="auto"/>
                                                  </w:divBdr>
                                                  <w:divsChild>
                                                    <w:div w:id="1611472223">
                                                      <w:marLeft w:val="0"/>
                                                      <w:marRight w:val="0"/>
                                                      <w:marTop w:val="0"/>
                                                      <w:marBottom w:val="0"/>
                                                      <w:divBdr>
                                                        <w:top w:val="none" w:sz="0" w:space="0" w:color="auto"/>
                                                        <w:left w:val="none" w:sz="0" w:space="0" w:color="auto"/>
                                                        <w:bottom w:val="none" w:sz="0" w:space="0" w:color="auto"/>
                                                        <w:right w:val="none" w:sz="0" w:space="0" w:color="auto"/>
                                                      </w:divBdr>
                                                      <w:divsChild>
                                                        <w:div w:id="1736657104">
                                                          <w:marLeft w:val="0"/>
                                                          <w:marRight w:val="0"/>
                                                          <w:marTop w:val="0"/>
                                                          <w:marBottom w:val="0"/>
                                                          <w:divBdr>
                                                            <w:top w:val="none" w:sz="0" w:space="0" w:color="auto"/>
                                                            <w:left w:val="none" w:sz="0" w:space="0" w:color="auto"/>
                                                            <w:bottom w:val="none" w:sz="0" w:space="0" w:color="auto"/>
                                                            <w:right w:val="none" w:sz="0" w:space="0" w:color="auto"/>
                                                          </w:divBdr>
                                                          <w:divsChild>
                                                            <w:div w:id="1698117492">
                                                              <w:marLeft w:val="0"/>
                                                              <w:marRight w:val="0"/>
                                                              <w:marTop w:val="0"/>
                                                              <w:marBottom w:val="0"/>
                                                              <w:divBdr>
                                                                <w:top w:val="none" w:sz="0" w:space="0" w:color="auto"/>
                                                                <w:left w:val="none" w:sz="0" w:space="0" w:color="auto"/>
                                                                <w:bottom w:val="none" w:sz="0" w:space="0" w:color="auto"/>
                                                                <w:right w:val="none" w:sz="0" w:space="0" w:color="auto"/>
                                                              </w:divBdr>
                                                              <w:divsChild>
                                                                <w:div w:id="1952470391">
                                                                  <w:marLeft w:val="0"/>
                                                                  <w:marRight w:val="0"/>
                                                                  <w:marTop w:val="0"/>
                                                                  <w:marBottom w:val="0"/>
                                                                  <w:divBdr>
                                                                    <w:top w:val="none" w:sz="0" w:space="0" w:color="auto"/>
                                                                    <w:left w:val="none" w:sz="0" w:space="0" w:color="auto"/>
                                                                    <w:bottom w:val="none" w:sz="0" w:space="0" w:color="auto"/>
                                                                    <w:right w:val="none" w:sz="0" w:space="0" w:color="auto"/>
                                                                  </w:divBdr>
                                                                  <w:divsChild>
                                                                    <w:div w:id="1636251461">
                                                                      <w:marLeft w:val="0"/>
                                                                      <w:marRight w:val="0"/>
                                                                      <w:marTop w:val="0"/>
                                                                      <w:marBottom w:val="0"/>
                                                                      <w:divBdr>
                                                                        <w:top w:val="none" w:sz="0" w:space="0" w:color="auto"/>
                                                                        <w:left w:val="none" w:sz="0" w:space="0" w:color="auto"/>
                                                                        <w:bottom w:val="none" w:sz="0" w:space="0" w:color="auto"/>
                                                                        <w:right w:val="none" w:sz="0" w:space="0" w:color="auto"/>
                                                                      </w:divBdr>
                                                                      <w:divsChild>
                                                                        <w:div w:id="128480977">
                                                                          <w:marLeft w:val="0"/>
                                                                          <w:marRight w:val="0"/>
                                                                          <w:marTop w:val="0"/>
                                                                          <w:marBottom w:val="0"/>
                                                                          <w:divBdr>
                                                                            <w:top w:val="none" w:sz="0" w:space="0" w:color="auto"/>
                                                                            <w:left w:val="none" w:sz="0" w:space="0" w:color="auto"/>
                                                                            <w:bottom w:val="none" w:sz="0" w:space="0" w:color="auto"/>
                                                                            <w:right w:val="none" w:sz="0" w:space="0" w:color="auto"/>
                                                                          </w:divBdr>
                                                                          <w:divsChild>
                                                                            <w:div w:id="173308810">
                                                                              <w:marLeft w:val="0"/>
                                                                              <w:marRight w:val="0"/>
                                                                              <w:marTop w:val="0"/>
                                                                              <w:marBottom w:val="0"/>
                                                                              <w:divBdr>
                                                                                <w:top w:val="none" w:sz="0" w:space="0" w:color="auto"/>
                                                                                <w:left w:val="none" w:sz="0" w:space="0" w:color="auto"/>
                                                                                <w:bottom w:val="none" w:sz="0" w:space="0" w:color="auto"/>
                                                                                <w:right w:val="none" w:sz="0" w:space="0" w:color="auto"/>
                                                                              </w:divBdr>
                                                                              <w:divsChild>
                                                                                <w:div w:id="1566992989">
                                                                                  <w:marLeft w:val="0"/>
                                                                                  <w:marRight w:val="0"/>
                                                                                  <w:marTop w:val="0"/>
                                                                                  <w:marBottom w:val="0"/>
                                                                                  <w:divBdr>
                                                                                    <w:top w:val="none" w:sz="0" w:space="0" w:color="auto"/>
                                                                                    <w:left w:val="none" w:sz="0" w:space="0" w:color="auto"/>
                                                                                    <w:bottom w:val="none" w:sz="0" w:space="0" w:color="auto"/>
                                                                                    <w:right w:val="none" w:sz="0" w:space="0" w:color="auto"/>
                                                                                  </w:divBdr>
                                                                                  <w:divsChild>
                                                                                    <w:div w:id="1544906978">
                                                                                      <w:marLeft w:val="0"/>
                                                                                      <w:marRight w:val="0"/>
                                                                                      <w:marTop w:val="0"/>
                                                                                      <w:marBottom w:val="0"/>
                                                                                      <w:divBdr>
                                                                                        <w:top w:val="none" w:sz="0" w:space="0" w:color="auto"/>
                                                                                        <w:left w:val="none" w:sz="0" w:space="0" w:color="auto"/>
                                                                                        <w:bottom w:val="none" w:sz="0" w:space="0" w:color="auto"/>
                                                                                        <w:right w:val="none" w:sz="0" w:space="0" w:color="auto"/>
                                                                                      </w:divBdr>
                                                                                      <w:divsChild>
                                                                                        <w:div w:id="162791546">
                                                                                          <w:marLeft w:val="0"/>
                                                                                          <w:marRight w:val="0"/>
                                                                                          <w:marTop w:val="0"/>
                                                                                          <w:marBottom w:val="0"/>
                                                                                          <w:divBdr>
                                                                                            <w:top w:val="none" w:sz="0" w:space="0" w:color="auto"/>
                                                                                            <w:left w:val="none" w:sz="0" w:space="0" w:color="auto"/>
                                                                                            <w:bottom w:val="none" w:sz="0" w:space="0" w:color="auto"/>
                                                                                            <w:right w:val="none" w:sz="0" w:space="0" w:color="auto"/>
                                                                                          </w:divBdr>
                                                                                          <w:divsChild>
                                                                                            <w:div w:id="1549684745">
                                                                                              <w:marLeft w:val="0"/>
                                                                                              <w:marRight w:val="0"/>
                                                                                              <w:marTop w:val="0"/>
                                                                                              <w:marBottom w:val="0"/>
                                                                                              <w:divBdr>
                                                                                                <w:top w:val="none" w:sz="0" w:space="0" w:color="auto"/>
                                                                                                <w:left w:val="none" w:sz="0" w:space="0" w:color="auto"/>
                                                                                                <w:bottom w:val="none" w:sz="0" w:space="0" w:color="auto"/>
                                                                                                <w:right w:val="none" w:sz="0" w:space="0" w:color="auto"/>
                                                                                              </w:divBdr>
                                                                                              <w:divsChild>
                                                                                                <w:div w:id="79646564">
                                                                                                  <w:marLeft w:val="833"/>
                                                                                                  <w:marRight w:val="0"/>
                                                                                                  <w:marTop w:val="0"/>
                                                                                                  <w:marBottom w:val="120"/>
                                                                                                  <w:divBdr>
                                                                                                    <w:top w:val="none" w:sz="0" w:space="0" w:color="auto"/>
                                                                                                    <w:left w:val="none" w:sz="0" w:space="0" w:color="auto"/>
                                                                                                    <w:bottom w:val="none" w:sz="0" w:space="0" w:color="auto"/>
                                                                                                    <w:right w:val="none" w:sz="0" w:space="0" w:color="auto"/>
                                                                                                  </w:divBdr>
                                                                                                </w:div>
                                                                                                <w:div w:id="163279400">
                                                                                                  <w:marLeft w:val="833"/>
                                                                                                  <w:marRight w:val="0"/>
                                                                                                  <w:marTop w:val="0"/>
                                                                                                  <w:marBottom w:val="120"/>
                                                                                                  <w:divBdr>
                                                                                                    <w:top w:val="none" w:sz="0" w:space="0" w:color="auto"/>
                                                                                                    <w:left w:val="none" w:sz="0" w:space="0" w:color="auto"/>
                                                                                                    <w:bottom w:val="none" w:sz="0" w:space="0" w:color="auto"/>
                                                                                                    <w:right w:val="none" w:sz="0" w:space="0" w:color="auto"/>
                                                                                                  </w:divBdr>
                                                                                                </w:div>
                                                                                                <w:div w:id="185679269">
                                                                                                  <w:marLeft w:val="833"/>
                                                                                                  <w:marRight w:val="0"/>
                                                                                                  <w:marTop w:val="0"/>
                                                                                                  <w:marBottom w:val="120"/>
                                                                                                  <w:divBdr>
                                                                                                    <w:top w:val="none" w:sz="0" w:space="0" w:color="auto"/>
                                                                                                    <w:left w:val="none" w:sz="0" w:space="0" w:color="auto"/>
                                                                                                    <w:bottom w:val="none" w:sz="0" w:space="0" w:color="auto"/>
                                                                                                    <w:right w:val="none" w:sz="0" w:space="0" w:color="auto"/>
                                                                                                  </w:divBdr>
                                                                                                </w:div>
                                                                                                <w:div w:id="201358451">
                                                                                                  <w:marLeft w:val="1440"/>
                                                                                                  <w:marRight w:val="0"/>
                                                                                                  <w:marTop w:val="0"/>
                                                                                                  <w:marBottom w:val="120"/>
                                                                                                  <w:divBdr>
                                                                                                    <w:top w:val="none" w:sz="0" w:space="0" w:color="auto"/>
                                                                                                    <w:left w:val="none" w:sz="0" w:space="0" w:color="auto"/>
                                                                                                    <w:bottom w:val="none" w:sz="0" w:space="0" w:color="auto"/>
                                                                                                    <w:right w:val="none" w:sz="0" w:space="0" w:color="auto"/>
                                                                                                  </w:divBdr>
                                                                                                </w:div>
                                                                                                <w:div w:id="375542537">
                                                                                                  <w:marLeft w:val="0"/>
                                                                                                  <w:marRight w:val="0"/>
                                                                                                  <w:marTop w:val="0"/>
                                                                                                  <w:marBottom w:val="0"/>
                                                                                                  <w:divBdr>
                                                                                                    <w:top w:val="none" w:sz="0" w:space="0" w:color="auto"/>
                                                                                                    <w:left w:val="none" w:sz="0" w:space="0" w:color="auto"/>
                                                                                                    <w:bottom w:val="none" w:sz="0" w:space="0" w:color="auto"/>
                                                                                                    <w:right w:val="none" w:sz="0" w:space="0" w:color="auto"/>
                                                                                                  </w:divBdr>
                                                                                                </w:div>
                                                                                                <w:div w:id="586229923">
                                                                                                  <w:marLeft w:val="833"/>
                                                                                                  <w:marRight w:val="0"/>
                                                                                                  <w:marTop w:val="0"/>
                                                                                                  <w:marBottom w:val="120"/>
                                                                                                  <w:divBdr>
                                                                                                    <w:top w:val="none" w:sz="0" w:space="0" w:color="auto"/>
                                                                                                    <w:left w:val="none" w:sz="0" w:space="0" w:color="auto"/>
                                                                                                    <w:bottom w:val="none" w:sz="0" w:space="0" w:color="auto"/>
                                                                                                    <w:right w:val="none" w:sz="0" w:space="0" w:color="auto"/>
                                                                                                  </w:divBdr>
                                                                                                </w:div>
                                                                                                <w:div w:id="1189415700">
                                                                                                  <w:marLeft w:val="833"/>
                                                                                                  <w:marRight w:val="0"/>
                                                                                                  <w:marTop w:val="0"/>
                                                                                                  <w:marBottom w:val="120"/>
                                                                                                  <w:divBdr>
                                                                                                    <w:top w:val="none" w:sz="0" w:space="0" w:color="auto"/>
                                                                                                    <w:left w:val="none" w:sz="0" w:space="0" w:color="auto"/>
                                                                                                    <w:bottom w:val="none" w:sz="0" w:space="0" w:color="auto"/>
                                                                                                    <w:right w:val="none" w:sz="0" w:space="0" w:color="auto"/>
                                                                                                  </w:divBdr>
                                                                                                </w:div>
                                                                                                <w:div w:id="1706756082">
                                                                                                  <w:marLeft w:val="144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5708435">
      <w:bodyDiv w:val="1"/>
      <w:marLeft w:val="0"/>
      <w:marRight w:val="0"/>
      <w:marTop w:val="0"/>
      <w:marBottom w:val="0"/>
      <w:divBdr>
        <w:top w:val="none" w:sz="0" w:space="0" w:color="auto"/>
        <w:left w:val="none" w:sz="0" w:space="0" w:color="auto"/>
        <w:bottom w:val="none" w:sz="0" w:space="0" w:color="auto"/>
        <w:right w:val="none" w:sz="0" w:space="0" w:color="auto"/>
      </w:divBdr>
      <w:divsChild>
        <w:div w:id="350649862">
          <w:marLeft w:val="446"/>
          <w:marRight w:val="0"/>
          <w:marTop w:val="0"/>
          <w:marBottom w:val="0"/>
          <w:divBdr>
            <w:top w:val="none" w:sz="0" w:space="0" w:color="auto"/>
            <w:left w:val="none" w:sz="0" w:space="0" w:color="auto"/>
            <w:bottom w:val="none" w:sz="0" w:space="0" w:color="auto"/>
            <w:right w:val="none" w:sz="0" w:space="0" w:color="auto"/>
          </w:divBdr>
        </w:div>
        <w:div w:id="2146386166">
          <w:marLeft w:val="446"/>
          <w:marRight w:val="0"/>
          <w:marTop w:val="0"/>
          <w:marBottom w:val="0"/>
          <w:divBdr>
            <w:top w:val="none" w:sz="0" w:space="0" w:color="auto"/>
            <w:left w:val="none" w:sz="0" w:space="0" w:color="auto"/>
            <w:bottom w:val="none" w:sz="0" w:space="0" w:color="auto"/>
            <w:right w:val="none" w:sz="0" w:space="0" w:color="auto"/>
          </w:divBdr>
        </w:div>
      </w:divsChild>
    </w:div>
    <w:div w:id="1467238085">
      <w:bodyDiv w:val="1"/>
      <w:marLeft w:val="0"/>
      <w:marRight w:val="0"/>
      <w:marTop w:val="0"/>
      <w:marBottom w:val="0"/>
      <w:divBdr>
        <w:top w:val="none" w:sz="0" w:space="0" w:color="auto"/>
        <w:left w:val="none" w:sz="0" w:space="0" w:color="auto"/>
        <w:bottom w:val="none" w:sz="0" w:space="0" w:color="auto"/>
        <w:right w:val="none" w:sz="0" w:space="0" w:color="auto"/>
      </w:divBdr>
    </w:div>
    <w:div w:id="1496141643">
      <w:bodyDiv w:val="1"/>
      <w:marLeft w:val="0"/>
      <w:marRight w:val="0"/>
      <w:marTop w:val="0"/>
      <w:marBottom w:val="0"/>
      <w:divBdr>
        <w:top w:val="none" w:sz="0" w:space="0" w:color="auto"/>
        <w:left w:val="none" w:sz="0" w:space="0" w:color="auto"/>
        <w:bottom w:val="none" w:sz="0" w:space="0" w:color="auto"/>
        <w:right w:val="none" w:sz="0" w:space="0" w:color="auto"/>
      </w:divBdr>
    </w:div>
    <w:div w:id="1497191361">
      <w:bodyDiv w:val="1"/>
      <w:marLeft w:val="0"/>
      <w:marRight w:val="0"/>
      <w:marTop w:val="0"/>
      <w:marBottom w:val="0"/>
      <w:divBdr>
        <w:top w:val="none" w:sz="0" w:space="0" w:color="auto"/>
        <w:left w:val="none" w:sz="0" w:space="0" w:color="auto"/>
        <w:bottom w:val="none" w:sz="0" w:space="0" w:color="auto"/>
        <w:right w:val="none" w:sz="0" w:space="0" w:color="auto"/>
      </w:divBdr>
    </w:div>
    <w:div w:id="1519152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633">
          <w:marLeft w:val="0"/>
          <w:marRight w:val="0"/>
          <w:marTop w:val="0"/>
          <w:marBottom w:val="0"/>
          <w:divBdr>
            <w:top w:val="none" w:sz="0" w:space="0" w:color="auto"/>
            <w:left w:val="none" w:sz="0" w:space="0" w:color="auto"/>
            <w:bottom w:val="none" w:sz="0" w:space="0" w:color="auto"/>
            <w:right w:val="none" w:sz="0" w:space="0" w:color="auto"/>
          </w:divBdr>
          <w:divsChild>
            <w:div w:id="1609704126">
              <w:marLeft w:val="0"/>
              <w:marRight w:val="0"/>
              <w:marTop w:val="0"/>
              <w:marBottom w:val="0"/>
              <w:divBdr>
                <w:top w:val="none" w:sz="0" w:space="0" w:color="auto"/>
                <w:left w:val="none" w:sz="0" w:space="0" w:color="auto"/>
                <w:bottom w:val="none" w:sz="0" w:space="0" w:color="auto"/>
                <w:right w:val="none" w:sz="0" w:space="0" w:color="auto"/>
              </w:divBdr>
              <w:divsChild>
                <w:div w:id="861015170">
                  <w:marLeft w:val="0"/>
                  <w:marRight w:val="0"/>
                  <w:marTop w:val="0"/>
                  <w:marBottom w:val="0"/>
                  <w:divBdr>
                    <w:top w:val="none" w:sz="0" w:space="0" w:color="auto"/>
                    <w:left w:val="none" w:sz="0" w:space="0" w:color="auto"/>
                    <w:bottom w:val="none" w:sz="0" w:space="0" w:color="auto"/>
                    <w:right w:val="none" w:sz="0" w:space="0" w:color="auto"/>
                  </w:divBdr>
                  <w:divsChild>
                    <w:div w:id="289092036">
                      <w:marLeft w:val="0"/>
                      <w:marRight w:val="0"/>
                      <w:marTop w:val="0"/>
                      <w:marBottom w:val="0"/>
                      <w:divBdr>
                        <w:top w:val="none" w:sz="0" w:space="0" w:color="auto"/>
                        <w:left w:val="none" w:sz="0" w:space="0" w:color="auto"/>
                        <w:bottom w:val="none" w:sz="0" w:space="0" w:color="auto"/>
                        <w:right w:val="none" w:sz="0" w:space="0" w:color="auto"/>
                      </w:divBdr>
                      <w:divsChild>
                        <w:div w:id="783890466">
                          <w:marLeft w:val="0"/>
                          <w:marRight w:val="0"/>
                          <w:marTop w:val="0"/>
                          <w:marBottom w:val="0"/>
                          <w:divBdr>
                            <w:top w:val="none" w:sz="0" w:space="0" w:color="auto"/>
                            <w:left w:val="none" w:sz="0" w:space="0" w:color="auto"/>
                            <w:bottom w:val="none" w:sz="0" w:space="0" w:color="auto"/>
                            <w:right w:val="none" w:sz="0" w:space="0" w:color="auto"/>
                          </w:divBdr>
                          <w:divsChild>
                            <w:div w:id="863634003">
                              <w:marLeft w:val="0"/>
                              <w:marRight w:val="0"/>
                              <w:marTop w:val="0"/>
                              <w:marBottom w:val="0"/>
                              <w:divBdr>
                                <w:top w:val="none" w:sz="0" w:space="0" w:color="auto"/>
                                <w:left w:val="none" w:sz="0" w:space="0" w:color="auto"/>
                                <w:bottom w:val="none" w:sz="0" w:space="0" w:color="auto"/>
                                <w:right w:val="none" w:sz="0" w:space="0" w:color="auto"/>
                              </w:divBdr>
                              <w:divsChild>
                                <w:div w:id="2034114830">
                                  <w:marLeft w:val="0"/>
                                  <w:marRight w:val="0"/>
                                  <w:marTop w:val="0"/>
                                  <w:marBottom w:val="0"/>
                                  <w:divBdr>
                                    <w:top w:val="none" w:sz="0" w:space="0" w:color="auto"/>
                                    <w:left w:val="none" w:sz="0" w:space="0" w:color="auto"/>
                                    <w:bottom w:val="none" w:sz="0" w:space="0" w:color="auto"/>
                                    <w:right w:val="none" w:sz="0" w:space="0" w:color="auto"/>
                                  </w:divBdr>
                                  <w:divsChild>
                                    <w:div w:id="1354646352">
                                      <w:marLeft w:val="0"/>
                                      <w:marRight w:val="0"/>
                                      <w:marTop w:val="0"/>
                                      <w:marBottom w:val="0"/>
                                      <w:divBdr>
                                        <w:top w:val="none" w:sz="0" w:space="0" w:color="auto"/>
                                        <w:left w:val="none" w:sz="0" w:space="0" w:color="auto"/>
                                        <w:bottom w:val="none" w:sz="0" w:space="0" w:color="auto"/>
                                        <w:right w:val="none" w:sz="0" w:space="0" w:color="auto"/>
                                      </w:divBdr>
                                      <w:divsChild>
                                        <w:div w:id="1633485236">
                                          <w:marLeft w:val="0"/>
                                          <w:marRight w:val="0"/>
                                          <w:marTop w:val="0"/>
                                          <w:marBottom w:val="0"/>
                                          <w:divBdr>
                                            <w:top w:val="none" w:sz="0" w:space="0" w:color="auto"/>
                                            <w:left w:val="none" w:sz="0" w:space="0" w:color="auto"/>
                                            <w:bottom w:val="none" w:sz="0" w:space="0" w:color="auto"/>
                                            <w:right w:val="none" w:sz="0" w:space="0" w:color="auto"/>
                                          </w:divBdr>
                                          <w:divsChild>
                                            <w:div w:id="70930760">
                                              <w:marLeft w:val="0"/>
                                              <w:marRight w:val="0"/>
                                              <w:marTop w:val="0"/>
                                              <w:marBottom w:val="0"/>
                                              <w:divBdr>
                                                <w:top w:val="none" w:sz="0" w:space="0" w:color="auto"/>
                                                <w:left w:val="none" w:sz="0" w:space="0" w:color="auto"/>
                                                <w:bottom w:val="none" w:sz="0" w:space="0" w:color="auto"/>
                                                <w:right w:val="none" w:sz="0" w:space="0" w:color="auto"/>
                                              </w:divBdr>
                                              <w:divsChild>
                                                <w:div w:id="1972249549">
                                                  <w:marLeft w:val="0"/>
                                                  <w:marRight w:val="0"/>
                                                  <w:marTop w:val="0"/>
                                                  <w:marBottom w:val="0"/>
                                                  <w:divBdr>
                                                    <w:top w:val="none" w:sz="0" w:space="0" w:color="auto"/>
                                                    <w:left w:val="none" w:sz="0" w:space="0" w:color="auto"/>
                                                    <w:bottom w:val="none" w:sz="0" w:space="0" w:color="auto"/>
                                                    <w:right w:val="none" w:sz="0" w:space="0" w:color="auto"/>
                                                  </w:divBdr>
                                                  <w:divsChild>
                                                    <w:div w:id="983582014">
                                                      <w:marLeft w:val="0"/>
                                                      <w:marRight w:val="0"/>
                                                      <w:marTop w:val="0"/>
                                                      <w:marBottom w:val="0"/>
                                                      <w:divBdr>
                                                        <w:top w:val="none" w:sz="0" w:space="0" w:color="auto"/>
                                                        <w:left w:val="none" w:sz="0" w:space="0" w:color="auto"/>
                                                        <w:bottom w:val="none" w:sz="0" w:space="0" w:color="auto"/>
                                                        <w:right w:val="none" w:sz="0" w:space="0" w:color="auto"/>
                                                      </w:divBdr>
                                                      <w:divsChild>
                                                        <w:div w:id="1826584319">
                                                          <w:marLeft w:val="0"/>
                                                          <w:marRight w:val="0"/>
                                                          <w:marTop w:val="0"/>
                                                          <w:marBottom w:val="0"/>
                                                          <w:divBdr>
                                                            <w:top w:val="none" w:sz="0" w:space="0" w:color="auto"/>
                                                            <w:left w:val="none" w:sz="0" w:space="0" w:color="auto"/>
                                                            <w:bottom w:val="none" w:sz="0" w:space="0" w:color="auto"/>
                                                            <w:right w:val="none" w:sz="0" w:space="0" w:color="auto"/>
                                                          </w:divBdr>
                                                          <w:divsChild>
                                                            <w:div w:id="2004428408">
                                                              <w:marLeft w:val="0"/>
                                                              <w:marRight w:val="0"/>
                                                              <w:marTop w:val="0"/>
                                                              <w:marBottom w:val="0"/>
                                                              <w:divBdr>
                                                                <w:top w:val="none" w:sz="0" w:space="0" w:color="auto"/>
                                                                <w:left w:val="none" w:sz="0" w:space="0" w:color="auto"/>
                                                                <w:bottom w:val="none" w:sz="0" w:space="0" w:color="auto"/>
                                                                <w:right w:val="none" w:sz="0" w:space="0" w:color="auto"/>
                                                              </w:divBdr>
                                                              <w:divsChild>
                                                                <w:div w:id="1764376500">
                                                                  <w:marLeft w:val="0"/>
                                                                  <w:marRight w:val="0"/>
                                                                  <w:marTop w:val="0"/>
                                                                  <w:marBottom w:val="0"/>
                                                                  <w:divBdr>
                                                                    <w:top w:val="none" w:sz="0" w:space="0" w:color="auto"/>
                                                                    <w:left w:val="none" w:sz="0" w:space="0" w:color="auto"/>
                                                                    <w:bottom w:val="none" w:sz="0" w:space="0" w:color="auto"/>
                                                                    <w:right w:val="none" w:sz="0" w:space="0" w:color="auto"/>
                                                                  </w:divBdr>
                                                                  <w:divsChild>
                                                                    <w:div w:id="528683666">
                                                                      <w:marLeft w:val="0"/>
                                                                      <w:marRight w:val="0"/>
                                                                      <w:marTop w:val="0"/>
                                                                      <w:marBottom w:val="0"/>
                                                                      <w:divBdr>
                                                                        <w:top w:val="none" w:sz="0" w:space="0" w:color="auto"/>
                                                                        <w:left w:val="none" w:sz="0" w:space="0" w:color="auto"/>
                                                                        <w:bottom w:val="none" w:sz="0" w:space="0" w:color="auto"/>
                                                                        <w:right w:val="none" w:sz="0" w:space="0" w:color="auto"/>
                                                                      </w:divBdr>
                                                                      <w:divsChild>
                                                                        <w:div w:id="346445684">
                                                                          <w:marLeft w:val="0"/>
                                                                          <w:marRight w:val="0"/>
                                                                          <w:marTop w:val="0"/>
                                                                          <w:marBottom w:val="0"/>
                                                                          <w:divBdr>
                                                                            <w:top w:val="none" w:sz="0" w:space="0" w:color="auto"/>
                                                                            <w:left w:val="none" w:sz="0" w:space="0" w:color="auto"/>
                                                                            <w:bottom w:val="none" w:sz="0" w:space="0" w:color="auto"/>
                                                                            <w:right w:val="none" w:sz="0" w:space="0" w:color="auto"/>
                                                                          </w:divBdr>
                                                                          <w:divsChild>
                                                                            <w:div w:id="1238514102">
                                                                              <w:marLeft w:val="0"/>
                                                                              <w:marRight w:val="0"/>
                                                                              <w:marTop w:val="0"/>
                                                                              <w:marBottom w:val="0"/>
                                                                              <w:divBdr>
                                                                                <w:top w:val="none" w:sz="0" w:space="0" w:color="auto"/>
                                                                                <w:left w:val="none" w:sz="0" w:space="0" w:color="auto"/>
                                                                                <w:bottom w:val="none" w:sz="0" w:space="0" w:color="auto"/>
                                                                                <w:right w:val="none" w:sz="0" w:space="0" w:color="auto"/>
                                                                              </w:divBdr>
                                                                              <w:divsChild>
                                                                                <w:div w:id="616452507">
                                                                                  <w:marLeft w:val="0"/>
                                                                                  <w:marRight w:val="0"/>
                                                                                  <w:marTop w:val="0"/>
                                                                                  <w:marBottom w:val="0"/>
                                                                                  <w:divBdr>
                                                                                    <w:top w:val="none" w:sz="0" w:space="0" w:color="auto"/>
                                                                                    <w:left w:val="none" w:sz="0" w:space="0" w:color="auto"/>
                                                                                    <w:bottom w:val="none" w:sz="0" w:space="0" w:color="auto"/>
                                                                                    <w:right w:val="none" w:sz="0" w:space="0" w:color="auto"/>
                                                                                  </w:divBdr>
                                                                                  <w:divsChild>
                                                                                    <w:div w:id="447894878">
                                                                                      <w:marLeft w:val="0"/>
                                                                                      <w:marRight w:val="0"/>
                                                                                      <w:marTop w:val="0"/>
                                                                                      <w:marBottom w:val="0"/>
                                                                                      <w:divBdr>
                                                                                        <w:top w:val="none" w:sz="0" w:space="0" w:color="auto"/>
                                                                                        <w:left w:val="none" w:sz="0" w:space="0" w:color="auto"/>
                                                                                        <w:bottom w:val="none" w:sz="0" w:space="0" w:color="auto"/>
                                                                                        <w:right w:val="none" w:sz="0" w:space="0" w:color="auto"/>
                                                                                      </w:divBdr>
                                                                                      <w:divsChild>
                                                                                        <w:div w:id="1810435574">
                                                                                          <w:marLeft w:val="0"/>
                                                                                          <w:marRight w:val="0"/>
                                                                                          <w:marTop w:val="0"/>
                                                                                          <w:marBottom w:val="0"/>
                                                                                          <w:divBdr>
                                                                                            <w:top w:val="none" w:sz="0" w:space="0" w:color="auto"/>
                                                                                            <w:left w:val="none" w:sz="0" w:space="0" w:color="auto"/>
                                                                                            <w:bottom w:val="none" w:sz="0" w:space="0" w:color="auto"/>
                                                                                            <w:right w:val="none" w:sz="0" w:space="0" w:color="auto"/>
                                                                                          </w:divBdr>
                                                                                          <w:divsChild>
                                                                                            <w:div w:id="155151891">
                                                                                              <w:marLeft w:val="0"/>
                                                                                              <w:marRight w:val="0"/>
                                                                                              <w:marTop w:val="0"/>
                                                                                              <w:marBottom w:val="0"/>
                                                                                              <w:divBdr>
                                                                                                <w:top w:val="none" w:sz="0" w:space="0" w:color="auto"/>
                                                                                                <w:left w:val="none" w:sz="0" w:space="0" w:color="auto"/>
                                                                                                <w:bottom w:val="none" w:sz="0" w:space="0" w:color="auto"/>
                                                                                                <w:right w:val="none" w:sz="0" w:space="0" w:color="auto"/>
                                                                                              </w:divBdr>
                                                                                              <w:divsChild>
                                                                                                <w:div w:id="1542211672">
                                                                                                  <w:marLeft w:val="0"/>
                                                                                                  <w:marRight w:val="0"/>
                                                                                                  <w:marTop w:val="0"/>
                                                                                                  <w:marBottom w:val="0"/>
                                                                                                  <w:divBdr>
                                                                                                    <w:top w:val="none" w:sz="0" w:space="0" w:color="auto"/>
                                                                                                    <w:left w:val="none" w:sz="0" w:space="0" w:color="auto"/>
                                                                                                    <w:bottom w:val="none" w:sz="0" w:space="0" w:color="auto"/>
                                                                                                    <w:right w:val="none" w:sz="0" w:space="0" w:color="auto"/>
                                                                                                  </w:divBdr>
                                                                                                </w:div>
                                                                                                <w:div w:id="18167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9419390">
      <w:bodyDiv w:val="1"/>
      <w:marLeft w:val="0"/>
      <w:marRight w:val="0"/>
      <w:marTop w:val="0"/>
      <w:marBottom w:val="0"/>
      <w:divBdr>
        <w:top w:val="none" w:sz="0" w:space="0" w:color="auto"/>
        <w:left w:val="none" w:sz="0" w:space="0" w:color="auto"/>
        <w:bottom w:val="none" w:sz="0" w:space="0" w:color="auto"/>
        <w:right w:val="none" w:sz="0" w:space="0" w:color="auto"/>
      </w:divBdr>
    </w:div>
    <w:div w:id="1523741824">
      <w:bodyDiv w:val="1"/>
      <w:marLeft w:val="0"/>
      <w:marRight w:val="0"/>
      <w:marTop w:val="0"/>
      <w:marBottom w:val="0"/>
      <w:divBdr>
        <w:top w:val="none" w:sz="0" w:space="0" w:color="auto"/>
        <w:left w:val="none" w:sz="0" w:space="0" w:color="auto"/>
        <w:bottom w:val="none" w:sz="0" w:space="0" w:color="auto"/>
        <w:right w:val="none" w:sz="0" w:space="0" w:color="auto"/>
      </w:divBdr>
    </w:div>
    <w:div w:id="1528760233">
      <w:bodyDiv w:val="1"/>
      <w:marLeft w:val="0"/>
      <w:marRight w:val="0"/>
      <w:marTop w:val="0"/>
      <w:marBottom w:val="0"/>
      <w:divBdr>
        <w:top w:val="none" w:sz="0" w:space="0" w:color="auto"/>
        <w:left w:val="none" w:sz="0" w:space="0" w:color="auto"/>
        <w:bottom w:val="none" w:sz="0" w:space="0" w:color="auto"/>
        <w:right w:val="none" w:sz="0" w:space="0" w:color="auto"/>
      </w:divBdr>
    </w:div>
    <w:div w:id="1529219347">
      <w:bodyDiv w:val="1"/>
      <w:marLeft w:val="0"/>
      <w:marRight w:val="0"/>
      <w:marTop w:val="0"/>
      <w:marBottom w:val="0"/>
      <w:divBdr>
        <w:top w:val="none" w:sz="0" w:space="0" w:color="auto"/>
        <w:left w:val="none" w:sz="0" w:space="0" w:color="auto"/>
        <w:bottom w:val="none" w:sz="0" w:space="0" w:color="auto"/>
        <w:right w:val="none" w:sz="0" w:space="0" w:color="auto"/>
      </w:divBdr>
    </w:div>
    <w:div w:id="1539271971">
      <w:bodyDiv w:val="1"/>
      <w:marLeft w:val="0"/>
      <w:marRight w:val="0"/>
      <w:marTop w:val="0"/>
      <w:marBottom w:val="0"/>
      <w:divBdr>
        <w:top w:val="none" w:sz="0" w:space="0" w:color="auto"/>
        <w:left w:val="none" w:sz="0" w:space="0" w:color="auto"/>
        <w:bottom w:val="none" w:sz="0" w:space="0" w:color="auto"/>
        <w:right w:val="none" w:sz="0" w:space="0" w:color="auto"/>
      </w:divBdr>
    </w:div>
    <w:div w:id="1540782330">
      <w:bodyDiv w:val="1"/>
      <w:marLeft w:val="0"/>
      <w:marRight w:val="0"/>
      <w:marTop w:val="0"/>
      <w:marBottom w:val="0"/>
      <w:divBdr>
        <w:top w:val="none" w:sz="0" w:space="0" w:color="auto"/>
        <w:left w:val="none" w:sz="0" w:space="0" w:color="auto"/>
        <w:bottom w:val="none" w:sz="0" w:space="0" w:color="auto"/>
        <w:right w:val="none" w:sz="0" w:space="0" w:color="auto"/>
      </w:divBdr>
    </w:div>
    <w:div w:id="1583904405">
      <w:bodyDiv w:val="1"/>
      <w:marLeft w:val="0"/>
      <w:marRight w:val="0"/>
      <w:marTop w:val="0"/>
      <w:marBottom w:val="0"/>
      <w:divBdr>
        <w:top w:val="none" w:sz="0" w:space="0" w:color="auto"/>
        <w:left w:val="none" w:sz="0" w:space="0" w:color="auto"/>
        <w:bottom w:val="none" w:sz="0" w:space="0" w:color="auto"/>
        <w:right w:val="none" w:sz="0" w:space="0" w:color="auto"/>
      </w:divBdr>
    </w:div>
    <w:div w:id="1585411766">
      <w:bodyDiv w:val="1"/>
      <w:marLeft w:val="0"/>
      <w:marRight w:val="0"/>
      <w:marTop w:val="0"/>
      <w:marBottom w:val="0"/>
      <w:divBdr>
        <w:top w:val="none" w:sz="0" w:space="0" w:color="auto"/>
        <w:left w:val="none" w:sz="0" w:space="0" w:color="auto"/>
        <w:bottom w:val="none" w:sz="0" w:space="0" w:color="auto"/>
        <w:right w:val="none" w:sz="0" w:space="0" w:color="auto"/>
      </w:divBdr>
    </w:div>
    <w:div w:id="1587879467">
      <w:bodyDiv w:val="1"/>
      <w:marLeft w:val="0"/>
      <w:marRight w:val="0"/>
      <w:marTop w:val="0"/>
      <w:marBottom w:val="0"/>
      <w:divBdr>
        <w:top w:val="none" w:sz="0" w:space="0" w:color="auto"/>
        <w:left w:val="none" w:sz="0" w:space="0" w:color="auto"/>
        <w:bottom w:val="none" w:sz="0" w:space="0" w:color="auto"/>
        <w:right w:val="none" w:sz="0" w:space="0" w:color="auto"/>
      </w:divBdr>
    </w:div>
    <w:div w:id="1592929114">
      <w:bodyDiv w:val="1"/>
      <w:marLeft w:val="0"/>
      <w:marRight w:val="0"/>
      <w:marTop w:val="0"/>
      <w:marBottom w:val="0"/>
      <w:divBdr>
        <w:top w:val="none" w:sz="0" w:space="0" w:color="auto"/>
        <w:left w:val="none" w:sz="0" w:space="0" w:color="auto"/>
        <w:bottom w:val="none" w:sz="0" w:space="0" w:color="auto"/>
        <w:right w:val="none" w:sz="0" w:space="0" w:color="auto"/>
      </w:divBdr>
    </w:div>
    <w:div w:id="1629898857">
      <w:bodyDiv w:val="1"/>
      <w:marLeft w:val="0"/>
      <w:marRight w:val="0"/>
      <w:marTop w:val="0"/>
      <w:marBottom w:val="0"/>
      <w:divBdr>
        <w:top w:val="none" w:sz="0" w:space="0" w:color="auto"/>
        <w:left w:val="none" w:sz="0" w:space="0" w:color="auto"/>
        <w:bottom w:val="none" w:sz="0" w:space="0" w:color="auto"/>
        <w:right w:val="none" w:sz="0" w:space="0" w:color="auto"/>
      </w:divBdr>
      <w:divsChild>
        <w:div w:id="1323974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514828">
      <w:bodyDiv w:val="1"/>
      <w:marLeft w:val="0"/>
      <w:marRight w:val="0"/>
      <w:marTop w:val="0"/>
      <w:marBottom w:val="0"/>
      <w:divBdr>
        <w:top w:val="none" w:sz="0" w:space="0" w:color="auto"/>
        <w:left w:val="none" w:sz="0" w:space="0" w:color="auto"/>
        <w:bottom w:val="none" w:sz="0" w:space="0" w:color="auto"/>
        <w:right w:val="none" w:sz="0" w:space="0" w:color="auto"/>
      </w:divBdr>
    </w:div>
    <w:div w:id="1664240514">
      <w:bodyDiv w:val="1"/>
      <w:marLeft w:val="0"/>
      <w:marRight w:val="0"/>
      <w:marTop w:val="0"/>
      <w:marBottom w:val="0"/>
      <w:divBdr>
        <w:top w:val="none" w:sz="0" w:space="0" w:color="auto"/>
        <w:left w:val="none" w:sz="0" w:space="0" w:color="auto"/>
        <w:bottom w:val="none" w:sz="0" w:space="0" w:color="auto"/>
        <w:right w:val="none" w:sz="0" w:space="0" w:color="auto"/>
      </w:divBdr>
      <w:divsChild>
        <w:div w:id="1821573963">
          <w:marLeft w:val="0"/>
          <w:marRight w:val="0"/>
          <w:marTop w:val="0"/>
          <w:marBottom w:val="0"/>
          <w:divBdr>
            <w:top w:val="none" w:sz="0" w:space="0" w:color="auto"/>
            <w:left w:val="none" w:sz="0" w:space="0" w:color="auto"/>
            <w:bottom w:val="none" w:sz="0" w:space="0" w:color="auto"/>
            <w:right w:val="none" w:sz="0" w:space="0" w:color="auto"/>
          </w:divBdr>
          <w:divsChild>
            <w:div w:id="1442802501">
              <w:marLeft w:val="0"/>
              <w:marRight w:val="0"/>
              <w:marTop w:val="0"/>
              <w:marBottom w:val="0"/>
              <w:divBdr>
                <w:top w:val="none" w:sz="0" w:space="0" w:color="auto"/>
                <w:left w:val="none" w:sz="0" w:space="0" w:color="auto"/>
                <w:bottom w:val="none" w:sz="0" w:space="0" w:color="auto"/>
                <w:right w:val="none" w:sz="0" w:space="0" w:color="auto"/>
              </w:divBdr>
              <w:divsChild>
                <w:div w:id="2064517666">
                  <w:marLeft w:val="0"/>
                  <w:marRight w:val="0"/>
                  <w:marTop w:val="0"/>
                  <w:marBottom w:val="0"/>
                  <w:divBdr>
                    <w:top w:val="none" w:sz="0" w:space="0" w:color="auto"/>
                    <w:left w:val="none" w:sz="0" w:space="0" w:color="auto"/>
                    <w:bottom w:val="none" w:sz="0" w:space="0" w:color="auto"/>
                    <w:right w:val="none" w:sz="0" w:space="0" w:color="auto"/>
                  </w:divBdr>
                  <w:divsChild>
                    <w:div w:id="1384409772">
                      <w:marLeft w:val="0"/>
                      <w:marRight w:val="0"/>
                      <w:marTop w:val="0"/>
                      <w:marBottom w:val="0"/>
                      <w:divBdr>
                        <w:top w:val="none" w:sz="0" w:space="0" w:color="auto"/>
                        <w:left w:val="none" w:sz="0" w:space="0" w:color="auto"/>
                        <w:bottom w:val="none" w:sz="0" w:space="0" w:color="auto"/>
                        <w:right w:val="none" w:sz="0" w:space="0" w:color="auto"/>
                      </w:divBdr>
                      <w:divsChild>
                        <w:div w:id="1405109545">
                          <w:marLeft w:val="0"/>
                          <w:marRight w:val="0"/>
                          <w:marTop w:val="0"/>
                          <w:marBottom w:val="0"/>
                          <w:divBdr>
                            <w:top w:val="none" w:sz="0" w:space="0" w:color="auto"/>
                            <w:left w:val="none" w:sz="0" w:space="0" w:color="auto"/>
                            <w:bottom w:val="none" w:sz="0" w:space="0" w:color="auto"/>
                            <w:right w:val="none" w:sz="0" w:space="0" w:color="auto"/>
                          </w:divBdr>
                          <w:divsChild>
                            <w:div w:id="1877111271">
                              <w:marLeft w:val="0"/>
                              <w:marRight w:val="0"/>
                              <w:marTop w:val="0"/>
                              <w:marBottom w:val="0"/>
                              <w:divBdr>
                                <w:top w:val="none" w:sz="0" w:space="0" w:color="auto"/>
                                <w:left w:val="none" w:sz="0" w:space="0" w:color="auto"/>
                                <w:bottom w:val="none" w:sz="0" w:space="0" w:color="auto"/>
                                <w:right w:val="none" w:sz="0" w:space="0" w:color="auto"/>
                              </w:divBdr>
                              <w:divsChild>
                                <w:div w:id="1823500945">
                                  <w:marLeft w:val="0"/>
                                  <w:marRight w:val="0"/>
                                  <w:marTop w:val="0"/>
                                  <w:marBottom w:val="0"/>
                                  <w:divBdr>
                                    <w:top w:val="none" w:sz="0" w:space="0" w:color="auto"/>
                                    <w:left w:val="none" w:sz="0" w:space="0" w:color="auto"/>
                                    <w:bottom w:val="none" w:sz="0" w:space="0" w:color="auto"/>
                                    <w:right w:val="none" w:sz="0" w:space="0" w:color="auto"/>
                                  </w:divBdr>
                                  <w:divsChild>
                                    <w:div w:id="797797830">
                                      <w:marLeft w:val="0"/>
                                      <w:marRight w:val="0"/>
                                      <w:marTop w:val="0"/>
                                      <w:marBottom w:val="0"/>
                                      <w:divBdr>
                                        <w:top w:val="none" w:sz="0" w:space="0" w:color="auto"/>
                                        <w:left w:val="none" w:sz="0" w:space="0" w:color="auto"/>
                                        <w:bottom w:val="none" w:sz="0" w:space="0" w:color="auto"/>
                                        <w:right w:val="none" w:sz="0" w:space="0" w:color="auto"/>
                                      </w:divBdr>
                                      <w:divsChild>
                                        <w:div w:id="365906316">
                                          <w:marLeft w:val="0"/>
                                          <w:marRight w:val="0"/>
                                          <w:marTop w:val="0"/>
                                          <w:marBottom w:val="0"/>
                                          <w:divBdr>
                                            <w:top w:val="none" w:sz="0" w:space="0" w:color="auto"/>
                                            <w:left w:val="none" w:sz="0" w:space="0" w:color="auto"/>
                                            <w:bottom w:val="none" w:sz="0" w:space="0" w:color="auto"/>
                                            <w:right w:val="none" w:sz="0" w:space="0" w:color="auto"/>
                                          </w:divBdr>
                                          <w:divsChild>
                                            <w:div w:id="968902765">
                                              <w:marLeft w:val="0"/>
                                              <w:marRight w:val="0"/>
                                              <w:marTop w:val="0"/>
                                              <w:marBottom w:val="0"/>
                                              <w:divBdr>
                                                <w:top w:val="none" w:sz="0" w:space="0" w:color="auto"/>
                                                <w:left w:val="none" w:sz="0" w:space="0" w:color="auto"/>
                                                <w:bottom w:val="none" w:sz="0" w:space="0" w:color="auto"/>
                                                <w:right w:val="none" w:sz="0" w:space="0" w:color="auto"/>
                                              </w:divBdr>
                                              <w:divsChild>
                                                <w:div w:id="1236479791">
                                                  <w:marLeft w:val="0"/>
                                                  <w:marRight w:val="0"/>
                                                  <w:marTop w:val="0"/>
                                                  <w:marBottom w:val="0"/>
                                                  <w:divBdr>
                                                    <w:top w:val="none" w:sz="0" w:space="0" w:color="auto"/>
                                                    <w:left w:val="none" w:sz="0" w:space="0" w:color="auto"/>
                                                    <w:bottom w:val="none" w:sz="0" w:space="0" w:color="auto"/>
                                                    <w:right w:val="none" w:sz="0" w:space="0" w:color="auto"/>
                                                  </w:divBdr>
                                                  <w:divsChild>
                                                    <w:div w:id="1019963621">
                                                      <w:marLeft w:val="0"/>
                                                      <w:marRight w:val="0"/>
                                                      <w:marTop w:val="0"/>
                                                      <w:marBottom w:val="0"/>
                                                      <w:divBdr>
                                                        <w:top w:val="none" w:sz="0" w:space="0" w:color="auto"/>
                                                        <w:left w:val="none" w:sz="0" w:space="0" w:color="auto"/>
                                                        <w:bottom w:val="none" w:sz="0" w:space="0" w:color="auto"/>
                                                        <w:right w:val="none" w:sz="0" w:space="0" w:color="auto"/>
                                                      </w:divBdr>
                                                      <w:divsChild>
                                                        <w:div w:id="48193761">
                                                          <w:marLeft w:val="0"/>
                                                          <w:marRight w:val="0"/>
                                                          <w:marTop w:val="0"/>
                                                          <w:marBottom w:val="0"/>
                                                          <w:divBdr>
                                                            <w:top w:val="none" w:sz="0" w:space="0" w:color="auto"/>
                                                            <w:left w:val="none" w:sz="0" w:space="0" w:color="auto"/>
                                                            <w:bottom w:val="none" w:sz="0" w:space="0" w:color="auto"/>
                                                            <w:right w:val="none" w:sz="0" w:space="0" w:color="auto"/>
                                                          </w:divBdr>
                                                          <w:divsChild>
                                                            <w:div w:id="1683359387">
                                                              <w:marLeft w:val="0"/>
                                                              <w:marRight w:val="0"/>
                                                              <w:marTop w:val="0"/>
                                                              <w:marBottom w:val="0"/>
                                                              <w:divBdr>
                                                                <w:top w:val="none" w:sz="0" w:space="0" w:color="auto"/>
                                                                <w:left w:val="none" w:sz="0" w:space="0" w:color="auto"/>
                                                                <w:bottom w:val="none" w:sz="0" w:space="0" w:color="auto"/>
                                                                <w:right w:val="none" w:sz="0" w:space="0" w:color="auto"/>
                                                              </w:divBdr>
                                                              <w:divsChild>
                                                                <w:div w:id="266159185">
                                                                  <w:marLeft w:val="0"/>
                                                                  <w:marRight w:val="0"/>
                                                                  <w:marTop w:val="0"/>
                                                                  <w:marBottom w:val="0"/>
                                                                  <w:divBdr>
                                                                    <w:top w:val="none" w:sz="0" w:space="0" w:color="auto"/>
                                                                    <w:left w:val="none" w:sz="0" w:space="0" w:color="auto"/>
                                                                    <w:bottom w:val="none" w:sz="0" w:space="0" w:color="auto"/>
                                                                    <w:right w:val="none" w:sz="0" w:space="0" w:color="auto"/>
                                                                  </w:divBdr>
                                                                  <w:divsChild>
                                                                    <w:div w:id="1216816064">
                                                                      <w:marLeft w:val="0"/>
                                                                      <w:marRight w:val="0"/>
                                                                      <w:marTop w:val="0"/>
                                                                      <w:marBottom w:val="0"/>
                                                                      <w:divBdr>
                                                                        <w:top w:val="none" w:sz="0" w:space="0" w:color="auto"/>
                                                                        <w:left w:val="none" w:sz="0" w:space="0" w:color="auto"/>
                                                                        <w:bottom w:val="none" w:sz="0" w:space="0" w:color="auto"/>
                                                                        <w:right w:val="none" w:sz="0" w:space="0" w:color="auto"/>
                                                                      </w:divBdr>
                                                                      <w:divsChild>
                                                                        <w:div w:id="40793358">
                                                                          <w:marLeft w:val="0"/>
                                                                          <w:marRight w:val="0"/>
                                                                          <w:marTop w:val="0"/>
                                                                          <w:marBottom w:val="0"/>
                                                                          <w:divBdr>
                                                                            <w:top w:val="none" w:sz="0" w:space="0" w:color="auto"/>
                                                                            <w:left w:val="none" w:sz="0" w:space="0" w:color="auto"/>
                                                                            <w:bottom w:val="none" w:sz="0" w:space="0" w:color="auto"/>
                                                                            <w:right w:val="none" w:sz="0" w:space="0" w:color="auto"/>
                                                                          </w:divBdr>
                                                                          <w:divsChild>
                                                                            <w:div w:id="390730850">
                                                                              <w:marLeft w:val="0"/>
                                                                              <w:marRight w:val="0"/>
                                                                              <w:marTop w:val="0"/>
                                                                              <w:marBottom w:val="0"/>
                                                                              <w:divBdr>
                                                                                <w:top w:val="none" w:sz="0" w:space="0" w:color="auto"/>
                                                                                <w:left w:val="none" w:sz="0" w:space="0" w:color="auto"/>
                                                                                <w:bottom w:val="none" w:sz="0" w:space="0" w:color="auto"/>
                                                                                <w:right w:val="none" w:sz="0" w:space="0" w:color="auto"/>
                                                                              </w:divBdr>
                                                                              <w:divsChild>
                                                                                <w:div w:id="1279217096">
                                                                                  <w:marLeft w:val="0"/>
                                                                                  <w:marRight w:val="0"/>
                                                                                  <w:marTop w:val="0"/>
                                                                                  <w:marBottom w:val="0"/>
                                                                                  <w:divBdr>
                                                                                    <w:top w:val="none" w:sz="0" w:space="0" w:color="auto"/>
                                                                                    <w:left w:val="none" w:sz="0" w:space="0" w:color="auto"/>
                                                                                    <w:bottom w:val="none" w:sz="0" w:space="0" w:color="auto"/>
                                                                                    <w:right w:val="none" w:sz="0" w:space="0" w:color="auto"/>
                                                                                  </w:divBdr>
                                                                                  <w:divsChild>
                                                                                    <w:div w:id="1888908201">
                                                                                      <w:marLeft w:val="0"/>
                                                                                      <w:marRight w:val="0"/>
                                                                                      <w:marTop w:val="0"/>
                                                                                      <w:marBottom w:val="0"/>
                                                                                      <w:divBdr>
                                                                                        <w:top w:val="none" w:sz="0" w:space="0" w:color="auto"/>
                                                                                        <w:left w:val="none" w:sz="0" w:space="0" w:color="auto"/>
                                                                                        <w:bottom w:val="none" w:sz="0" w:space="0" w:color="auto"/>
                                                                                        <w:right w:val="none" w:sz="0" w:space="0" w:color="auto"/>
                                                                                      </w:divBdr>
                                                                                      <w:divsChild>
                                                                                        <w:div w:id="1550258954">
                                                                                          <w:marLeft w:val="0"/>
                                                                                          <w:marRight w:val="0"/>
                                                                                          <w:marTop w:val="0"/>
                                                                                          <w:marBottom w:val="0"/>
                                                                                          <w:divBdr>
                                                                                            <w:top w:val="none" w:sz="0" w:space="0" w:color="auto"/>
                                                                                            <w:left w:val="none" w:sz="0" w:space="0" w:color="auto"/>
                                                                                            <w:bottom w:val="none" w:sz="0" w:space="0" w:color="auto"/>
                                                                                            <w:right w:val="none" w:sz="0" w:space="0" w:color="auto"/>
                                                                                          </w:divBdr>
                                                                                          <w:divsChild>
                                                                                            <w:div w:id="894118794">
                                                                                              <w:marLeft w:val="0"/>
                                                                                              <w:marRight w:val="0"/>
                                                                                              <w:marTop w:val="0"/>
                                                                                              <w:marBottom w:val="0"/>
                                                                                              <w:divBdr>
                                                                                                <w:top w:val="none" w:sz="0" w:space="0" w:color="auto"/>
                                                                                                <w:left w:val="none" w:sz="0" w:space="0" w:color="auto"/>
                                                                                                <w:bottom w:val="none" w:sz="0" w:space="0" w:color="auto"/>
                                                                                                <w:right w:val="none" w:sz="0" w:space="0" w:color="auto"/>
                                                                                              </w:divBdr>
                                                                                              <w:divsChild>
                                                                                                <w:div w:id="6837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4475018">
      <w:bodyDiv w:val="1"/>
      <w:marLeft w:val="0"/>
      <w:marRight w:val="0"/>
      <w:marTop w:val="0"/>
      <w:marBottom w:val="0"/>
      <w:divBdr>
        <w:top w:val="none" w:sz="0" w:space="0" w:color="auto"/>
        <w:left w:val="none" w:sz="0" w:space="0" w:color="auto"/>
        <w:bottom w:val="none" w:sz="0" w:space="0" w:color="auto"/>
        <w:right w:val="none" w:sz="0" w:space="0" w:color="auto"/>
      </w:divBdr>
    </w:div>
    <w:div w:id="1694917443">
      <w:bodyDiv w:val="1"/>
      <w:marLeft w:val="0"/>
      <w:marRight w:val="0"/>
      <w:marTop w:val="0"/>
      <w:marBottom w:val="0"/>
      <w:divBdr>
        <w:top w:val="none" w:sz="0" w:space="0" w:color="auto"/>
        <w:left w:val="none" w:sz="0" w:space="0" w:color="auto"/>
        <w:bottom w:val="none" w:sz="0" w:space="0" w:color="auto"/>
        <w:right w:val="none" w:sz="0" w:space="0" w:color="auto"/>
      </w:divBdr>
    </w:div>
    <w:div w:id="1715151844">
      <w:bodyDiv w:val="1"/>
      <w:marLeft w:val="0"/>
      <w:marRight w:val="0"/>
      <w:marTop w:val="0"/>
      <w:marBottom w:val="0"/>
      <w:divBdr>
        <w:top w:val="none" w:sz="0" w:space="0" w:color="auto"/>
        <w:left w:val="none" w:sz="0" w:space="0" w:color="auto"/>
        <w:bottom w:val="none" w:sz="0" w:space="0" w:color="auto"/>
        <w:right w:val="none" w:sz="0" w:space="0" w:color="auto"/>
      </w:divBdr>
    </w:div>
    <w:div w:id="1718891081">
      <w:bodyDiv w:val="1"/>
      <w:marLeft w:val="0"/>
      <w:marRight w:val="0"/>
      <w:marTop w:val="0"/>
      <w:marBottom w:val="0"/>
      <w:divBdr>
        <w:top w:val="none" w:sz="0" w:space="0" w:color="auto"/>
        <w:left w:val="none" w:sz="0" w:space="0" w:color="auto"/>
        <w:bottom w:val="none" w:sz="0" w:space="0" w:color="auto"/>
        <w:right w:val="none" w:sz="0" w:space="0" w:color="auto"/>
      </w:divBdr>
      <w:divsChild>
        <w:div w:id="1466318421">
          <w:marLeft w:val="0"/>
          <w:marRight w:val="0"/>
          <w:marTop w:val="0"/>
          <w:marBottom w:val="0"/>
          <w:divBdr>
            <w:top w:val="none" w:sz="0" w:space="0" w:color="auto"/>
            <w:left w:val="none" w:sz="0" w:space="0" w:color="auto"/>
            <w:bottom w:val="none" w:sz="0" w:space="0" w:color="auto"/>
            <w:right w:val="none" w:sz="0" w:space="0" w:color="auto"/>
          </w:divBdr>
          <w:divsChild>
            <w:div w:id="41947600">
              <w:marLeft w:val="0"/>
              <w:marRight w:val="0"/>
              <w:marTop w:val="0"/>
              <w:marBottom w:val="0"/>
              <w:divBdr>
                <w:top w:val="none" w:sz="0" w:space="0" w:color="auto"/>
                <w:left w:val="none" w:sz="0" w:space="0" w:color="auto"/>
                <w:bottom w:val="none" w:sz="0" w:space="0" w:color="auto"/>
                <w:right w:val="none" w:sz="0" w:space="0" w:color="auto"/>
              </w:divBdr>
              <w:divsChild>
                <w:div w:id="1962762006">
                  <w:marLeft w:val="0"/>
                  <w:marRight w:val="0"/>
                  <w:marTop w:val="0"/>
                  <w:marBottom w:val="0"/>
                  <w:divBdr>
                    <w:top w:val="none" w:sz="0" w:space="0" w:color="auto"/>
                    <w:left w:val="none" w:sz="0" w:space="0" w:color="auto"/>
                    <w:bottom w:val="none" w:sz="0" w:space="0" w:color="auto"/>
                    <w:right w:val="none" w:sz="0" w:space="0" w:color="auto"/>
                  </w:divBdr>
                  <w:divsChild>
                    <w:div w:id="2704352">
                      <w:marLeft w:val="0"/>
                      <w:marRight w:val="0"/>
                      <w:marTop w:val="0"/>
                      <w:marBottom w:val="0"/>
                      <w:divBdr>
                        <w:top w:val="none" w:sz="0" w:space="0" w:color="auto"/>
                        <w:left w:val="none" w:sz="0" w:space="0" w:color="auto"/>
                        <w:bottom w:val="none" w:sz="0" w:space="0" w:color="auto"/>
                        <w:right w:val="none" w:sz="0" w:space="0" w:color="auto"/>
                      </w:divBdr>
                      <w:divsChild>
                        <w:div w:id="99381423">
                          <w:marLeft w:val="0"/>
                          <w:marRight w:val="0"/>
                          <w:marTop w:val="0"/>
                          <w:marBottom w:val="0"/>
                          <w:divBdr>
                            <w:top w:val="none" w:sz="0" w:space="0" w:color="auto"/>
                            <w:left w:val="none" w:sz="0" w:space="0" w:color="auto"/>
                            <w:bottom w:val="none" w:sz="0" w:space="0" w:color="auto"/>
                            <w:right w:val="none" w:sz="0" w:space="0" w:color="auto"/>
                          </w:divBdr>
                          <w:divsChild>
                            <w:div w:id="1042023805">
                              <w:marLeft w:val="0"/>
                              <w:marRight w:val="0"/>
                              <w:marTop w:val="0"/>
                              <w:marBottom w:val="0"/>
                              <w:divBdr>
                                <w:top w:val="none" w:sz="0" w:space="0" w:color="auto"/>
                                <w:left w:val="none" w:sz="0" w:space="0" w:color="auto"/>
                                <w:bottom w:val="none" w:sz="0" w:space="0" w:color="auto"/>
                                <w:right w:val="none" w:sz="0" w:space="0" w:color="auto"/>
                              </w:divBdr>
                              <w:divsChild>
                                <w:div w:id="257830733">
                                  <w:marLeft w:val="0"/>
                                  <w:marRight w:val="0"/>
                                  <w:marTop w:val="0"/>
                                  <w:marBottom w:val="0"/>
                                  <w:divBdr>
                                    <w:top w:val="none" w:sz="0" w:space="0" w:color="auto"/>
                                    <w:left w:val="none" w:sz="0" w:space="0" w:color="auto"/>
                                    <w:bottom w:val="none" w:sz="0" w:space="0" w:color="auto"/>
                                    <w:right w:val="none" w:sz="0" w:space="0" w:color="auto"/>
                                  </w:divBdr>
                                  <w:divsChild>
                                    <w:div w:id="1553880787">
                                      <w:marLeft w:val="0"/>
                                      <w:marRight w:val="0"/>
                                      <w:marTop w:val="0"/>
                                      <w:marBottom w:val="0"/>
                                      <w:divBdr>
                                        <w:top w:val="none" w:sz="0" w:space="0" w:color="auto"/>
                                        <w:left w:val="none" w:sz="0" w:space="0" w:color="auto"/>
                                        <w:bottom w:val="none" w:sz="0" w:space="0" w:color="auto"/>
                                        <w:right w:val="none" w:sz="0" w:space="0" w:color="auto"/>
                                      </w:divBdr>
                                      <w:divsChild>
                                        <w:div w:id="1263995176">
                                          <w:marLeft w:val="0"/>
                                          <w:marRight w:val="0"/>
                                          <w:marTop w:val="0"/>
                                          <w:marBottom w:val="0"/>
                                          <w:divBdr>
                                            <w:top w:val="none" w:sz="0" w:space="0" w:color="auto"/>
                                            <w:left w:val="none" w:sz="0" w:space="0" w:color="auto"/>
                                            <w:bottom w:val="none" w:sz="0" w:space="0" w:color="auto"/>
                                            <w:right w:val="none" w:sz="0" w:space="0" w:color="auto"/>
                                          </w:divBdr>
                                          <w:divsChild>
                                            <w:div w:id="729577102">
                                              <w:marLeft w:val="0"/>
                                              <w:marRight w:val="0"/>
                                              <w:marTop w:val="0"/>
                                              <w:marBottom w:val="0"/>
                                              <w:divBdr>
                                                <w:top w:val="none" w:sz="0" w:space="0" w:color="auto"/>
                                                <w:left w:val="none" w:sz="0" w:space="0" w:color="auto"/>
                                                <w:bottom w:val="none" w:sz="0" w:space="0" w:color="auto"/>
                                                <w:right w:val="none" w:sz="0" w:space="0" w:color="auto"/>
                                              </w:divBdr>
                                              <w:divsChild>
                                                <w:div w:id="1876967676">
                                                  <w:marLeft w:val="0"/>
                                                  <w:marRight w:val="0"/>
                                                  <w:marTop w:val="0"/>
                                                  <w:marBottom w:val="0"/>
                                                  <w:divBdr>
                                                    <w:top w:val="none" w:sz="0" w:space="0" w:color="auto"/>
                                                    <w:left w:val="none" w:sz="0" w:space="0" w:color="auto"/>
                                                    <w:bottom w:val="none" w:sz="0" w:space="0" w:color="auto"/>
                                                    <w:right w:val="none" w:sz="0" w:space="0" w:color="auto"/>
                                                  </w:divBdr>
                                                  <w:divsChild>
                                                    <w:div w:id="397827992">
                                                      <w:marLeft w:val="0"/>
                                                      <w:marRight w:val="0"/>
                                                      <w:marTop w:val="0"/>
                                                      <w:marBottom w:val="0"/>
                                                      <w:divBdr>
                                                        <w:top w:val="none" w:sz="0" w:space="0" w:color="auto"/>
                                                        <w:left w:val="none" w:sz="0" w:space="0" w:color="auto"/>
                                                        <w:bottom w:val="none" w:sz="0" w:space="0" w:color="auto"/>
                                                        <w:right w:val="none" w:sz="0" w:space="0" w:color="auto"/>
                                                      </w:divBdr>
                                                      <w:divsChild>
                                                        <w:div w:id="1982155408">
                                                          <w:marLeft w:val="0"/>
                                                          <w:marRight w:val="0"/>
                                                          <w:marTop w:val="0"/>
                                                          <w:marBottom w:val="0"/>
                                                          <w:divBdr>
                                                            <w:top w:val="none" w:sz="0" w:space="0" w:color="auto"/>
                                                            <w:left w:val="none" w:sz="0" w:space="0" w:color="auto"/>
                                                            <w:bottom w:val="none" w:sz="0" w:space="0" w:color="auto"/>
                                                            <w:right w:val="none" w:sz="0" w:space="0" w:color="auto"/>
                                                          </w:divBdr>
                                                          <w:divsChild>
                                                            <w:div w:id="809861055">
                                                              <w:marLeft w:val="0"/>
                                                              <w:marRight w:val="0"/>
                                                              <w:marTop w:val="0"/>
                                                              <w:marBottom w:val="0"/>
                                                              <w:divBdr>
                                                                <w:top w:val="none" w:sz="0" w:space="0" w:color="auto"/>
                                                                <w:left w:val="none" w:sz="0" w:space="0" w:color="auto"/>
                                                                <w:bottom w:val="none" w:sz="0" w:space="0" w:color="auto"/>
                                                                <w:right w:val="none" w:sz="0" w:space="0" w:color="auto"/>
                                                              </w:divBdr>
                                                              <w:divsChild>
                                                                <w:div w:id="907691364">
                                                                  <w:marLeft w:val="0"/>
                                                                  <w:marRight w:val="0"/>
                                                                  <w:marTop w:val="0"/>
                                                                  <w:marBottom w:val="0"/>
                                                                  <w:divBdr>
                                                                    <w:top w:val="none" w:sz="0" w:space="0" w:color="auto"/>
                                                                    <w:left w:val="none" w:sz="0" w:space="0" w:color="auto"/>
                                                                    <w:bottom w:val="none" w:sz="0" w:space="0" w:color="auto"/>
                                                                    <w:right w:val="none" w:sz="0" w:space="0" w:color="auto"/>
                                                                  </w:divBdr>
                                                                  <w:divsChild>
                                                                    <w:div w:id="1194735634">
                                                                      <w:marLeft w:val="0"/>
                                                                      <w:marRight w:val="0"/>
                                                                      <w:marTop w:val="0"/>
                                                                      <w:marBottom w:val="0"/>
                                                                      <w:divBdr>
                                                                        <w:top w:val="none" w:sz="0" w:space="0" w:color="auto"/>
                                                                        <w:left w:val="none" w:sz="0" w:space="0" w:color="auto"/>
                                                                        <w:bottom w:val="none" w:sz="0" w:space="0" w:color="auto"/>
                                                                        <w:right w:val="none" w:sz="0" w:space="0" w:color="auto"/>
                                                                      </w:divBdr>
                                                                      <w:divsChild>
                                                                        <w:div w:id="181432189">
                                                                          <w:marLeft w:val="0"/>
                                                                          <w:marRight w:val="0"/>
                                                                          <w:marTop w:val="0"/>
                                                                          <w:marBottom w:val="0"/>
                                                                          <w:divBdr>
                                                                            <w:top w:val="none" w:sz="0" w:space="0" w:color="auto"/>
                                                                            <w:left w:val="none" w:sz="0" w:space="0" w:color="auto"/>
                                                                            <w:bottom w:val="none" w:sz="0" w:space="0" w:color="auto"/>
                                                                            <w:right w:val="none" w:sz="0" w:space="0" w:color="auto"/>
                                                                          </w:divBdr>
                                                                          <w:divsChild>
                                                                            <w:div w:id="511341092">
                                                                              <w:marLeft w:val="0"/>
                                                                              <w:marRight w:val="0"/>
                                                                              <w:marTop w:val="0"/>
                                                                              <w:marBottom w:val="0"/>
                                                                              <w:divBdr>
                                                                                <w:top w:val="none" w:sz="0" w:space="0" w:color="auto"/>
                                                                                <w:left w:val="none" w:sz="0" w:space="0" w:color="auto"/>
                                                                                <w:bottom w:val="none" w:sz="0" w:space="0" w:color="auto"/>
                                                                                <w:right w:val="none" w:sz="0" w:space="0" w:color="auto"/>
                                                                              </w:divBdr>
                                                                              <w:divsChild>
                                                                                <w:div w:id="696856043">
                                                                                  <w:marLeft w:val="0"/>
                                                                                  <w:marRight w:val="0"/>
                                                                                  <w:marTop w:val="0"/>
                                                                                  <w:marBottom w:val="0"/>
                                                                                  <w:divBdr>
                                                                                    <w:top w:val="none" w:sz="0" w:space="0" w:color="auto"/>
                                                                                    <w:left w:val="none" w:sz="0" w:space="0" w:color="auto"/>
                                                                                    <w:bottom w:val="none" w:sz="0" w:space="0" w:color="auto"/>
                                                                                    <w:right w:val="none" w:sz="0" w:space="0" w:color="auto"/>
                                                                                  </w:divBdr>
                                                                                  <w:divsChild>
                                                                                    <w:div w:id="652638514">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83772560">
                                                                                              <w:marLeft w:val="0"/>
                                                                                              <w:marRight w:val="0"/>
                                                                                              <w:marTop w:val="0"/>
                                                                                              <w:marBottom w:val="0"/>
                                                                                              <w:divBdr>
                                                                                                <w:top w:val="none" w:sz="0" w:space="0" w:color="auto"/>
                                                                                                <w:left w:val="none" w:sz="0" w:space="0" w:color="auto"/>
                                                                                                <w:bottom w:val="none" w:sz="0" w:space="0" w:color="auto"/>
                                                                                                <w:right w:val="none" w:sz="0" w:space="0" w:color="auto"/>
                                                                                              </w:divBdr>
                                                                                              <w:divsChild>
                                                                                                <w:div w:id="282351665">
                                                                                                  <w:marLeft w:val="1440"/>
                                                                                                  <w:marRight w:val="0"/>
                                                                                                  <w:marTop w:val="0"/>
                                                                                                  <w:marBottom w:val="120"/>
                                                                                                  <w:divBdr>
                                                                                                    <w:top w:val="none" w:sz="0" w:space="0" w:color="auto"/>
                                                                                                    <w:left w:val="none" w:sz="0" w:space="0" w:color="auto"/>
                                                                                                    <w:bottom w:val="none" w:sz="0" w:space="0" w:color="auto"/>
                                                                                                    <w:right w:val="none" w:sz="0" w:space="0" w:color="auto"/>
                                                                                                  </w:divBdr>
                                                                                                </w:div>
                                                                                                <w:div w:id="350374101">
                                                                                                  <w:marLeft w:val="833"/>
                                                                                                  <w:marRight w:val="0"/>
                                                                                                  <w:marTop w:val="0"/>
                                                                                                  <w:marBottom w:val="120"/>
                                                                                                  <w:divBdr>
                                                                                                    <w:top w:val="none" w:sz="0" w:space="0" w:color="auto"/>
                                                                                                    <w:left w:val="none" w:sz="0" w:space="0" w:color="auto"/>
                                                                                                    <w:bottom w:val="none" w:sz="0" w:space="0" w:color="auto"/>
                                                                                                    <w:right w:val="none" w:sz="0" w:space="0" w:color="auto"/>
                                                                                                  </w:divBdr>
                                                                                                </w:div>
                                                                                                <w:div w:id="364989518">
                                                                                                  <w:marLeft w:val="0"/>
                                                                                                  <w:marRight w:val="0"/>
                                                                                                  <w:marTop w:val="0"/>
                                                                                                  <w:marBottom w:val="0"/>
                                                                                                  <w:divBdr>
                                                                                                    <w:top w:val="none" w:sz="0" w:space="0" w:color="auto"/>
                                                                                                    <w:left w:val="none" w:sz="0" w:space="0" w:color="auto"/>
                                                                                                    <w:bottom w:val="none" w:sz="0" w:space="0" w:color="auto"/>
                                                                                                    <w:right w:val="none" w:sz="0" w:space="0" w:color="auto"/>
                                                                                                  </w:divBdr>
                                                                                                </w:div>
                                                                                                <w:div w:id="523596702">
                                                                                                  <w:marLeft w:val="833"/>
                                                                                                  <w:marRight w:val="0"/>
                                                                                                  <w:marTop w:val="0"/>
                                                                                                  <w:marBottom w:val="120"/>
                                                                                                  <w:divBdr>
                                                                                                    <w:top w:val="none" w:sz="0" w:space="0" w:color="auto"/>
                                                                                                    <w:left w:val="none" w:sz="0" w:space="0" w:color="auto"/>
                                                                                                    <w:bottom w:val="none" w:sz="0" w:space="0" w:color="auto"/>
                                                                                                    <w:right w:val="none" w:sz="0" w:space="0" w:color="auto"/>
                                                                                                  </w:divBdr>
                                                                                                </w:div>
                                                                                                <w:div w:id="698625728">
                                                                                                  <w:marLeft w:val="833"/>
                                                                                                  <w:marRight w:val="0"/>
                                                                                                  <w:marTop w:val="0"/>
                                                                                                  <w:marBottom w:val="120"/>
                                                                                                  <w:divBdr>
                                                                                                    <w:top w:val="none" w:sz="0" w:space="0" w:color="auto"/>
                                                                                                    <w:left w:val="none" w:sz="0" w:space="0" w:color="auto"/>
                                                                                                    <w:bottom w:val="none" w:sz="0" w:space="0" w:color="auto"/>
                                                                                                    <w:right w:val="none" w:sz="0" w:space="0" w:color="auto"/>
                                                                                                  </w:divBdr>
                                                                                                </w:div>
                                                                                                <w:div w:id="1282491214">
                                                                                                  <w:marLeft w:val="833"/>
                                                                                                  <w:marRight w:val="0"/>
                                                                                                  <w:marTop w:val="0"/>
                                                                                                  <w:marBottom w:val="120"/>
                                                                                                  <w:divBdr>
                                                                                                    <w:top w:val="none" w:sz="0" w:space="0" w:color="auto"/>
                                                                                                    <w:left w:val="none" w:sz="0" w:space="0" w:color="auto"/>
                                                                                                    <w:bottom w:val="none" w:sz="0" w:space="0" w:color="auto"/>
                                                                                                    <w:right w:val="none" w:sz="0" w:space="0" w:color="auto"/>
                                                                                                  </w:divBdr>
                                                                                                </w:div>
                                                                                                <w:div w:id="1940288501">
                                                                                                  <w:marLeft w:val="1440"/>
                                                                                                  <w:marRight w:val="0"/>
                                                                                                  <w:marTop w:val="0"/>
                                                                                                  <w:marBottom w:val="120"/>
                                                                                                  <w:divBdr>
                                                                                                    <w:top w:val="none" w:sz="0" w:space="0" w:color="auto"/>
                                                                                                    <w:left w:val="none" w:sz="0" w:space="0" w:color="auto"/>
                                                                                                    <w:bottom w:val="none" w:sz="0" w:space="0" w:color="auto"/>
                                                                                                    <w:right w:val="none" w:sz="0" w:space="0" w:color="auto"/>
                                                                                                  </w:divBdr>
                                                                                                </w:div>
                                                                                                <w:div w:id="2003699221">
                                                                                                  <w:marLeft w:val="833"/>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3591442">
      <w:bodyDiv w:val="1"/>
      <w:marLeft w:val="0"/>
      <w:marRight w:val="0"/>
      <w:marTop w:val="0"/>
      <w:marBottom w:val="0"/>
      <w:divBdr>
        <w:top w:val="none" w:sz="0" w:space="0" w:color="auto"/>
        <w:left w:val="none" w:sz="0" w:space="0" w:color="auto"/>
        <w:bottom w:val="none" w:sz="0" w:space="0" w:color="auto"/>
        <w:right w:val="none" w:sz="0" w:space="0" w:color="auto"/>
      </w:divBdr>
    </w:div>
    <w:div w:id="1841581925">
      <w:bodyDiv w:val="1"/>
      <w:marLeft w:val="0"/>
      <w:marRight w:val="0"/>
      <w:marTop w:val="0"/>
      <w:marBottom w:val="0"/>
      <w:divBdr>
        <w:top w:val="none" w:sz="0" w:space="0" w:color="auto"/>
        <w:left w:val="none" w:sz="0" w:space="0" w:color="auto"/>
        <w:bottom w:val="none" w:sz="0" w:space="0" w:color="auto"/>
        <w:right w:val="none" w:sz="0" w:space="0" w:color="auto"/>
      </w:divBdr>
    </w:div>
    <w:div w:id="1860505310">
      <w:bodyDiv w:val="1"/>
      <w:marLeft w:val="0"/>
      <w:marRight w:val="0"/>
      <w:marTop w:val="0"/>
      <w:marBottom w:val="0"/>
      <w:divBdr>
        <w:top w:val="none" w:sz="0" w:space="0" w:color="auto"/>
        <w:left w:val="none" w:sz="0" w:space="0" w:color="auto"/>
        <w:bottom w:val="none" w:sz="0" w:space="0" w:color="auto"/>
        <w:right w:val="none" w:sz="0" w:space="0" w:color="auto"/>
      </w:divBdr>
    </w:div>
    <w:div w:id="1909267961">
      <w:bodyDiv w:val="1"/>
      <w:marLeft w:val="0"/>
      <w:marRight w:val="0"/>
      <w:marTop w:val="0"/>
      <w:marBottom w:val="0"/>
      <w:divBdr>
        <w:top w:val="none" w:sz="0" w:space="0" w:color="auto"/>
        <w:left w:val="none" w:sz="0" w:space="0" w:color="auto"/>
        <w:bottom w:val="none" w:sz="0" w:space="0" w:color="auto"/>
        <w:right w:val="none" w:sz="0" w:space="0" w:color="auto"/>
      </w:divBdr>
    </w:div>
    <w:div w:id="1934048379">
      <w:bodyDiv w:val="1"/>
      <w:marLeft w:val="0"/>
      <w:marRight w:val="0"/>
      <w:marTop w:val="0"/>
      <w:marBottom w:val="0"/>
      <w:divBdr>
        <w:top w:val="none" w:sz="0" w:space="0" w:color="auto"/>
        <w:left w:val="none" w:sz="0" w:space="0" w:color="auto"/>
        <w:bottom w:val="none" w:sz="0" w:space="0" w:color="auto"/>
        <w:right w:val="none" w:sz="0" w:space="0" w:color="auto"/>
      </w:divBdr>
    </w:div>
    <w:div w:id="1938324087">
      <w:bodyDiv w:val="1"/>
      <w:marLeft w:val="0"/>
      <w:marRight w:val="0"/>
      <w:marTop w:val="0"/>
      <w:marBottom w:val="0"/>
      <w:divBdr>
        <w:top w:val="none" w:sz="0" w:space="0" w:color="auto"/>
        <w:left w:val="none" w:sz="0" w:space="0" w:color="auto"/>
        <w:bottom w:val="none" w:sz="0" w:space="0" w:color="auto"/>
        <w:right w:val="none" w:sz="0" w:space="0" w:color="auto"/>
      </w:divBdr>
    </w:div>
    <w:div w:id="1994329073">
      <w:bodyDiv w:val="1"/>
      <w:marLeft w:val="0"/>
      <w:marRight w:val="0"/>
      <w:marTop w:val="0"/>
      <w:marBottom w:val="0"/>
      <w:divBdr>
        <w:top w:val="none" w:sz="0" w:space="0" w:color="auto"/>
        <w:left w:val="none" w:sz="0" w:space="0" w:color="auto"/>
        <w:bottom w:val="none" w:sz="0" w:space="0" w:color="auto"/>
        <w:right w:val="none" w:sz="0" w:space="0" w:color="auto"/>
      </w:divBdr>
    </w:div>
    <w:div w:id="1998067023">
      <w:bodyDiv w:val="1"/>
      <w:marLeft w:val="0"/>
      <w:marRight w:val="0"/>
      <w:marTop w:val="0"/>
      <w:marBottom w:val="0"/>
      <w:divBdr>
        <w:top w:val="none" w:sz="0" w:space="0" w:color="auto"/>
        <w:left w:val="none" w:sz="0" w:space="0" w:color="auto"/>
        <w:bottom w:val="none" w:sz="0" w:space="0" w:color="auto"/>
        <w:right w:val="none" w:sz="0" w:space="0" w:color="auto"/>
      </w:divBdr>
    </w:div>
    <w:div w:id="2039117760">
      <w:bodyDiv w:val="1"/>
      <w:marLeft w:val="0"/>
      <w:marRight w:val="0"/>
      <w:marTop w:val="0"/>
      <w:marBottom w:val="0"/>
      <w:divBdr>
        <w:top w:val="none" w:sz="0" w:space="0" w:color="auto"/>
        <w:left w:val="none" w:sz="0" w:space="0" w:color="auto"/>
        <w:bottom w:val="none" w:sz="0" w:space="0" w:color="auto"/>
        <w:right w:val="none" w:sz="0" w:space="0" w:color="auto"/>
      </w:divBdr>
    </w:div>
    <w:div w:id="2056005463">
      <w:bodyDiv w:val="1"/>
      <w:marLeft w:val="0"/>
      <w:marRight w:val="0"/>
      <w:marTop w:val="0"/>
      <w:marBottom w:val="0"/>
      <w:divBdr>
        <w:top w:val="none" w:sz="0" w:space="0" w:color="auto"/>
        <w:left w:val="none" w:sz="0" w:space="0" w:color="auto"/>
        <w:bottom w:val="none" w:sz="0" w:space="0" w:color="auto"/>
        <w:right w:val="none" w:sz="0" w:space="0" w:color="auto"/>
      </w:divBdr>
    </w:div>
    <w:div w:id="2058626217">
      <w:bodyDiv w:val="1"/>
      <w:marLeft w:val="0"/>
      <w:marRight w:val="0"/>
      <w:marTop w:val="0"/>
      <w:marBottom w:val="0"/>
      <w:divBdr>
        <w:top w:val="none" w:sz="0" w:space="0" w:color="auto"/>
        <w:left w:val="none" w:sz="0" w:space="0" w:color="auto"/>
        <w:bottom w:val="none" w:sz="0" w:space="0" w:color="auto"/>
        <w:right w:val="none" w:sz="0" w:space="0" w:color="auto"/>
      </w:divBdr>
    </w:div>
    <w:div w:id="2065564581">
      <w:bodyDiv w:val="1"/>
      <w:marLeft w:val="0"/>
      <w:marRight w:val="0"/>
      <w:marTop w:val="0"/>
      <w:marBottom w:val="0"/>
      <w:divBdr>
        <w:top w:val="none" w:sz="0" w:space="0" w:color="auto"/>
        <w:left w:val="none" w:sz="0" w:space="0" w:color="auto"/>
        <w:bottom w:val="none" w:sz="0" w:space="0" w:color="auto"/>
        <w:right w:val="none" w:sz="0" w:space="0" w:color="auto"/>
      </w:divBdr>
    </w:div>
    <w:div w:id="2067752522">
      <w:bodyDiv w:val="1"/>
      <w:marLeft w:val="0"/>
      <w:marRight w:val="0"/>
      <w:marTop w:val="0"/>
      <w:marBottom w:val="0"/>
      <w:divBdr>
        <w:top w:val="none" w:sz="0" w:space="0" w:color="auto"/>
        <w:left w:val="none" w:sz="0" w:space="0" w:color="auto"/>
        <w:bottom w:val="none" w:sz="0" w:space="0" w:color="auto"/>
        <w:right w:val="none" w:sz="0" w:space="0" w:color="auto"/>
      </w:divBdr>
    </w:div>
    <w:div w:id="2078936599">
      <w:bodyDiv w:val="1"/>
      <w:marLeft w:val="0"/>
      <w:marRight w:val="0"/>
      <w:marTop w:val="0"/>
      <w:marBottom w:val="0"/>
      <w:divBdr>
        <w:top w:val="none" w:sz="0" w:space="0" w:color="auto"/>
        <w:left w:val="none" w:sz="0" w:space="0" w:color="auto"/>
        <w:bottom w:val="none" w:sz="0" w:space="0" w:color="auto"/>
        <w:right w:val="none" w:sz="0" w:space="0" w:color="auto"/>
      </w:divBdr>
    </w:div>
    <w:div w:id="2084569365">
      <w:bodyDiv w:val="1"/>
      <w:marLeft w:val="0"/>
      <w:marRight w:val="0"/>
      <w:marTop w:val="0"/>
      <w:marBottom w:val="0"/>
      <w:divBdr>
        <w:top w:val="none" w:sz="0" w:space="0" w:color="auto"/>
        <w:left w:val="none" w:sz="0" w:space="0" w:color="auto"/>
        <w:bottom w:val="none" w:sz="0" w:space="0" w:color="auto"/>
        <w:right w:val="none" w:sz="0" w:space="0" w:color="auto"/>
      </w:divBdr>
    </w:div>
    <w:div w:id="2123836321">
      <w:bodyDiv w:val="1"/>
      <w:marLeft w:val="0"/>
      <w:marRight w:val="0"/>
      <w:marTop w:val="0"/>
      <w:marBottom w:val="0"/>
      <w:divBdr>
        <w:top w:val="none" w:sz="0" w:space="0" w:color="auto"/>
        <w:left w:val="none" w:sz="0" w:space="0" w:color="auto"/>
        <w:bottom w:val="none" w:sz="0" w:space="0" w:color="auto"/>
        <w:right w:val="none" w:sz="0" w:space="0" w:color="auto"/>
      </w:divBdr>
    </w:div>
    <w:div w:id="2136290020">
      <w:bodyDiv w:val="1"/>
      <w:marLeft w:val="0"/>
      <w:marRight w:val="0"/>
      <w:marTop w:val="0"/>
      <w:marBottom w:val="0"/>
      <w:divBdr>
        <w:top w:val="none" w:sz="0" w:space="0" w:color="auto"/>
        <w:left w:val="none" w:sz="0" w:space="0" w:color="auto"/>
        <w:bottom w:val="none" w:sz="0" w:space="0" w:color="auto"/>
        <w:right w:val="none" w:sz="0" w:space="0" w:color="auto"/>
      </w:divBdr>
      <w:divsChild>
        <w:div w:id="399325818">
          <w:marLeft w:val="0"/>
          <w:marRight w:val="0"/>
          <w:marTop w:val="0"/>
          <w:marBottom w:val="0"/>
          <w:divBdr>
            <w:top w:val="none" w:sz="0" w:space="0" w:color="auto"/>
            <w:left w:val="none" w:sz="0" w:space="0" w:color="auto"/>
            <w:bottom w:val="none" w:sz="0" w:space="0" w:color="auto"/>
            <w:right w:val="none" w:sz="0" w:space="0" w:color="auto"/>
          </w:divBdr>
          <w:divsChild>
            <w:div w:id="1047527992">
              <w:marLeft w:val="0"/>
              <w:marRight w:val="0"/>
              <w:marTop w:val="0"/>
              <w:marBottom w:val="0"/>
              <w:divBdr>
                <w:top w:val="none" w:sz="0" w:space="0" w:color="auto"/>
                <w:left w:val="none" w:sz="0" w:space="0" w:color="auto"/>
                <w:bottom w:val="none" w:sz="0" w:space="0" w:color="auto"/>
                <w:right w:val="none" w:sz="0" w:space="0" w:color="auto"/>
              </w:divBdr>
              <w:divsChild>
                <w:div w:id="1071151514">
                  <w:marLeft w:val="0"/>
                  <w:marRight w:val="0"/>
                  <w:marTop w:val="0"/>
                  <w:marBottom w:val="0"/>
                  <w:divBdr>
                    <w:top w:val="none" w:sz="0" w:space="0" w:color="auto"/>
                    <w:left w:val="none" w:sz="0" w:space="0" w:color="auto"/>
                    <w:bottom w:val="none" w:sz="0" w:space="0" w:color="auto"/>
                    <w:right w:val="none" w:sz="0" w:space="0" w:color="auto"/>
                  </w:divBdr>
                  <w:divsChild>
                    <w:div w:id="1226916413">
                      <w:marLeft w:val="0"/>
                      <w:marRight w:val="0"/>
                      <w:marTop w:val="0"/>
                      <w:marBottom w:val="0"/>
                      <w:divBdr>
                        <w:top w:val="none" w:sz="0" w:space="0" w:color="auto"/>
                        <w:left w:val="none" w:sz="0" w:space="0" w:color="auto"/>
                        <w:bottom w:val="none" w:sz="0" w:space="0" w:color="auto"/>
                        <w:right w:val="none" w:sz="0" w:space="0" w:color="auto"/>
                      </w:divBdr>
                      <w:divsChild>
                        <w:div w:id="777213486">
                          <w:marLeft w:val="0"/>
                          <w:marRight w:val="0"/>
                          <w:marTop w:val="0"/>
                          <w:marBottom w:val="0"/>
                          <w:divBdr>
                            <w:top w:val="none" w:sz="0" w:space="0" w:color="auto"/>
                            <w:left w:val="none" w:sz="0" w:space="0" w:color="auto"/>
                            <w:bottom w:val="none" w:sz="0" w:space="0" w:color="auto"/>
                            <w:right w:val="none" w:sz="0" w:space="0" w:color="auto"/>
                          </w:divBdr>
                          <w:divsChild>
                            <w:div w:id="645625735">
                              <w:marLeft w:val="0"/>
                              <w:marRight w:val="0"/>
                              <w:marTop w:val="0"/>
                              <w:marBottom w:val="0"/>
                              <w:divBdr>
                                <w:top w:val="none" w:sz="0" w:space="0" w:color="auto"/>
                                <w:left w:val="none" w:sz="0" w:space="0" w:color="auto"/>
                                <w:bottom w:val="none" w:sz="0" w:space="0" w:color="auto"/>
                                <w:right w:val="none" w:sz="0" w:space="0" w:color="auto"/>
                              </w:divBdr>
                              <w:divsChild>
                                <w:div w:id="599222731">
                                  <w:marLeft w:val="0"/>
                                  <w:marRight w:val="0"/>
                                  <w:marTop w:val="0"/>
                                  <w:marBottom w:val="0"/>
                                  <w:divBdr>
                                    <w:top w:val="none" w:sz="0" w:space="0" w:color="auto"/>
                                    <w:left w:val="none" w:sz="0" w:space="0" w:color="auto"/>
                                    <w:bottom w:val="none" w:sz="0" w:space="0" w:color="auto"/>
                                    <w:right w:val="none" w:sz="0" w:space="0" w:color="auto"/>
                                  </w:divBdr>
                                  <w:divsChild>
                                    <w:div w:id="2004047288">
                                      <w:marLeft w:val="0"/>
                                      <w:marRight w:val="0"/>
                                      <w:marTop w:val="0"/>
                                      <w:marBottom w:val="0"/>
                                      <w:divBdr>
                                        <w:top w:val="none" w:sz="0" w:space="0" w:color="auto"/>
                                        <w:left w:val="none" w:sz="0" w:space="0" w:color="auto"/>
                                        <w:bottom w:val="none" w:sz="0" w:space="0" w:color="auto"/>
                                        <w:right w:val="none" w:sz="0" w:space="0" w:color="auto"/>
                                      </w:divBdr>
                                      <w:divsChild>
                                        <w:div w:id="799110385">
                                          <w:marLeft w:val="0"/>
                                          <w:marRight w:val="0"/>
                                          <w:marTop w:val="0"/>
                                          <w:marBottom w:val="0"/>
                                          <w:divBdr>
                                            <w:top w:val="none" w:sz="0" w:space="0" w:color="auto"/>
                                            <w:left w:val="none" w:sz="0" w:space="0" w:color="auto"/>
                                            <w:bottom w:val="none" w:sz="0" w:space="0" w:color="auto"/>
                                            <w:right w:val="none" w:sz="0" w:space="0" w:color="auto"/>
                                          </w:divBdr>
                                          <w:divsChild>
                                            <w:div w:id="71777372">
                                              <w:marLeft w:val="0"/>
                                              <w:marRight w:val="0"/>
                                              <w:marTop w:val="0"/>
                                              <w:marBottom w:val="0"/>
                                              <w:divBdr>
                                                <w:top w:val="none" w:sz="0" w:space="0" w:color="auto"/>
                                                <w:left w:val="none" w:sz="0" w:space="0" w:color="auto"/>
                                                <w:bottom w:val="none" w:sz="0" w:space="0" w:color="auto"/>
                                                <w:right w:val="none" w:sz="0" w:space="0" w:color="auto"/>
                                              </w:divBdr>
                                              <w:divsChild>
                                                <w:div w:id="2087147513">
                                                  <w:marLeft w:val="0"/>
                                                  <w:marRight w:val="0"/>
                                                  <w:marTop w:val="0"/>
                                                  <w:marBottom w:val="0"/>
                                                  <w:divBdr>
                                                    <w:top w:val="none" w:sz="0" w:space="0" w:color="auto"/>
                                                    <w:left w:val="none" w:sz="0" w:space="0" w:color="auto"/>
                                                    <w:bottom w:val="none" w:sz="0" w:space="0" w:color="auto"/>
                                                    <w:right w:val="none" w:sz="0" w:space="0" w:color="auto"/>
                                                  </w:divBdr>
                                                  <w:divsChild>
                                                    <w:div w:id="988560812">
                                                      <w:marLeft w:val="0"/>
                                                      <w:marRight w:val="0"/>
                                                      <w:marTop w:val="0"/>
                                                      <w:marBottom w:val="0"/>
                                                      <w:divBdr>
                                                        <w:top w:val="none" w:sz="0" w:space="0" w:color="auto"/>
                                                        <w:left w:val="none" w:sz="0" w:space="0" w:color="auto"/>
                                                        <w:bottom w:val="none" w:sz="0" w:space="0" w:color="auto"/>
                                                        <w:right w:val="none" w:sz="0" w:space="0" w:color="auto"/>
                                                      </w:divBdr>
                                                      <w:divsChild>
                                                        <w:div w:id="1666862564">
                                                          <w:marLeft w:val="0"/>
                                                          <w:marRight w:val="0"/>
                                                          <w:marTop w:val="0"/>
                                                          <w:marBottom w:val="0"/>
                                                          <w:divBdr>
                                                            <w:top w:val="none" w:sz="0" w:space="0" w:color="auto"/>
                                                            <w:left w:val="none" w:sz="0" w:space="0" w:color="auto"/>
                                                            <w:bottom w:val="none" w:sz="0" w:space="0" w:color="auto"/>
                                                            <w:right w:val="none" w:sz="0" w:space="0" w:color="auto"/>
                                                          </w:divBdr>
                                                          <w:divsChild>
                                                            <w:div w:id="178085063">
                                                              <w:marLeft w:val="0"/>
                                                              <w:marRight w:val="0"/>
                                                              <w:marTop w:val="0"/>
                                                              <w:marBottom w:val="0"/>
                                                              <w:divBdr>
                                                                <w:top w:val="none" w:sz="0" w:space="0" w:color="auto"/>
                                                                <w:left w:val="none" w:sz="0" w:space="0" w:color="auto"/>
                                                                <w:bottom w:val="none" w:sz="0" w:space="0" w:color="auto"/>
                                                                <w:right w:val="none" w:sz="0" w:space="0" w:color="auto"/>
                                                              </w:divBdr>
                                                              <w:divsChild>
                                                                <w:div w:id="97606773">
                                                                  <w:marLeft w:val="0"/>
                                                                  <w:marRight w:val="0"/>
                                                                  <w:marTop w:val="0"/>
                                                                  <w:marBottom w:val="0"/>
                                                                  <w:divBdr>
                                                                    <w:top w:val="none" w:sz="0" w:space="0" w:color="auto"/>
                                                                    <w:left w:val="none" w:sz="0" w:space="0" w:color="auto"/>
                                                                    <w:bottom w:val="none" w:sz="0" w:space="0" w:color="auto"/>
                                                                    <w:right w:val="none" w:sz="0" w:space="0" w:color="auto"/>
                                                                  </w:divBdr>
                                                                  <w:divsChild>
                                                                    <w:div w:id="1299259221">
                                                                      <w:marLeft w:val="0"/>
                                                                      <w:marRight w:val="0"/>
                                                                      <w:marTop w:val="0"/>
                                                                      <w:marBottom w:val="0"/>
                                                                      <w:divBdr>
                                                                        <w:top w:val="none" w:sz="0" w:space="0" w:color="auto"/>
                                                                        <w:left w:val="none" w:sz="0" w:space="0" w:color="auto"/>
                                                                        <w:bottom w:val="none" w:sz="0" w:space="0" w:color="auto"/>
                                                                        <w:right w:val="none" w:sz="0" w:space="0" w:color="auto"/>
                                                                      </w:divBdr>
                                                                      <w:divsChild>
                                                                        <w:div w:id="408699187">
                                                                          <w:marLeft w:val="0"/>
                                                                          <w:marRight w:val="0"/>
                                                                          <w:marTop w:val="0"/>
                                                                          <w:marBottom w:val="0"/>
                                                                          <w:divBdr>
                                                                            <w:top w:val="none" w:sz="0" w:space="0" w:color="auto"/>
                                                                            <w:left w:val="none" w:sz="0" w:space="0" w:color="auto"/>
                                                                            <w:bottom w:val="none" w:sz="0" w:space="0" w:color="auto"/>
                                                                            <w:right w:val="none" w:sz="0" w:space="0" w:color="auto"/>
                                                                          </w:divBdr>
                                                                          <w:divsChild>
                                                                            <w:div w:id="1084759476">
                                                                              <w:marLeft w:val="0"/>
                                                                              <w:marRight w:val="0"/>
                                                                              <w:marTop w:val="0"/>
                                                                              <w:marBottom w:val="0"/>
                                                                              <w:divBdr>
                                                                                <w:top w:val="none" w:sz="0" w:space="0" w:color="auto"/>
                                                                                <w:left w:val="none" w:sz="0" w:space="0" w:color="auto"/>
                                                                                <w:bottom w:val="none" w:sz="0" w:space="0" w:color="auto"/>
                                                                                <w:right w:val="none" w:sz="0" w:space="0" w:color="auto"/>
                                                                              </w:divBdr>
                                                                              <w:divsChild>
                                                                                <w:div w:id="346178523">
                                                                                  <w:marLeft w:val="0"/>
                                                                                  <w:marRight w:val="0"/>
                                                                                  <w:marTop w:val="0"/>
                                                                                  <w:marBottom w:val="0"/>
                                                                                  <w:divBdr>
                                                                                    <w:top w:val="none" w:sz="0" w:space="0" w:color="auto"/>
                                                                                    <w:left w:val="none" w:sz="0" w:space="0" w:color="auto"/>
                                                                                    <w:bottom w:val="none" w:sz="0" w:space="0" w:color="auto"/>
                                                                                    <w:right w:val="none" w:sz="0" w:space="0" w:color="auto"/>
                                                                                  </w:divBdr>
                                                                                  <w:divsChild>
                                                                                    <w:div w:id="1491603721">
                                                                                      <w:marLeft w:val="0"/>
                                                                                      <w:marRight w:val="0"/>
                                                                                      <w:marTop w:val="0"/>
                                                                                      <w:marBottom w:val="0"/>
                                                                                      <w:divBdr>
                                                                                        <w:top w:val="none" w:sz="0" w:space="0" w:color="auto"/>
                                                                                        <w:left w:val="none" w:sz="0" w:space="0" w:color="auto"/>
                                                                                        <w:bottom w:val="none" w:sz="0" w:space="0" w:color="auto"/>
                                                                                        <w:right w:val="none" w:sz="0" w:space="0" w:color="auto"/>
                                                                                      </w:divBdr>
                                                                                      <w:divsChild>
                                                                                        <w:div w:id="456027589">
                                                                                          <w:marLeft w:val="0"/>
                                                                                          <w:marRight w:val="0"/>
                                                                                          <w:marTop w:val="0"/>
                                                                                          <w:marBottom w:val="0"/>
                                                                                          <w:divBdr>
                                                                                            <w:top w:val="none" w:sz="0" w:space="0" w:color="auto"/>
                                                                                            <w:left w:val="none" w:sz="0" w:space="0" w:color="auto"/>
                                                                                            <w:bottom w:val="none" w:sz="0" w:space="0" w:color="auto"/>
                                                                                            <w:right w:val="none" w:sz="0" w:space="0" w:color="auto"/>
                                                                                          </w:divBdr>
                                                                                          <w:divsChild>
                                                                                            <w:div w:id="1271165484">
                                                                                              <w:marLeft w:val="0"/>
                                                                                              <w:marRight w:val="0"/>
                                                                                              <w:marTop w:val="0"/>
                                                                                              <w:marBottom w:val="0"/>
                                                                                              <w:divBdr>
                                                                                                <w:top w:val="none" w:sz="0" w:space="0" w:color="auto"/>
                                                                                                <w:left w:val="none" w:sz="0" w:space="0" w:color="auto"/>
                                                                                                <w:bottom w:val="none" w:sz="0" w:space="0" w:color="auto"/>
                                                                                                <w:right w:val="none" w:sz="0" w:space="0" w:color="auto"/>
                                                                                              </w:divBdr>
                                                                                              <w:divsChild>
                                                                                                <w:div w:id="1094128540">
                                                                                                  <w:marLeft w:val="0"/>
                                                                                                  <w:marRight w:val="0"/>
                                                                                                  <w:marTop w:val="0"/>
                                                                                                  <w:marBottom w:val="0"/>
                                                                                                  <w:divBdr>
                                                                                                    <w:top w:val="none" w:sz="0" w:space="0" w:color="auto"/>
                                                                                                    <w:left w:val="none" w:sz="0" w:space="0" w:color="auto"/>
                                                                                                    <w:bottom w:val="none" w:sz="0" w:space="0" w:color="auto"/>
                                                                                                    <w:right w:val="none" w:sz="0" w:space="0" w:color="auto"/>
                                                                                                  </w:divBdr>
                                                                                                </w:div>
                                                                                                <w:div w:id="1282111125">
                                                                                                  <w:marLeft w:val="0"/>
                                                                                                  <w:marRight w:val="0"/>
                                                                                                  <w:marTop w:val="0"/>
                                                                                                  <w:marBottom w:val="0"/>
                                                                                                  <w:divBdr>
                                                                                                    <w:top w:val="none" w:sz="0" w:space="0" w:color="auto"/>
                                                                                                    <w:left w:val="none" w:sz="0" w:space="0" w:color="auto"/>
                                                                                                    <w:bottom w:val="none" w:sz="0" w:space="0" w:color="auto"/>
                                                                                                    <w:right w:val="none" w:sz="0" w:space="0" w:color="auto"/>
                                                                                                  </w:divBdr>
                                                                                                </w:div>
                                                                                                <w:div w:id="1474566651">
                                                                                                  <w:marLeft w:val="0"/>
                                                                                                  <w:marRight w:val="0"/>
                                                                                                  <w:marTop w:val="0"/>
                                                                                                  <w:marBottom w:val="0"/>
                                                                                                  <w:divBdr>
                                                                                                    <w:top w:val="none" w:sz="0" w:space="0" w:color="auto"/>
                                                                                                    <w:left w:val="none" w:sz="0" w:space="0" w:color="auto"/>
                                                                                                    <w:bottom w:val="none" w:sz="0" w:space="0" w:color="auto"/>
                                                                                                    <w:right w:val="none" w:sz="0" w:space="0" w:color="auto"/>
                                                                                                  </w:divBdr>
                                                                                                </w:div>
                                                                                                <w:div w:id="15436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diagramLayout" Target="diagrams/layout1.xml"/><Relationship Id="rId26" Type="http://schemas.openxmlformats.org/officeDocument/2006/relationships/chart" Target="charts/chart1.xml"/><Relationship Id="rId39" Type="http://schemas.openxmlformats.org/officeDocument/2006/relationships/image" Target="media/image14.png"/><Relationship Id="rId21" Type="http://schemas.microsoft.com/office/2007/relationships/diagramDrawing" Target="diagrams/drawing1.xml"/><Relationship Id="rId34" Type="http://schemas.openxmlformats.org/officeDocument/2006/relationships/chart" Target="charts/chart8.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ww.cea.fr/content/download/80052/1536000/file/Proc%C3%A9d%C3%A9-PUREX.pdf" TargetMode="External"/><Relationship Id="rId63"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diagramColors" Target="diagrams/colors1.xml"/><Relationship Id="rId29" Type="http://schemas.openxmlformats.org/officeDocument/2006/relationships/chart" Target="charts/chart4.xml"/><Relationship Id="rId41" Type="http://schemas.openxmlformats.org/officeDocument/2006/relationships/image" Target="media/image16.png"/><Relationship Id="rId54" Type="http://schemas.openxmlformats.org/officeDocument/2006/relationships/hyperlink" Target="http://www.world-nuclear-news.org/NN_Small_nuclear_reactors_for_power_and_icebreaking_0710112.html" TargetMode="Externa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8.emf"/><Relationship Id="rId32" Type="http://schemas.openxmlformats.org/officeDocument/2006/relationships/chart" Target="charts/chart7.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fr.dcnsgroup.com/wp-content/uploads/2012/07/0907_DCNS_1207072_FLEXBLUE_FR.pdf" TargetMode="External"/><Relationship Id="rId58"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chart" Target="charts/chart3.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yperlink" Target="http://www.nndc.bnl.gov/nudat2/reCenter.jsp?z=92&amp;n=145" TargetMode="External"/><Relationship Id="rId61"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diagramQuickStyle" Target="diagrams/quickStyle1.xml"/><Relationship Id="rId31" Type="http://schemas.openxmlformats.org/officeDocument/2006/relationships/chart" Target="charts/chart6.xml"/><Relationship Id="rId44" Type="http://schemas.openxmlformats.org/officeDocument/2006/relationships/image" Target="media/image19.png"/><Relationship Id="rId52" Type="http://schemas.openxmlformats.org/officeDocument/2006/relationships/hyperlink" Target="http://www.areva.com/mediatheque/liblocal/docs/activites/reacteurs-services/reacteurs/pdf-plaq-antares-va/index.html" TargetMode="External"/><Relationship Id="rId60" Type="http://schemas.openxmlformats.org/officeDocument/2006/relationships/header" Target="header3.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javascript:ouvreFenetre('./visu_info_intervenant.php?uid=abb_6_1_1_51d2f4432b4a9&amp;intervenant_id=201113651','height=480')" TargetMode="Externa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9.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www.oecd-nea.org/Janis/"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Data" Target="diagrams/data1.xml"/><Relationship Id="rId25" Type="http://schemas.openxmlformats.org/officeDocument/2006/relationships/image" Target="media/image9.emf"/><Relationship Id="rId33" Type="http://schemas.openxmlformats.org/officeDocument/2006/relationships/image" Target="media/image10.emf"/><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28.png"/></Relationships>
</file>

<file path=word/_rels/footnotes.xml.rels><?xml version="1.0" encoding="UTF-8" standalone="yes"?>
<Relationships xmlns="http://schemas.openxmlformats.org/package/2006/relationships"><Relationship Id="rId3" Type="http://schemas.openxmlformats.org/officeDocument/2006/relationships/hyperlink" Target="http://www.polymtl.ca/merlin/libraries.htm" TargetMode="External"/><Relationship Id="rId2" Type="http://schemas.openxmlformats.org/officeDocument/2006/relationships/hyperlink" Target="http://www.oecd-nea.org/janis/" TargetMode="External"/><Relationship Id="rId1" Type="http://schemas.openxmlformats.org/officeDocument/2006/relationships/hyperlink" Target="http://www.nndc.bnl.gov/nudat2/"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lages\etude%20florian%20PEPC\01_KICKOFF_FR.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'U235'!$B$10</c:f>
          <c:strCache>
            <c:ptCount val="1"/>
            <c:pt idx="0">
              <c:v>Comparaison des modèles pour le U235</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'U235'!$S$2</c:f>
              <c:strCache>
                <c:ptCount val="1"/>
                <c:pt idx="0">
                  <c:v>VESTA - U235 </c:v>
                </c:pt>
              </c:strCache>
            </c:strRef>
          </c:tx>
          <c:spPr>
            <a:ln w="28575">
              <a:noFill/>
            </a:ln>
          </c:spPr>
          <c:marker>
            <c:symbol val="square"/>
            <c:size val="7"/>
            <c:spPr>
              <a:solidFill>
                <a:srgbClr val="FF0000"/>
              </a:solidFill>
            </c:spPr>
          </c:marker>
          <c:xVal>
            <c:numRef>
              <c:f>'U235'!$R$3:$R$10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'U235'!$S$3:$S$9</c:f>
              <c:numCache>
                <c:formatCode>0.0000E+00</c:formatCode>
                <c:ptCount val="7"/>
                <c:pt idx="0">
                  <c:v>8.8937324162937733E+19</c:v>
                </c:pt>
                <c:pt idx="1">
                  <c:v>8.58863158607495E+19</c:v>
                </c:pt>
                <c:pt idx="2">
                  <c:v>8.0086807161689129E+19</c:v>
                </c:pt>
                <c:pt idx="3">
                  <c:v>6.8945873163047076E+19</c:v>
                </c:pt>
                <c:pt idx="4">
                  <c:v>5.3561185406970372E+19</c:v>
                </c:pt>
                <c:pt idx="5">
                  <c:v>2.5168657722300748E+19</c:v>
                </c:pt>
                <c:pt idx="6">
                  <c:v>7.4529304786881649E+18</c:v>
                </c:pt>
              </c:numCache>
            </c:numRef>
          </c:yVal>
          <c:smooth val="0"/>
        </c:ser>
        <c:ser>
          <c:idx val="2"/>
          <c:order val="1"/>
          <c:tx>
            <c:strRef>
              <c:f>'U235'!$Q$2</c:f>
              <c:strCache>
                <c:ptCount val="1"/>
                <c:pt idx="0">
                  <c:v>DRAGON - U235</c:v>
                </c:pt>
              </c:strCache>
            </c:strRef>
          </c:tx>
          <c:marker>
            <c:symbol val="none"/>
          </c:marker>
          <c:xVal>
            <c:numRef>
              <c:f>'U235'!$P$3:$P$511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'U235'!$Q$3:$Q$52</c:f>
              <c:numCache>
                <c:formatCode>0.0000E+00</c:formatCode>
                <c:ptCount val="50"/>
                <c:pt idx="0">
                  <c:v>8.8937324162937733E+19</c:v>
                </c:pt>
                <c:pt idx="1">
                  <c:v>8.4943587676259123E+19</c:v>
                </c:pt>
                <c:pt idx="2">
                  <c:v>8.1117714019143205E+19</c:v>
                </c:pt>
                <c:pt idx="3">
                  <c:v>7.7447712989478322E+19</c:v>
                </c:pt>
                <c:pt idx="4">
                  <c:v>7.3928588669718004E+19</c:v>
                </c:pt>
                <c:pt idx="5">
                  <c:v>7.0555345142315713E+19</c:v>
                </c:pt>
                <c:pt idx="6">
                  <c:v>6.7320988122706354E+19</c:v>
                </c:pt>
                <c:pt idx="7">
                  <c:v>6.4222520060362015E+19</c:v>
                </c:pt>
                <c:pt idx="8">
                  <c:v>6.1252946670717583E+19</c:v>
                </c:pt>
                <c:pt idx="9">
                  <c:v>5.8409270403245154E+19</c:v>
                </c:pt>
                <c:pt idx="10">
                  <c:v>5.5685496156888916E+19</c:v>
                </c:pt>
                <c:pt idx="11">
                  <c:v>5.3078626381120979E+19</c:v>
                </c:pt>
                <c:pt idx="12">
                  <c:v>5.0582665974885515E+19</c:v>
                </c:pt>
                <c:pt idx="13">
                  <c:v>4.8194617387654627E+19</c:v>
                </c:pt>
                <c:pt idx="14">
                  <c:v>4.5909484701881811E+19</c:v>
                </c:pt>
                <c:pt idx="15">
                  <c:v>4.3724270367039152E+19</c:v>
                </c:pt>
                <c:pt idx="16">
                  <c:v>4.1634977649089454E+19</c:v>
                </c:pt>
                <c:pt idx="17">
                  <c:v>3.9636610630486204E+19</c:v>
                </c:pt>
                <c:pt idx="18">
                  <c:v>3.7726171760701489E+19</c:v>
                </c:pt>
                <c:pt idx="19">
                  <c:v>3.5901662672716722E+19</c:v>
                </c:pt>
                <c:pt idx="20">
                  <c:v>3.4157088265476084E+19</c:v>
                </c:pt>
                <c:pt idx="21">
                  <c:v>3.2491449355470275E+19</c:v>
                </c:pt>
                <c:pt idx="22">
                  <c:v>3.0900749208662086E+19</c:v>
                </c:pt>
                <c:pt idx="23">
                  <c:v>2.9381990274523611E+19</c:v>
                </c:pt>
                <c:pt idx="24">
                  <c:v>2.7932175002526953E+19</c:v>
                </c:pt>
                <c:pt idx="25">
                  <c:v>2.6548305842144203E+19</c:v>
                </c:pt>
                <c:pt idx="26">
                  <c:v>2.5228384426356761E+19</c:v>
                </c:pt>
                <c:pt idx="27">
                  <c:v>2.3968414021127406E+19</c:v>
                </c:pt>
                <c:pt idx="28">
                  <c:v>2.2767395442946851E+19</c:v>
                </c:pt>
                <c:pt idx="29">
                  <c:v>2.1622331141287186E+19</c:v>
                </c:pt>
                <c:pt idx="30">
                  <c:v>2.0530223565620511E+19</c:v>
                </c:pt>
                <c:pt idx="31">
                  <c:v>1.9490073532437516E+19</c:v>
                </c:pt>
                <c:pt idx="32">
                  <c:v>1.8498883491210301E+19</c:v>
                </c:pt>
                <c:pt idx="33">
                  <c:v>1.7553655891410964E+19</c:v>
                </c:pt>
                <c:pt idx="34">
                  <c:v>1.6654390733039501E+19</c:v>
                </c:pt>
                <c:pt idx="35">
                  <c:v>1.579809046556801E+19</c:v>
                </c:pt>
                <c:pt idx="36">
                  <c:v>1.4982756721977881E+19</c:v>
                </c:pt>
                <c:pt idx="37">
                  <c:v>1.4206391135250518E+19</c:v>
                </c:pt>
                <c:pt idx="38">
                  <c:v>1.3467994521876617E+19</c:v>
                </c:pt>
                <c:pt idx="39">
                  <c:v>1.2765568514837572E+19</c:v>
                </c:pt>
                <c:pt idx="40">
                  <c:v>1.2098113930624088E+19</c:v>
                </c:pt>
                <c:pt idx="41">
                  <c:v>1.1463632402217556E+19</c:v>
                </c:pt>
                <c:pt idx="42">
                  <c:v>1.0860125562599373E+19</c:v>
                </c:pt>
                <c:pt idx="43">
                  <c:v>1.0286594228260241E+19</c:v>
                </c:pt>
                <c:pt idx="44">
                  <c:v>9.7412398688834109E+18</c:v>
                </c:pt>
                <c:pt idx="45">
                  <c:v>9.2237627294160998E+18</c:v>
                </c:pt>
                <c:pt idx="46">
                  <c:v>8.7324641978924913E+18</c:v>
                </c:pt>
                <c:pt idx="47">
                  <c:v>8.2660453357504911E+18</c:v>
                </c:pt>
                <c:pt idx="48">
                  <c:v>7.8235069594808013E+18</c:v>
                </c:pt>
                <c:pt idx="49">
                  <c:v>7.4035501305213286E+18</c:v>
                </c:pt>
              </c:numCache>
            </c:numRef>
          </c:yVal>
          <c:smooth val="0"/>
        </c:ser>
        <c:ser>
          <c:idx val="4"/>
          <c:order val="2"/>
          <c:tx>
            <c:strRef>
              <c:f>'U235'!$K$2</c:f>
              <c:strCache>
                <c:ptCount val="1"/>
                <c:pt idx="0">
                  <c:v>RK1 - N(U235)</c:v>
                </c:pt>
              </c:strCache>
            </c:strRef>
          </c:tx>
          <c:spPr>
            <a:ln>
              <a:solidFill>
                <a:schemeClr val="accent1"/>
              </a:solidFill>
            </a:ln>
          </c:spPr>
          <c:marker>
            <c:symbol val="none"/>
          </c:marker>
          <c:xVal>
            <c:numRef>
              <c:f>'U235'!$J$3:$J$137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'U235'!$K$3:$K$137</c:f>
              <c:numCache>
                <c:formatCode>0.0000E+00</c:formatCode>
                <c:ptCount val="135"/>
                <c:pt idx="0">
                  <c:v>8.8937324162937733E+19</c:v>
                </c:pt>
                <c:pt idx="1">
                  <c:v>8.7038360898539028E+19</c:v>
                </c:pt>
                <c:pt idx="2">
                  <c:v>8.5180046723846177E+19</c:v>
                </c:pt>
                <c:pt idx="3">
                  <c:v>8.3361511226925384E+19</c:v>
                </c:pt>
                <c:pt idx="4">
                  <c:v>8.1581902634287006E+19</c:v>
                </c:pt>
                <c:pt idx="5">
                  <c:v>7.9840387411779437E+19</c:v>
                </c:pt>
                <c:pt idx="6">
                  <c:v>7.8136149874028872E+19</c:v>
                </c:pt>
                <c:pt idx="7">
                  <c:v>7.646839180224222E+19</c:v>
                </c:pt>
                <c:pt idx="8">
                  <c:v>7.4836332070193693E+19</c:v>
                </c:pt>
                <c:pt idx="9">
                  <c:v>7.3239206278220169E+19</c:v>
                </c:pt>
                <c:pt idx="10">
                  <c:v>7.1676266395053728E+19</c:v>
                </c:pt>
                <c:pt idx="11">
                  <c:v>7.0146780407323435E+19</c:v>
                </c:pt>
                <c:pt idx="12">
                  <c:v>6.8650031976562369E+19</c:v>
                </c:pt>
                <c:pt idx="13">
                  <c:v>6.7185320103559004E+19</c:v>
                </c:pt>
                <c:pt idx="14">
                  <c:v>6.5751958799895765E+19</c:v>
                </c:pt>
                <c:pt idx="15">
                  <c:v>6.4349276766520877E+19</c:v>
                </c:pt>
                <c:pt idx="16">
                  <c:v>6.2976617079202865E+19</c:v>
                </c:pt>
                <c:pt idx="17">
                  <c:v>6.1633336880720347E+19</c:v>
                </c:pt>
                <c:pt idx="18">
                  <c:v>6.0318807079642907E+19</c:v>
                </c:pt>
                <c:pt idx="19">
                  <c:v>5.9032412055561888E+19</c:v>
                </c:pt>
                <c:pt idx="20">
                  <c:v>5.7773549370633044E+19</c:v>
                </c:pt>
                <c:pt idx="21">
                  <c:v>5.6541629487295857E+19</c:v>
                </c:pt>
                <c:pt idx="22">
                  <c:v>5.533607549203728E+19</c:v>
                </c:pt>
                <c:pt idx="23">
                  <c:v>5.4156322825070477E+19</c:v>
                </c:pt>
                <c:pt idx="24">
                  <c:v>5.3001819015801881E+19</c:v>
                </c:pt>
                <c:pt idx="25">
                  <c:v>5.1872023423962694E+19</c:v>
                </c:pt>
                <c:pt idx="26">
                  <c:v>5.0766406986283434E+19</c:v>
                </c:pt>
                <c:pt idx="27">
                  <c:v>4.9684451968592962E+19</c:v>
                </c:pt>
                <c:pt idx="28">
                  <c:v>4.8625651723225719E+19</c:v>
                </c:pt>
                <c:pt idx="29">
                  <c:v>4.75895104516236E+19</c:v>
                </c:pt>
                <c:pt idx="30">
                  <c:v>4.6575542972021187E+19</c:v>
                </c:pt>
                <c:pt idx="31">
                  <c:v>4.5583274492105499E+19</c:v>
                </c:pt>
                <c:pt idx="32">
                  <c:v>4.4612240386543763E+19</c:v>
                </c:pt>
                <c:pt idx="33">
                  <c:v>4.3661985979274953E+19</c:v>
                </c:pt>
                <c:pt idx="34">
                  <c:v>4.2732066330463085E+19</c:v>
                </c:pt>
                <c:pt idx="35">
                  <c:v>4.1822046028012462E+19</c:v>
                </c:pt>
                <c:pt idx="36">
                  <c:v>4.0931498983547191E+19</c:v>
                </c:pt>
                <c:pt idx="37">
                  <c:v>4.0060008232759345E+19</c:v>
                </c:pt>
                <c:pt idx="38">
                  <c:v>3.9207165740032295E+19</c:v>
                </c:pt>
                <c:pt idx="39">
                  <c:v>3.8372572207247589E+19</c:v>
                </c:pt>
                <c:pt idx="40">
                  <c:v>3.7555836886685843E+19</c:v>
                </c:pt>
                <c:pt idx="41">
                  <c:v>3.6756577397933982E+19</c:v>
                </c:pt>
                <c:pt idx="42">
                  <c:v>3.5974419548713038E+19</c:v>
                </c:pt>
                <c:pt idx="43">
                  <c:v>3.5208997159542538E+19</c:v>
                </c:pt>
                <c:pt idx="44">
                  <c:v>3.4459951892159361E+19</c:v>
                </c:pt>
                <c:pt idx="45">
                  <c:v>3.3726933081610646E+19</c:v>
                </c:pt>
                <c:pt idx="46">
                  <c:v>3.3009597571942097E+19</c:v>
                </c:pt>
                <c:pt idx="47">
                  <c:v>3.2307609555404685E+19</c:v>
                </c:pt>
                <c:pt idx="48">
                  <c:v>3.1620640415104422E+19</c:v>
                </c:pt>
                <c:pt idx="49">
                  <c:v>3.0948368571021464E+19</c:v>
                </c:pt>
                <c:pt idx="50">
                  <c:v>3.0290479329326428E+19</c:v>
                </c:pt>
                <c:pt idx="51">
                  <c:v>2.9646664734923276E+19</c:v>
                </c:pt>
                <c:pt idx="52">
                  <c:v>2.9016623427149722E+19</c:v>
                </c:pt>
                <c:pt idx="53">
                  <c:v>2.8400060498567516E+19</c:v>
                </c:pt>
                <c:pt idx="54">
                  <c:v>2.7796687356776468E+19</c:v>
                </c:pt>
                <c:pt idx="55">
                  <c:v>2.7206221589187453E+19</c:v>
                </c:pt>
                <c:pt idx="56">
                  <c:v>2.6628386830691033E+19</c:v>
                </c:pt>
                <c:pt idx="57">
                  <c:v>2.6062912634159702E+19</c:v>
                </c:pt>
                <c:pt idx="58">
                  <c:v>2.5509534343723086E+19</c:v>
                </c:pt>
                <c:pt idx="59">
                  <c:v>2.4967992970756694E+19</c:v>
                </c:pt>
                <c:pt idx="60">
                  <c:v>2.4438035072526156E+19</c:v>
                </c:pt>
                <c:pt idx="61">
                  <c:v>2.3919412633430032E+19</c:v>
                </c:pt>
                <c:pt idx="62">
                  <c:v>2.3411882948785627E+19</c:v>
                </c:pt>
                <c:pt idx="63">
                  <c:v>2.2915208511103263E+19</c:v>
                </c:pt>
                <c:pt idx="64">
                  <c:v>2.2429156898795819E+19</c:v>
                </c:pt>
                <c:pt idx="65">
                  <c:v>2.1953500667271324E+19</c:v>
                </c:pt>
                <c:pt idx="66">
                  <c:v>2.1488017242357608E+19</c:v>
                </c:pt>
                <c:pt idx="67">
                  <c:v>2.1032488816009064E+19</c:v>
                </c:pt>
                <c:pt idx="68">
                  <c:v>2.0586702244246667E+19</c:v>
                </c:pt>
                <c:pt idx="69">
                  <c:v>2.0150448947283411E+19</c:v>
                </c:pt>
                <c:pt idx="70">
                  <c:v>1.9723524811788386E+19</c:v>
                </c:pt>
                <c:pt idx="71">
                  <c:v>1.9305730095243694E+19</c:v>
                </c:pt>
                <c:pt idx="72">
                  <c:v>1.8896869332349383E+19</c:v>
                </c:pt>
                <c:pt idx="73">
                  <c:v>1.849675124343255E+19</c:v>
                </c:pt>
                <c:pt idx="74">
                  <c:v>1.8105188644817725E+19</c:v>
                </c:pt>
                <c:pt idx="75">
                  <c:v>1.7721998361116479E+19</c:v>
                </c:pt>
                <c:pt idx="76">
                  <c:v>1.7347001139395228E+19</c:v>
                </c:pt>
                <c:pt idx="77">
                  <c:v>1.6980021565180957E+19</c:v>
                </c:pt>
                <c:pt idx="78">
                  <c:v>1.662088798026556E+19</c:v>
                </c:pt>
                <c:pt idx="79">
                  <c:v>1.6269432402270241E+19</c:v>
                </c:pt>
                <c:pt idx="80">
                  <c:v>1.5925490445932313E+19</c:v>
                </c:pt>
                <c:pt idx="81">
                  <c:v>1.5588901246077503E+19</c:v>
                </c:pt>
                <c:pt idx="82">
                  <c:v>1.5259507382241681E+19</c:v>
                </c:pt>
                <c:pt idx="83">
                  <c:v>1.4937154804906676E+19</c:v>
                </c:pt>
                <c:pt idx="84">
                  <c:v>1.462169276331564E+19</c:v>
                </c:pt>
                <c:pt idx="85">
                  <c:v>1.4312973734834119E+19</c:v>
                </c:pt>
                <c:pt idx="86">
                  <c:v>1.4010853355823743E+19</c:v>
                </c:pt>
                <c:pt idx="87">
                  <c:v>1.3715190353996143E+19</c:v>
                </c:pt>
                <c:pt idx="88">
                  <c:v>1.3425846482215395E+19</c:v>
                </c:pt>
                <c:pt idx="89">
                  <c:v>1.3142686453717981E+19</c:v>
                </c:pt>
                <c:pt idx="90">
                  <c:v>1.2865577878719906E+19</c:v>
                </c:pt>
                <c:pt idx="91">
                  <c:v>1.2594391202381277E+19</c:v>
                </c:pt>
                <c:pt idx="92">
                  <c:v>1.2328999644099273E+19</c:v>
                </c:pt>
                <c:pt idx="93">
                  <c:v>1.2069279138101045E+19</c:v>
                </c:pt>
                <c:pt idx="94">
                  <c:v>1.1815108275308755E+19</c:v>
                </c:pt>
                <c:pt idx="95">
                  <c:v>1.1566368246449453E+19</c:v>
                </c:pt>
                <c:pt idx="96">
                  <c:v>1.1322942786383188E+19</c:v>
                </c:pt>
                <c:pt idx="97">
                  <c:v>1.1084718119623242E+19</c:v>
                </c:pt>
                <c:pt idx="98">
                  <c:v>1.0851582907022963E+19</c:v>
                </c:pt>
                <c:pt idx="99">
                  <c:v>1.0623428193604219E+19</c:v>
                </c:pt>
                <c:pt idx="100">
                  <c:v>1.0400147357503033E+19</c:v>
                </c:pt>
                <c:pt idx="101">
                  <c:v>1.0181636060008462E+19</c:v>
                </c:pt>
                <c:pt idx="102">
                  <c:v>9.9677921966713221E+18</c:v>
                </c:pt>
                <c:pt idx="103">
                  <c:v>9.7585158494598574E+18</c:v>
                </c:pt>
                <c:pt idx="104">
                  <c:v>9.5537092399399117E+18</c:v>
                </c:pt>
                <c:pt idx="105">
                  <c:v>9.3532766834576855E+18</c:v>
                </c:pt>
                <c:pt idx="106">
                  <c:v>9.1571245443036088E+18</c:v>
                </c:pt>
                <c:pt idx="107">
                  <c:v>8.9651611918363034E+18</c:v>
                </c:pt>
                <c:pt idx="108">
                  <c:v>8.7772969575460977E+18</c:v>
                </c:pt>
                <c:pt idx="109">
                  <c:v>8.5934440930379653E+18</c:v>
                </c:pt>
                <c:pt idx="110">
                  <c:v>8.4135167289141965E+18</c:v>
                </c:pt>
                <c:pt idx="111">
                  <c:v>8.2374308345375406E+18</c:v>
                </c:pt>
                <c:pt idx="112">
                  <c:v>8.0651041786559713E+18</c:v>
                </c:pt>
                <c:pt idx="113">
                  <c:v>7.896456290870613E+18</c:v>
                </c:pt>
                <c:pt idx="114">
                  <c:v>7.7314084239287828E+18</c:v>
                </c:pt>
                <c:pt idx="115">
                  <c:v>7.5698835168244726E+18</c:v>
                </c:pt>
                <c:pt idx="116">
                  <c:v>7.4118061586889923E+18</c:v>
                </c:pt>
                <c:pt idx="117">
                  <c:v>7.2571025534548398E+18</c:v>
                </c:pt>
                <c:pt idx="118">
                  <c:v>7.1057004852762542E+18</c:v>
                </c:pt>
                <c:pt idx="119">
                  <c:v>6.9575292846902405E+18</c:v>
                </c:pt>
                <c:pt idx="120">
                  <c:v>6.81251979550221E+18</c:v>
                </c:pt>
                <c:pt idx="121">
                  <c:v>6.6706043423807304E+18</c:v>
                </c:pt>
                <c:pt idx="122">
                  <c:v>6.5317166991461827E+18</c:v>
                </c:pt>
                <c:pt idx="123">
                  <c:v>6.3957920577384878E+18</c:v>
                </c:pt>
                <c:pt idx="124">
                  <c:v>6.262766997849343E+18</c:v>
                </c:pt>
                <c:pt idx="125">
                  <c:v>6.1325794572047514E+18</c:v>
                </c:pt>
                <c:pt idx="126">
                  <c:v>6.0051687024839117E+18</c:v>
                </c:pt>
                <c:pt idx="127">
                  <c:v>5.8804753008608471E+18</c:v>
                </c:pt>
                <c:pt idx="128">
                  <c:v>5.7584410921554381E+18</c:v>
                </c:pt>
                <c:pt idx="129">
                  <c:v>5.6390091615808031E+18</c:v>
                </c:pt>
                <c:pt idx="130">
                  <c:v>5.5221238130742651E+18</c:v>
                </c:pt>
                <c:pt idx="131">
                  <c:v>5.4077305431994051E+18</c:v>
                </c:pt>
                <c:pt idx="132">
                  <c:v>5.2957760156069734E+18</c:v>
                </c:pt>
                <c:pt idx="133">
                  <c:v>5.1862080360426895E+18</c:v>
                </c:pt>
                <c:pt idx="134">
                  <c:v>5.0789755278902231E+18</c:v>
                </c:pt>
              </c:numCache>
            </c:numRef>
          </c:yVal>
          <c:smooth val="0"/>
        </c:ser>
        <c:ser>
          <c:idx val="1"/>
          <c:order val="3"/>
          <c:tx>
            <c:strRef>
              <c:f>'U235'!$M$2</c:f>
              <c:strCache>
                <c:ptCount val="1"/>
                <c:pt idx="0">
                  <c:v>O5 - N(U235 -)</c:v>
                </c:pt>
              </c:strCache>
            </c:strRef>
          </c:tx>
          <c:marker>
            <c:symbol val="none"/>
          </c:marker>
          <c:xVal>
            <c:numRef>
              <c:f>'U235'!$L$3:$L$123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'U235'!$M$3:$M$116</c:f>
              <c:numCache>
                <c:formatCode>0.0000E+00</c:formatCode>
                <c:ptCount val="114"/>
                <c:pt idx="0">
                  <c:v>8.8937324162937733E+19</c:v>
                </c:pt>
                <c:pt idx="1">
                  <c:v>8.7058541148012282E+19</c:v>
                </c:pt>
                <c:pt idx="2">
                  <c:v>8.5219547583508103E+19</c:v>
                </c:pt>
                <c:pt idx="3">
                  <c:v>8.3419500516275012E+19</c:v>
                </c:pt>
                <c:pt idx="4">
                  <c:v>8.1657574833394631E+19</c:v>
                </c:pt>
                <c:pt idx="5">
                  <c:v>7.9932962863074492E+19</c:v>
                </c:pt>
                <c:pt idx="6">
                  <c:v>7.8244873975541776E+19</c:v>
                </c:pt>
                <c:pt idx="7">
                  <c:v>7.6592534183937196E+19</c:v>
                </c:pt>
                <c:pt idx="8">
                  <c:v>7.4975185745208984E+19</c:v>
                </c:pt>
                <c:pt idx="9">
                  <c:v>7.3392086761006711E+19</c:v>
                </c:pt>
                <c:pt idx="10">
                  <c:v>7.18425107785752E+19</c:v>
                </c:pt>
                <c:pt idx="11">
                  <c:v>7.0325746391648403E+19</c:v>
                </c:pt>
                <c:pt idx="12">
                  <c:v>6.8841096841343312E+19</c:v>
                </c:pt>
                <c:pt idx="13">
                  <c:v>6.7387901249598177E+19</c:v>
                </c:pt>
                <c:pt idx="14">
                  <c:v>6.5965478990608884E+19</c:v>
                </c:pt>
                <c:pt idx="15">
                  <c:v>6.4573178126032019E+19</c:v>
                </c:pt>
                <c:pt idx="16">
                  <c:v>6.3210360515172794E+19</c:v>
                </c:pt>
                <c:pt idx="17">
                  <c:v>6.1876401506314822E+19</c:v>
                </c:pt>
                <c:pt idx="18">
                  <c:v>6.0570689628049744E+19</c:v>
                </c:pt>
                <c:pt idx="19">
                  <c:v>5.9292626280606876E+19</c:v>
                </c:pt>
                <c:pt idx="20">
                  <c:v>5.8041625427182952E+19</c:v>
                </c:pt>
                <c:pt idx="21">
                  <c:v>5.681711328527174E+19</c:v>
                </c:pt>
                <c:pt idx="22">
                  <c:v>5.5618528017993736E+19</c:v>
                </c:pt>
                <c:pt idx="23">
                  <c:v>5.4445319425425826E+19</c:v>
                </c:pt>
                <c:pt idx="24">
                  <c:v>5.3296948635930984E+19</c:v>
                </c:pt>
                <c:pt idx="25">
                  <c:v>5.2172904528232202E+19</c:v>
                </c:pt>
                <c:pt idx="26">
                  <c:v>5.107266070793642E+19</c:v>
                </c:pt>
                <c:pt idx="27">
                  <c:v>4.999571296762241E+19</c:v>
                </c:pt>
                <c:pt idx="28">
                  <c:v>4.8941567770968441E+19</c:v>
                </c:pt>
                <c:pt idx="29">
                  <c:v>4.7909742014025605E+19</c:v>
                </c:pt>
                <c:pt idx="30">
                  <c:v>4.6899762786491023E+19</c:v>
                </c:pt>
                <c:pt idx="31">
                  <c:v>4.5911167132981182E+19</c:v>
                </c:pt>
                <c:pt idx="32">
                  <c:v>4.494350181430512E+19</c:v>
                </c:pt>
                <c:pt idx="33">
                  <c:v>4.3996323068737815E+19</c:v>
                </c:pt>
                <c:pt idx="34">
                  <c:v>4.3069196373293335E+19</c:v>
                </c:pt>
                <c:pt idx="35">
                  <c:v>4.216169620499814E+19</c:v>
                </c:pt>
                <c:pt idx="36">
                  <c:v>4.1273405802164421E+19</c:v>
                </c:pt>
                <c:pt idx="37">
                  <c:v>4.0403929865323635E+19</c:v>
                </c:pt>
                <c:pt idx="38">
                  <c:v>3.9552861282606506E+19</c:v>
                </c:pt>
                <c:pt idx="39">
                  <c:v>3.8719810101606212E+19</c:v>
                </c:pt>
                <c:pt idx="40">
                  <c:v>3.7904394622932607E+19</c:v>
                </c:pt>
                <c:pt idx="41">
                  <c:v>3.710624121558034E+19</c:v>
                </c:pt>
                <c:pt idx="42">
                  <c:v>3.6324984132296843E+19</c:v>
                </c:pt>
                <c:pt idx="43">
                  <c:v>3.5560265324950516E+19</c:v>
                </c:pt>
                <c:pt idx="44">
                  <c:v>3.4811734259898708E+19</c:v>
                </c:pt>
                <c:pt idx="45">
                  <c:v>3.4079047733355815E+19</c:v>
                </c:pt>
                <c:pt idx="46">
                  <c:v>3.3361869686761353E+19</c:v>
                </c:pt>
                <c:pt idx="47">
                  <c:v>3.2659871022148022E+19</c:v>
                </c:pt>
                <c:pt idx="48">
                  <c:v>3.1972729417509753E+19</c:v>
                </c:pt>
                <c:pt idx="49">
                  <c:v>3.1300139149779128E+19</c:v>
                </c:pt>
                <c:pt idx="50">
                  <c:v>3.0641785360041153E+19</c:v>
                </c:pt>
                <c:pt idx="51">
                  <c:v>2.999736646054366E+19</c:v>
                </c:pt>
                <c:pt idx="52">
                  <c:v>2.9366587246400373E+19</c:v>
                </c:pt>
                <c:pt idx="53">
                  <c:v>2.874915875279618E+19</c:v>
                </c:pt>
                <c:pt idx="54">
                  <c:v>2.8144798112192434E+19</c:v>
                </c:pt>
                <c:pt idx="55">
                  <c:v>2.7553228411532259E+19</c:v>
                </c:pt>
                <c:pt idx="56">
                  <c:v>2.6974178549445833E+19</c:v>
                </c:pt>
                <c:pt idx="57">
                  <c:v>2.6407383093455684E+19</c:v>
                </c:pt>
                <c:pt idx="58">
                  <c:v>2.585258213718197E+19</c:v>
                </c:pt>
                <c:pt idx="59">
                  <c:v>2.5309521157547827E+19</c:v>
                </c:pt>
                <c:pt idx="60">
                  <c:v>2.4777950871984574E+19</c:v>
                </c:pt>
                <c:pt idx="61">
                  <c:v>2.4257634835576541E+19</c:v>
                </c:pt>
                <c:pt idx="62">
                  <c:v>2.3748329537637671E+19</c:v>
                </c:pt>
                <c:pt idx="63">
                  <c:v>2.3249801731416486E+19</c:v>
                </c:pt>
                <c:pt idx="64">
                  <c:v>2.2761823106650128E+19</c:v>
                </c:pt>
                <c:pt idx="65">
                  <c:v>2.2284170179126759E+19</c:v>
                </c:pt>
                <c:pt idx="66">
                  <c:v>2.1816624180248011E+19</c:v>
                </c:pt>
                <c:pt idx="67">
                  <c:v>2.1358970946591379E+19</c:v>
                </c:pt>
                <c:pt idx="68">
                  <c:v>2.0911000809472659E+19</c:v>
                </c:pt>
                <c:pt idx="69">
                  <c:v>2.0472508484508369E+19</c:v>
                </c:pt>
                <c:pt idx="70">
                  <c:v>2.0043292961178141E+19</c:v>
                </c:pt>
                <c:pt idx="71">
                  <c:v>1.9623157392387215E+19</c:v>
                </c:pt>
                <c:pt idx="72">
                  <c:v>1.9211908984028762E+19</c:v>
                </c:pt>
                <c:pt idx="73">
                  <c:v>1.8809364870653096E+19</c:v>
                </c:pt>
                <c:pt idx="74">
                  <c:v>1.8415336722063604E+19</c:v>
                </c:pt>
                <c:pt idx="75">
                  <c:v>1.8029644146195816E+19</c:v>
                </c:pt>
                <c:pt idx="76">
                  <c:v>1.7652110568845099E+19</c:v>
                </c:pt>
                <c:pt idx="77">
                  <c:v>1.7282563148254206E+19</c:v>
                </c:pt>
                <c:pt idx="78">
                  <c:v>1.6920832689700876E+19</c:v>
                </c:pt>
                <c:pt idx="79">
                  <c:v>1.6566753560085393E+19</c:v>
                </c:pt>
                <c:pt idx="80">
                  <c:v>1.6220163602518149E+19</c:v>
                </c:pt>
                <c:pt idx="81">
                  <c:v>1.588090405090722E+19</c:v>
                </c:pt>
                <c:pt idx="82">
                  <c:v>1.554881944454595E+19</c:v>
                </c:pt>
                <c:pt idx="83">
                  <c:v>1.5223757542700495E+19</c:v>
                </c:pt>
                <c:pt idx="84">
                  <c:v>1.4905569239197424E+19</c:v>
                </c:pt>
                <c:pt idx="85">
                  <c:v>1.4594113106690859E+19</c:v>
                </c:pt>
                <c:pt idx="86">
                  <c:v>1.4289243491340442E+19</c:v>
                </c:pt>
                <c:pt idx="87">
                  <c:v>1.3990820878654276E+19</c:v>
                </c:pt>
                <c:pt idx="88">
                  <c:v>1.3698708706853534E+19</c:v>
                </c:pt>
                <c:pt idx="89">
                  <c:v>1.3412773300814555E+19</c:v>
                </c:pt>
                <c:pt idx="90">
                  <c:v>1.3132883806010974E+19</c:v>
                </c:pt>
                <c:pt idx="91">
                  <c:v>1.2858912122455824E+19</c:v>
                </c:pt>
                <c:pt idx="92">
                  <c:v>1.2590732838643671E+19</c:v>
                </c:pt>
                <c:pt idx="93">
                  <c:v>1.2328223165492701E+19</c:v>
                </c:pt>
                <c:pt idx="94">
                  <c:v>1.2071262870286868E+19</c:v>
                </c:pt>
                <c:pt idx="95">
                  <c:v>1.1819734210617989E+19</c:v>
                </c:pt>
                <c:pt idx="96">
                  <c:v>1.1573521868327852E+19</c:v>
                </c:pt>
                <c:pt idx="97">
                  <c:v>1.1332516464059711E+19</c:v>
                </c:pt>
                <c:pt idx="98">
                  <c:v>1.1096605349643246E+19</c:v>
                </c:pt>
                <c:pt idx="99">
                  <c:v>1.0865680625072339E+19</c:v>
                </c:pt>
                <c:pt idx="100">
                  <c:v>1.0639636673950966E+19</c:v>
                </c:pt>
                <c:pt idx="101">
                  <c:v>1.041837011240414E+19</c:v>
                </c:pt>
                <c:pt idx="102">
                  <c:v>1.0201779737988913E+19</c:v>
                </c:pt>
                <c:pt idx="103">
                  <c:v>9.9897664786053448E+18</c:v>
                </c:pt>
                <c:pt idx="104">
                  <c:v>9.7822333414074634E+18</c:v>
                </c:pt>
                <c:pt idx="105">
                  <c:v>9.5790853617142702E+18</c:v>
                </c:pt>
                <c:pt idx="106">
                  <c:v>9.380229551920681E+18</c:v>
                </c:pt>
                <c:pt idx="107">
                  <c:v>9.1855748504085309E+18</c:v>
                </c:pt>
                <c:pt idx="108">
                  <c:v>8.9950320704575355E+18</c:v>
                </c:pt>
                <c:pt idx="109">
                  <c:v>8.8085166184078367E+18</c:v>
                </c:pt>
                <c:pt idx="110">
                  <c:v>8.6259413724692152E+18</c:v>
                </c:pt>
                <c:pt idx="111">
                  <c:v>8.4472228830710344E+18</c:v>
                </c:pt>
                <c:pt idx="112">
                  <c:v>8.2722794667704658E+18</c:v>
                </c:pt>
                <c:pt idx="113">
                  <c:v>8.101031166740396E+18</c:v>
                </c:pt>
              </c:numCache>
            </c:numRef>
          </c:yVal>
          <c:smooth val="0"/>
        </c:ser>
        <c:ser>
          <c:idx val="0"/>
          <c:order val="4"/>
          <c:tx>
            <c:strRef>
              <c:f>'U235'!$O$2</c:f>
              <c:strCache>
                <c:ptCount val="1"/>
                <c:pt idx="0">
                  <c:v> Exact Simpl. - N(U235)</c:v>
                </c:pt>
              </c:strCache>
            </c:strRef>
          </c:tx>
          <c:spPr>
            <a:ln>
              <a:solidFill>
                <a:schemeClr val="tx1"/>
              </a:solidFill>
            </a:ln>
          </c:spPr>
          <c:marker>
            <c:symbol val="none"/>
          </c:marker>
          <c:xVal>
            <c:numRef>
              <c:f>'U235'!$N$3:$N$137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'U235'!$O$3:$O$137</c:f>
              <c:numCache>
                <c:formatCode>0.0000E+00</c:formatCode>
                <c:ptCount val="135"/>
                <c:pt idx="0">
                  <c:v>8.8937324162937733E+19</c:v>
                </c:pt>
                <c:pt idx="1">
                  <c:v>8.7053382330057064E+19</c:v>
                </c:pt>
                <c:pt idx="2">
                  <c:v>8.5209347666220237E+19</c:v>
                </c:pt>
                <c:pt idx="3">
                  <c:v>8.3404374825720037E+19</c:v>
                </c:pt>
                <c:pt idx="4">
                  <c:v>8.1637636369640964E+19</c:v>
                </c:pt>
                <c:pt idx="5">
                  <c:v>7.9908322386543198E+19</c:v>
                </c:pt>
                <c:pt idx="6">
                  <c:v>7.8215640121181553E+19</c:v>
                </c:pt>
                <c:pt idx="7">
                  <c:v>7.6558813611089199E+19</c:v>
                </c:pt>
                <c:pt idx="8">
                  <c:v>7.493708333085945E+19</c:v>
                </c:pt>
                <c:pt idx="9">
                  <c:v>7.3349705843962864E+19</c:v>
                </c:pt>
                <c:pt idx="10">
                  <c:v>7.1795953461939675E+19</c:v>
                </c:pt>
                <c:pt idx="11">
                  <c:v>7.0275113910811517E+19</c:v>
                </c:pt>
                <c:pt idx="12">
                  <c:v>6.878649000455952E+19</c:v>
                </c:pt>
                <c:pt idx="13">
                  <c:v>6.7329399325519053E+19</c:v>
                </c:pt>
                <c:pt idx="14">
                  <c:v>6.5903173911544521E+19</c:v>
                </c:pt>
                <c:pt idx="15">
                  <c:v>6.4507159949801021E+19</c:v>
                </c:pt>
                <c:pt idx="16">
                  <c:v>6.3140717477042233E+19</c:v>
                </c:pt>
                <c:pt idx="17">
                  <c:v>6.1803220086237323E+19</c:v>
                </c:pt>
                <c:pt idx="18">
                  <c:v>6.0494054639412314E+19</c:v>
                </c:pt>
                <c:pt idx="19">
                  <c:v>5.9212620986574242E+19</c:v>
                </c:pt>
                <c:pt idx="20">
                  <c:v>5.7958331690589307E+19</c:v>
                </c:pt>
                <c:pt idx="21">
                  <c:v>5.6730611757888913E+19</c:v>
                </c:pt>
                <c:pt idx="22">
                  <c:v>5.5528898374880059E+19</c:v>
                </c:pt>
                <c:pt idx="23">
                  <c:v>5.4352640649939304E+19</c:v>
                </c:pt>
                <c:pt idx="24">
                  <c:v>5.3201299360872022E+19</c:v>
                </c:pt>
                <c:pt idx="25">
                  <c:v>5.2074346707721232E+19</c:v>
                </c:pt>
                <c:pt idx="26">
                  <c:v>5.0971266070812557E+19</c:v>
                </c:pt>
                <c:pt idx="27">
                  <c:v>4.9891551773924458E+19</c:v>
                </c:pt>
                <c:pt idx="28">
                  <c:v>4.8834708852475322E+19</c:v>
                </c:pt>
                <c:pt idx="29">
                  <c:v>4.7800252826620822E+19</c:v>
                </c:pt>
                <c:pt idx="30">
                  <c:v>4.6787709479157817E+19</c:v>
                </c:pt>
                <c:pt idx="31">
                  <c:v>4.5796614638132847E+19</c:v>
                </c:pt>
                <c:pt idx="32">
                  <c:v>4.4826513964055585E+19</c:v>
                </c:pt>
                <c:pt idx="33">
                  <c:v>4.3876962741619704E+19</c:v>
                </c:pt>
                <c:pt idx="34">
                  <c:v>4.2947525675835679E+19</c:v>
                </c:pt>
                <c:pt idx="35">
                  <c:v>4.2037776692482064E+19</c:v>
                </c:pt>
                <c:pt idx="36">
                  <c:v>4.1147298742783795E+19</c:v>
                </c:pt>
                <c:pt idx="37">
                  <c:v>4.0275683612227936E+19</c:v>
                </c:pt>
                <c:pt idx="38">
                  <c:v>3.9422531733429191E+19</c:v>
                </c:pt>
                <c:pt idx="39">
                  <c:v>3.8587452002959606E+19</c:v>
                </c:pt>
                <c:pt idx="40">
                  <c:v>3.7770061602058101E+19</c:v>
                </c:pt>
                <c:pt idx="41">
                  <c:v>3.69699858211381E+19</c:v>
                </c:pt>
                <c:pt idx="42">
                  <c:v>3.6186857888012456E+19</c:v>
                </c:pt>
                <c:pt idx="43">
                  <c:v>3.5420318799757042E+19</c:v>
                </c:pt>
                <c:pt idx="44">
                  <c:v>3.4670017158136033E+19</c:v>
                </c:pt>
                <c:pt idx="45">
                  <c:v>3.393560900851327E+19</c:v>
                </c:pt>
                <c:pt idx="46">
                  <c:v>3.3216757682175943E+19</c:v>
                </c:pt>
                <c:pt idx="47">
                  <c:v>3.251313364199834E+19</c:v>
                </c:pt>
                <c:pt idx="48">
                  <c:v>3.1824414331374805E+19</c:v>
                </c:pt>
                <c:pt idx="49">
                  <c:v>3.1150284026352775E+19</c:v>
                </c:pt>
                <c:pt idx="50">
                  <c:v>3.0490433690898047E+19</c:v>
                </c:pt>
                <c:pt idx="51">
                  <c:v>2.9844560835225891E+19</c:v>
                </c:pt>
                <c:pt idx="52">
                  <c:v>2.9212369377133162E+19</c:v>
                </c:pt>
                <c:pt idx="53">
                  <c:v>2.8593569506267722E+19</c:v>
                </c:pt>
                <c:pt idx="54">
                  <c:v>2.7987877551273116E+19</c:v>
                </c:pt>
                <c:pt idx="55">
                  <c:v>2.7395015849747378E+19</c:v>
                </c:pt>
                <c:pt idx="56">
                  <c:v>2.681471262095657E+19</c:v>
                </c:pt>
                <c:pt idx="57">
                  <c:v>2.6246701841244516E+19</c:v>
                </c:pt>
                <c:pt idx="58">
                  <c:v>2.5690723122081833E+19</c:v>
                </c:pt>
                <c:pt idx="59">
                  <c:v>2.5146521590698074E+19</c:v>
                </c:pt>
                <c:pt idx="60">
                  <c:v>2.4613847773242532E+19</c:v>
                </c:pt>
                <c:pt idx="61">
                  <c:v>2.4092457480419983E+19</c:v>
                </c:pt>
                <c:pt idx="62">
                  <c:v>2.3582111695548965E+19</c:v>
                </c:pt>
                <c:pt idx="63">
                  <c:v>2.3082576464991371E+19</c:v>
                </c:pt>
                <c:pt idx="64">
                  <c:v>2.2593622790902915E+19</c:v>
                </c:pt>
                <c:pt idx="65">
                  <c:v>2.2115026526255616E+19</c:v>
                </c:pt>
                <c:pt idx="66">
                  <c:v>2.1646568272083845E+19</c:v>
                </c:pt>
                <c:pt idx="67">
                  <c:v>2.118803327690709E+19</c:v>
                </c:pt>
                <c:pt idx="68">
                  <c:v>2.073921133828318E+19</c:v>
                </c:pt>
                <c:pt idx="69">
                  <c:v>2.0299896706446901E+19</c:v>
                </c:pt>
                <c:pt idx="70">
                  <c:v>1.9869887989989822E+19</c:v>
                </c:pt>
                <c:pt idx="71">
                  <c:v>1.9448988063538082E+19</c:v>
                </c:pt>
                <c:pt idx="72">
                  <c:v>1.9037003977385812E+19</c:v>
                </c:pt>
                <c:pt idx="73">
                  <c:v>1.8633746869042786E+19</c:v>
                </c:pt>
                <c:pt idx="74">
                  <c:v>1.8239031876655733E+19</c:v>
                </c:pt>
                <c:pt idx="75">
                  <c:v>1.785267805426364E+19</c:v>
                </c:pt>
                <c:pt idx="76">
                  <c:v>1.7474508288848167E+19</c:v>
                </c:pt>
                <c:pt idx="77">
                  <c:v>1.7104349219141188E+19</c:v>
                </c:pt>
                <c:pt idx="78">
                  <c:v>1.6742031156152195E+19</c:v>
                </c:pt>
                <c:pt idx="79">
                  <c:v>1.6387388005379164E+19</c:v>
                </c:pt>
                <c:pt idx="80">
                  <c:v>1.6040257190667223E+19</c:v>
                </c:pt>
                <c:pt idx="81">
                  <c:v>1.570047957968018E+19</c:v>
                </c:pt>
                <c:pt idx="82">
                  <c:v>1.5367899410950814E+19</c:v>
                </c:pt>
                <c:pt idx="83">
                  <c:v>1.5042364222476397E+19</c:v>
                </c:pt>
                <c:pt idx="84">
                  <c:v>1.4723724781826793E+19</c:v>
                </c:pt>
                <c:pt idx="85">
                  <c:v>1.4411835017733075E+19</c:v>
                </c:pt>
                <c:pt idx="86">
                  <c:v>1.4106551953125243E+19</c:v>
                </c:pt>
                <c:pt idx="87">
                  <c:v>1.3807735639588434E+19</c:v>
                </c:pt>
                <c:pt idx="88">
                  <c:v>1.3515249093207515E+19</c:v>
                </c:pt>
                <c:pt idx="89">
                  <c:v>1.3228958231770661E+19</c:v>
                </c:pt>
                <c:pt idx="90">
                  <c:v>1.2948731813303153E+19</c:v>
                </c:pt>
                <c:pt idx="91">
                  <c:v>1.2674441375903187E+19</c:v>
                </c:pt>
                <c:pt idx="92">
                  <c:v>1.2405961178852149E+19</c:v>
                </c:pt>
                <c:pt idx="93">
                  <c:v>1.2143168144972313E+19</c:v>
                </c:pt>
                <c:pt idx="94">
                  <c:v>1.1885941804205576E+19</c:v>
                </c:pt>
                <c:pt idx="95">
                  <c:v>1.1634164238387382E+19</c:v>
                </c:pt>
                <c:pt idx="96">
                  <c:v>1.1387720027190438E+19</c:v>
                </c:pt>
                <c:pt idx="97">
                  <c:v>1.1146496195213521E+19</c:v>
                </c:pt>
                <c:pt idx="98">
                  <c:v>1.0910382160191103E+19</c:v>
                </c:pt>
                <c:pt idx="99">
                  <c:v>1.0679269682300021E+19</c:v>
                </c:pt>
                <c:pt idx="100">
                  <c:v>1.0453052814539979E+19</c:v>
                </c:pt>
                <c:pt idx="101">
                  <c:v>1.0231627854165137E+19</c:v>
                </c:pt>
                <c:pt idx="102">
                  <c:v>1.0014893295144511E+19</c:v>
                </c:pt>
                <c:pt idx="103">
                  <c:v>9.8027497816293908E+18</c:v>
                </c:pt>
                <c:pt idx="104">
                  <c:v>9.5951000624064573E+18</c:v>
                </c:pt>
                <c:pt idx="105">
                  <c:v>9.39184894631569E+18</c:v>
                </c:pt>
                <c:pt idx="106">
                  <c:v>9.1929032586126889E+18</c:v>
                </c:pt>
                <c:pt idx="107">
                  <c:v>8.9981717982553221E+18</c:v>
                </c:pt>
                <c:pt idx="108">
                  <c:v>8.8075652960951798E+18</c:v>
                </c:pt>
                <c:pt idx="109">
                  <c:v>8.6209963739546542E+18</c:v>
                </c:pt>
                <c:pt idx="110">
                  <c:v>8.438379504570879E+18</c:v>
                </c:pt>
                <c:pt idx="111">
                  <c:v>8.2596309723881574E+18</c:v>
                </c:pt>
                <c:pt idx="112">
                  <c:v>8.0846688351809382E+18</c:v>
                </c:pt>
                <c:pt idx="113">
                  <c:v>7.9134128864897004E+18</c:v>
                </c:pt>
                <c:pt idx="114">
                  <c:v>7.7457846188525732E+18</c:v>
                </c:pt>
                <c:pt idx="115">
                  <c:v>7.5817071878157957E+18</c:v>
                </c:pt>
                <c:pt idx="116">
                  <c:v>7.4211053767065457E+18</c:v>
                </c:pt>
                <c:pt idx="117">
                  <c:v>7.263905562151979E+18</c:v>
                </c:pt>
                <c:pt idx="118">
                  <c:v>7.1100356803286692E+18</c:v>
                </c:pt>
                <c:pt idx="119">
                  <c:v>6.9594251939269734E+18</c:v>
                </c:pt>
                <c:pt idx="120">
                  <c:v>6.8120050598151987E+18</c:v>
                </c:pt>
                <c:pt idx="121">
                  <c:v>6.6677076973887191E+18</c:v>
                </c:pt>
                <c:pt idx="122">
                  <c:v>6.5264669575895603E+18</c:v>
                </c:pt>
                <c:pt idx="123">
                  <c:v>6.3882180925822147E+18</c:v>
                </c:pt>
                <c:pt idx="124">
                  <c:v>6.2528977260718408E+18</c:v>
                </c:pt>
                <c:pt idx="125">
                  <c:v>6.1204438242511667E+18</c:v>
                </c:pt>
                <c:pt idx="126">
                  <c:v>5.990795667362858E+18</c:v>
                </c:pt>
                <c:pt idx="127">
                  <c:v>5.8638938218642452E+18</c:v>
                </c:pt>
                <c:pt idx="128">
                  <c:v>5.739680113181696E+18</c:v>
                </c:pt>
                <c:pt idx="129">
                  <c:v>5.6180975990421228E+18</c:v>
                </c:pt>
                <c:pt idx="130">
                  <c:v>5.4990905433693972E+18</c:v>
                </c:pt>
                <c:pt idx="131">
                  <c:v>5.3826043907337267E+18</c:v>
                </c:pt>
                <c:pt idx="132">
                  <c:v>5.2685857413422469E+18</c:v>
                </c:pt>
                <c:pt idx="133">
                  <c:v>5.1569823265593948E+18</c:v>
                </c:pt>
                <c:pt idx="134">
                  <c:v>5.0477429849458299E+18</c:v>
                </c:pt>
              </c:numCache>
            </c:numRef>
          </c:yVal>
          <c:smooth val="0"/>
        </c:ser>
        <c:dLbls>
          <c:showLegendKey val="0"/>
          <c:showVal val="0"/>
          <c:showCatName val="0"/>
          <c:showSerName val="0"/>
          <c:showPercent val="0"/>
          <c:showBubbleSize val="0"/>
        </c:dLbls>
        <c:axId val="169198720"/>
        <c:axId val="169200640"/>
      </c:scatterChart>
      <c:valAx>
        <c:axId val="169198720"/>
        <c:scaling>
          <c:orientation val="minMax"/>
          <c:max val="10"/>
          <c:min val="0"/>
        </c:scaling>
        <c:delete val="0"/>
        <c:axPos val="b"/>
        <c:majorGridlines/>
        <c:title>
          <c:tx>
            <c:strRef>
              <c:f>'U235'!$B$11</c:f>
              <c:strCache>
                <c:ptCount val="1"/>
                <c:pt idx="0">
                  <c:v>Temps (années)</c:v>
                </c:pt>
              </c:strCache>
            </c:strRef>
          </c:tx>
          <c:overlay val="0"/>
        </c:title>
        <c:numFmt formatCode="General" sourceLinked="0"/>
        <c:majorTickMark val="out"/>
        <c:minorTickMark val="none"/>
        <c:tickLblPos val="nextTo"/>
        <c:crossAx val="169200640"/>
        <c:crosses val="autoZero"/>
        <c:crossBetween val="midCat"/>
      </c:valAx>
      <c:valAx>
        <c:axId val="169200640"/>
        <c:scaling>
          <c:orientation val="minMax"/>
        </c:scaling>
        <c:delete val="0"/>
        <c:axPos val="l"/>
        <c:majorGridlines/>
        <c:title>
          <c:tx>
            <c:strRef>
              <c:f>'U235'!$B$12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169198720"/>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'U238'!$B$10</c:f>
          <c:strCache>
            <c:ptCount val="1"/>
            <c:pt idx="0">
              <c:v>Comparaison des modèles pour le U238</c:v>
            </c:pt>
          </c:strCache>
        </c:strRef>
      </c:tx>
      <c:overlay val="0"/>
    </c:title>
    <c:autoTitleDeleted val="0"/>
    <c:plotArea>
      <c:layout>
        <c:manualLayout>
          <c:layoutTarget val="inner"/>
          <c:xMode val="edge"/>
          <c:yMode val="edge"/>
          <c:x val="0.17534203048778899"/>
          <c:y val="0.10946563718370156"/>
          <c:w val="0.52968930182839191"/>
          <c:h val="0.74313122252123542"/>
        </c:manualLayout>
      </c:layout>
      <c:scatterChart>
        <c:scatterStyle val="lineMarker"/>
        <c:varyColors val="0"/>
        <c:ser>
          <c:idx val="3"/>
          <c:order val="0"/>
          <c:tx>
            <c:strRef>
              <c:f>'U238'!$S$2</c:f>
              <c:strCache>
                <c:ptCount val="1"/>
                <c:pt idx="0">
                  <c:v>VESTA - U238 </c:v>
                </c:pt>
              </c:strCache>
            </c:strRef>
          </c:tx>
          <c:spPr>
            <a:ln w="28575">
              <a:noFill/>
            </a:ln>
          </c:spPr>
          <c:marker>
            <c:symbol val="square"/>
            <c:size val="7"/>
            <c:spPr>
              <a:solidFill>
                <a:srgbClr val="FF0000"/>
              </a:solidFill>
            </c:spPr>
          </c:marker>
          <c:xVal>
            <c:numRef>
              <c:f>'U238'!$R$3:$R$10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'U238'!$S$3:$S$9</c:f>
              <c:numCache>
                <c:formatCode>0.0000E+00</c:formatCode>
                <c:ptCount val="7"/>
                <c:pt idx="0">
                  <c:v>1.6799927091276064E+22</c:v>
                </c:pt>
                <c:pt idx="1">
                  <c:v>1.6722149651038675E+22</c:v>
                </c:pt>
                <c:pt idx="2">
                  <c:v>1.6583878646172205E+22</c:v>
                </c:pt>
                <c:pt idx="3">
                  <c:v>1.6272768885222648E+22</c:v>
                </c:pt>
                <c:pt idx="4">
                  <c:v>1.5754252616973387E+22</c:v>
                </c:pt>
                <c:pt idx="5">
                  <c:v>1.4302407065875455E+22</c:v>
                </c:pt>
                <c:pt idx="6">
                  <c:v>1.2167848428249331E+22</c:v>
                </c:pt>
              </c:numCache>
            </c:numRef>
          </c:yVal>
          <c:smooth val="0"/>
        </c:ser>
        <c:ser>
          <c:idx val="2"/>
          <c:order val="1"/>
          <c:tx>
            <c:strRef>
              <c:f>'U238'!$Q$2</c:f>
              <c:strCache>
                <c:ptCount val="1"/>
                <c:pt idx="0">
                  <c:v>DRAGON - U238</c:v>
                </c:pt>
              </c:strCache>
            </c:strRef>
          </c:tx>
          <c:marker>
            <c:symbol val="none"/>
          </c:marker>
          <c:xVal>
            <c:numRef>
              <c:f>'U238'!$P$3:$P$511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'U238'!$Q$3:$Q$52</c:f>
              <c:numCache>
                <c:formatCode>0.0000E+00</c:formatCode>
                <c:ptCount val="50"/>
                <c:pt idx="0">
                  <c:v>1.6799927091276064E+22</c:v>
                </c:pt>
                <c:pt idx="1">
                  <c:v>1.669601413674456E+22</c:v>
                </c:pt>
                <c:pt idx="2">
                  <c:v>1.6593100345237398E+22</c:v>
                </c:pt>
                <c:pt idx="3">
                  <c:v>1.6490186553730236E+22</c:v>
                </c:pt>
                <c:pt idx="4">
                  <c:v>1.6387272762223072E+22</c:v>
                </c:pt>
                <c:pt idx="5">
                  <c:v>1.6285358133740252E+22</c:v>
                </c:pt>
                <c:pt idx="6">
                  <c:v>1.6182444342233088E+22</c:v>
                </c:pt>
                <c:pt idx="7">
                  <c:v>1.6080529713750266E+22</c:v>
                </c:pt>
                <c:pt idx="8">
                  <c:v>1.5978615085267444E+22</c:v>
                </c:pt>
                <c:pt idx="9">
                  <c:v>1.5876700456784625E+22</c:v>
                </c:pt>
                <c:pt idx="10">
                  <c:v>1.5774785828301803E+22</c:v>
                </c:pt>
                <c:pt idx="11">
                  <c:v>1.5672871199818979E+22</c:v>
                </c:pt>
                <c:pt idx="12">
                  <c:v>1.5571955734360502E+22</c:v>
                </c:pt>
                <c:pt idx="13">
                  <c:v>1.547004110587768E+22</c:v>
                </c:pt>
                <c:pt idx="14">
                  <c:v>1.5369125640419198E+22</c:v>
                </c:pt>
                <c:pt idx="15">
                  <c:v>1.5269209337985061E+22</c:v>
                </c:pt>
                <c:pt idx="16">
                  <c:v>1.5168293872526581E+22</c:v>
                </c:pt>
                <c:pt idx="17">
                  <c:v>1.50673784070681E+22</c:v>
                </c:pt>
                <c:pt idx="18">
                  <c:v>1.4967462104633962E+22</c:v>
                </c:pt>
                <c:pt idx="19">
                  <c:v>1.4867545802199823E+22</c:v>
                </c:pt>
                <c:pt idx="20">
                  <c:v>1.4767629499765686E+22</c:v>
                </c:pt>
                <c:pt idx="21">
                  <c:v>1.4668712360355889E+22</c:v>
                </c:pt>
                <c:pt idx="22">
                  <c:v>1.4568796057921749E+22</c:v>
                </c:pt>
                <c:pt idx="23">
                  <c:v>1.4469878918511952E+22</c:v>
                </c:pt>
                <c:pt idx="24">
                  <c:v>1.4370961779102155E+22</c:v>
                </c:pt>
                <c:pt idx="25">
                  <c:v>1.4272044639692358E+22</c:v>
                </c:pt>
                <c:pt idx="26">
                  <c:v>1.4174126663306903E+22</c:v>
                </c:pt>
                <c:pt idx="27">
                  <c:v>1.4076208686921446E+22</c:v>
                </c:pt>
                <c:pt idx="28">
                  <c:v>1.3978290710535991E+22</c:v>
                </c:pt>
                <c:pt idx="29">
                  <c:v>1.3880372734150534E+22</c:v>
                </c:pt>
                <c:pt idx="30">
                  <c:v>1.3782454757765079E+22</c:v>
                </c:pt>
                <c:pt idx="31">
                  <c:v>1.3685535944403965E+22</c:v>
                </c:pt>
                <c:pt idx="32">
                  <c:v>1.3587617968018508E+22</c:v>
                </c:pt>
                <c:pt idx="33">
                  <c:v>1.3490699154657395E+22</c:v>
                </c:pt>
                <c:pt idx="34">
                  <c:v>1.3394779504320621E+22</c:v>
                </c:pt>
                <c:pt idx="35">
                  <c:v>1.3297860690959506E+22</c:v>
                </c:pt>
                <c:pt idx="36">
                  <c:v>1.3201941040622733E+22</c:v>
                </c:pt>
                <c:pt idx="37">
                  <c:v>1.3105022227261619E+22</c:v>
                </c:pt>
                <c:pt idx="38">
                  <c:v>1.3010101739949188E+22</c:v>
                </c:pt>
                <c:pt idx="39">
                  <c:v>1.2914182089612414E+22</c:v>
                </c:pt>
                <c:pt idx="40">
                  <c:v>1.2818262439275641E+22</c:v>
                </c:pt>
                <c:pt idx="41">
                  <c:v>1.2723341951963209E+22</c:v>
                </c:pt>
                <c:pt idx="42">
                  <c:v>1.2628421464650777E+22</c:v>
                </c:pt>
                <c:pt idx="43">
                  <c:v>1.2533500977338347E+22</c:v>
                </c:pt>
                <c:pt idx="44">
                  <c:v>1.2438580490025914E+22</c:v>
                </c:pt>
                <c:pt idx="45">
                  <c:v>1.2344659165737824E+22</c:v>
                </c:pt>
                <c:pt idx="46">
                  <c:v>1.2250737841449734E+22</c:v>
                </c:pt>
                <c:pt idx="47">
                  <c:v>1.2156816517161644E+22</c:v>
                </c:pt>
                <c:pt idx="48">
                  <c:v>1.2062895192873554E+22</c:v>
                </c:pt>
                <c:pt idx="49">
                  <c:v>1.1968973868585464E+22</c:v>
                </c:pt>
              </c:numCache>
            </c:numRef>
          </c:yVal>
          <c:smooth val="0"/>
        </c:ser>
        <c:ser>
          <c:idx val="4"/>
          <c:order val="2"/>
          <c:tx>
            <c:strRef>
              <c:f>'U238'!$K$2</c:f>
              <c:strCache>
                <c:ptCount val="1"/>
                <c:pt idx="0">
                  <c:v>RK1 - N(U238)</c:v>
                </c:pt>
              </c:strCache>
            </c:strRef>
          </c:tx>
          <c:spPr>
            <a:ln>
              <a:solidFill>
                <a:schemeClr val="accent1"/>
              </a:solidFill>
            </a:ln>
          </c:spPr>
          <c:marker>
            <c:symbol val="none"/>
          </c:marker>
          <c:xVal>
            <c:numRef>
              <c:f>'U238'!$J$3:$J$137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'U238'!$K$3:$K$137</c:f>
              <c:numCache>
                <c:formatCode>0.0000E+00</c:formatCode>
                <c:ptCount val="135"/>
                <c:pt idx="0">
                  <c:v>1.6799927091276064E+22</c:v>
                </c:pt>
                <c:pt idx="1">
                  <c:v>1.6751996671558376E+22</c:v>
                </c:pt>
                <c:pt idx="2">
                  <c:v>1.6704202998052142E+22</c:v>
                </c:pt>
                <c:pt idx="3">
                  <c:v>1.665654568061717E+22</c:v>
                </c:pt>
                <c:pt idx="4">
                  <c:v>1.6609024330226393E+22</c:v>
                </c:pt>
                <c:pt idx="5">
                  <c:v>1.6561638558962685E+22</c:v>
                </c:pt>
                <c:pt idx="6">
                  <c:v>1.6514387980015695E+22</c:v>
                </c:pt>
                <c:pt idx="7">
                  <c:v>1.6467272207678692E+22</c:v>
                </c:pt>
                <c:pt idx="8">
                  <c:v>1.6420290857345409E+22</c:v>
                </c:pt>
                <c:pt idx="9">
                  <c:v>1.6373443545506907E+22</c:v>
                </c:pt>
                <c:pt idx="10">
                  <c:v>1.6326729889748437E+22</c:v>
                </c:pt>
                <c:pt idx="11">
                  <c:v>1.6280149508746325E+22</c:v>
                </c:pt>
                <c:pt idx="12">
                  <c:v>1.6233702022264849E+22</c:v>
                </c:pt>
                <c:pt idx="13">
                  <c:v>1.6187387051153144E+22</c:v>
                </c:pt>
                <c:pt idx="14">
                  <c:v>1.6141204217342097E+22</c:v>
                </c:pt>
                <c:pt idx="15">
                  <c:v>1.6095153143841265E+22</c:v>
                </c:pt>
                <c:pt idx="16">
                  <c:v>1.6049233454735791E+22</c:v>
                </c:pt>
                <c:pt idx="17">
                  <c:v>1.6003444775183343E+22</c:v>
                </c:pt>
                <c:pt idx="18">
                  <c:v>1.5957786731411046E+22</c:v>
                </c:pt>
                <c:pt idx="19">
                  <c:v>1.591225895071243E+22</c:v>
                </c:pt>
                <c:pt idx="20">
                  <c:v>1.5866861061444389E+22</c:v>
                </c:pt>
                <c:pt idx="21">
                  <c:v>1.5821592693024148E+22</c:v>
                </c:pt>
                <c:pt idx="22">
                  <c:v>1.5776453475926234E+22</c:v>
                </c:pt>
                <c:pt idx="23">
                  <c:v>1.5731443041679459E+22</c:v>
                </c:pt>
                <c:pt idx="24">
                  <c:v>1.5686561022863911E+22</c:v>
                </c:pt>
                <c:pt idx="25">
                  <c:v>1.5641807053107954E+22</c:v>
                </c:pt>
                <c:pt idx="26">
                  <c:v>1.559718076708524E+22</c:v>
                </c:pt>
                <c:pt idx="27">
                  <c:v>1.5552681800511722E+22</c:v>
                </c:pt>
                <c:pt idx="28">
                  <c:v>1.5508309790142679E+22</c:v>
                </c:pt>
                <c:pt idx="29">
                  <c:v>1.5464064373769753E+22</c:v>
                </c:pt>
                <c:pt idx="30">
                  <c:v>1.5419945190217992E+22</c:v>
                </c:pt>
                <c:pt idx="31">
                  <c:v>1.5375951879342897E+22</c:v>
                </c:pt>
                <c:pt idx="32">
                  <c:v>1.5332084082027484E+22</c:v>
                </c:pt>
                <c:pt idx="33">
                  <c:v>1.5288341440179355E+22</c:v>
                </c:pt>
                <c:pt idx="34">
                  <c:v>1.5244723596727767E+22</c:v>
                </c:pt>
                <c:pt idx="35">
                  <c:v>1.5201230195620722E+22</c:v>
                </c:pt>
                <c:pt idx="36">
                  <c:v>1.5157860881822059E+22</c:v>
                </c:pt>
                <c:pt idx="37">
                  <c:v>1.5114615301308554E+22</c:v>
                </c:pt>
                <c:pt idx="38">
                  <c:v>1.5071493101067031E+22</c:v>
                </c:pt>
                <c:pt idx="39">
                  <c:v>1.5028493929091479E+22</c:v>
                </c:pt>
                <c:pt idx="40">
                  <c:v>1.4985617434380178E+22</c:v>
                </c:pt>
                <c:pt idx="41">
                  <c:v>1.4942863266932834E+22</c:v>
                </c:pt>
                <c:pt idx="42">
                  <c:v>1.4900231077747719E+22</c:v>
                </c:pt>
                <c:pt idx="43">
                  <c:v>1.4857720518818828E+22</c:v>
                </c:pt>
                <c:pt idx="44">
                  <c:v>1.481533124313303E+22</c:v>
                </c:pt>
                <c:pt idx="45">
                  <c:v>1.4773062904667236E+22</c:v>
                </c:pt>
                <c:pt idx="46">
                  <c:v>1.473091515838558E+22</c:v>
                </c:pt>
                <c:pt idx="47">
                  <c:v>1.4688887660236599E+22</c:v>
                </c:pt>
                <c:pt idx="48">
                  <c:v>1.4646980067150419E+22</c:v>
                </c:pt>
                <c:pt idx="49">
                  <c:v>1.4605192037035963E+22</c:v>
                </c:pt>
                <c:pt idx="50">
                  <c:v>1.4563523228778151E+22</c:v>
                </c:pt>
                <c:pt idx="51">
                  <c:v>1.4521973302235117E+22</c:v>
                </c:pt>
                <c:pt idx="52">
                  <c:v>1.4480541918235434E+22</c:v>
                </c:pt>
                <c:pt idx="53">
                  <c:v>1.4439228738575345E+22</c:v>
                </c:pt>
                <c:pt idx="54">
                  <c:v>1.4398033426015999E+22</c:v>
                </c:pt>
                <c:pt idx="55">
                  <c:v>1.4356955644280701E+22</c:v>
                </c:pt>
                <c:pt idx="56">
                  <c:v>1.4315995058052163E+22</c:v>
                </c:pt>
                <c:pt idx="57">
                  <c:v>1.427515133296977E+22</c:v>
                </c:pt>
                <c:pt idx="58">
                  <c:v>1.423442413562685E+22</c:v>
                </c:pt>
                <c:pt idx="59">
                  <c:v>1.4193813133567948E+22</c:v>
                </c:pt>
                <c:pt idx="60">
                  <c:v>1.4153317995286119E+22</c:v>
                </c:pt>
                <c:pt idx="61">
                  <c:v>1.4112938390220215E+22</c:v>
                </c:pt>
                <c:pt idx="62">
                  <c:v>1.407267398875219E+22</c:v>
                </c:pt>
                <c:pt idx="63">
                  <c:v>1.4032524462204406E+22</c:v>
                </c:pt>
                <c:pt idx="64">
                  <c:v>1.3992489482836955E+22</c:v>
                </c:pt>
                <c:pt idx="65">
                  <c:v>1.3952568723844981E+22</c:v>
                </c:pt>
                <c:pt idx="66">
                  <c:v>1.3912761859356007E+22</c:v>
                </c:pt>
                <c:pt idx="67">
                  <c:v>1.3873068564427282E+22</c:v>
                </c:pt>
                <c:pt idx="68">
                  <c:v>1.3833488515043124E+22</c:v>
                </c:pt>
                <c:pt idx="69">
                  <c:v>1.379402138811228E+22</c:v>
                </c:pt>
                <c:pt idx="70">
                  <c:v>1.3754666861465279E+22</c:v>
                </c:pt>
                <c:pt idx="71">
                  <c:v>1.3715424613851812E+22</c:v>
                </c:pt>
                <c:pt idx="72">
                  <c:v>1.3676294324938103E+22</c:v>
                </c:pt>
                <c:pt idx="73">
                  <c:v>1.3637275675304298E+22</c:v>
                </c:pt>
                <c:pt idx="74">
                  <c:v>1.3598368346441853E+22</c:v>
                </c:pt>
                <c:pt idx="75">
                  <c:v>1.3559572020750937E+22</c:v>
                </c:pt>
                <c:pt idx="76">
                  <c:v>1.3520886381537839E+22</c:v>
                </c:pt>
                <c:pt idx="77">
                  <c:v>1.3482311113012383E+22</c:v>
                </c:pt>
                <c:pt idx="78">
                  <c:v>1.3443845900285348E+22</c:v>
                </c:pt>
                <c:pt idx="79">
                  <c:v>1.3405490429365901E+22</c:v>
                </c:pt>
                <c:pt idx="80">
                  <c:v>1.3367244387159028E+22</c:v>
                </c:pt>
                <c:pt idx="81">
                  <c:v>1.3329107461462984E+22</c:v>
                </c:pt>
                <c:pt idx="82">
                  <c:v>1.329107934096674E+22</c:v>
                </c:pt>
                <c:pt idx="83">
                  <c:v>1.3253159715247447E+22</c:v>
                </c:pt>
                <c:pt idx="84">
                  <c:v>1.3215348274767895E+22</c:v>
                </c:pt>
                <c:pt idx="85">
                  <c:v>1.3177644710873994E+22</c:v>
                </c:pt>
                <c:pt idx="86">
                  <c:v>1.3140048715792245E+22</c:v>
                </c:pt>
                <c:pt idx="87">
                  <c:v>1.3102559982627234E+22</c:v>
                </c:pt>
                <c:pt idx="88">
                  <c:v>1.3065178205359127E+22</c:v>
                </c:pt>
                <c:pt idx="89">
                  <c:v>1.3027903078841172E+22</c:v>
                </c:pt>
                <c:pt idx="90">
                  <c:v>1.2990734298797199E+22</c:v>
                </c:pt>
                <c:pt idx="91">
                  <c:v>1.2953671561819149E+22</c:v>
                </c:pt>
                <c:pt idx="92">
                  <c:v>1.2916714565364592E+22</c:v>
                </c:pt>
                <c:pt idx="93">
                  <c:v>1.2879863007754255E+22</c:v>
                </c:pt>
                <c:pt idx="94">
                  <c:v>1.2843116588169559E+22</c:v>
                </c:pt>
                <c:pt idx="95">
                  <c:v>1.2806475006650169E+22</c:v>
                </c:pt>
                <c:pt idx="96">
                  <c:v>1.2769937964091541E+22</c:v>
                </c:pt>
                <c:pt idx="97">
                  <c:v>1.2733505162242477E+22</c:v>
                </c:pt>
                <c:pt idx="98">
                  <c:v>1.2697176303702702E+22</c:v>
                </c:pt>
                <c:pt idx="99">
                  <c:v>1.2660951091920421E+22</c:v>
                </c:pt>
                <c:pt idx="100">
                  <c:v>1.2624829231189912E+22</c:v>
                </c:pt>
                <c:pt idx="101">
                  <c:v>1.2588810426649101E+22</c:v>
                </c:pt>
                <c:pt idx="102">
                  <c:v>1.2552894384277165E+22</c:v>
                </c:pt>
                <c:pt idx="103">
                  <c:v>1.2517080810892124E+22</c:v>
                </c:pt>
                <c:pt idx="104">
                  <c:v>1.248136941414845E+22</c:v>
                </c:pt>
                <c:pt idx="105">
                  <c:v>1.244575990253468E+22</c:v>
                </c:pt>
                <c:pt idx="106">
                  <c:v>1.2410251985371043E+22</c:v>
                </c:pt>
                <c:pt idx="107">
                  <c:v>1.2374845372807076E+22</c:v>
                </c:pt>
                <c:pt idx="108">
                  <c:v>1.2339539775819264E+22</c:v>
                </c:pt>
                <c:pt idx="109">
                  <c:v>1.2304334906208685E+22</c:v>
                </c:pt>
                <c:pt idx="110">
                  <c:v>1.2269230476598647E+22</c:v>
                </c:pt>
                <c:pt idx="111">
                  <c:v>1.2234226200432351E+22</c:v>
                </c:pt>
                <c:pt idx="112">
                  <c:v>1.2199321791970547E+22</c:v>
                </c:pt>
                <c:pt idx="113">
                  <c:v>1.2164516966289201E+22</c:v>
                </c:pt>
                <c:pt idx="114">
                  <c:v>1.2129811439277176E+22</c:v>
                </c:pt>
                <c:pt idx="115">
                  <c:v>1.2095204927633904E+22</c:v>
                </c:pt>
                <c:pt idx="116">
                  <c:v>1.2060697148867081E+22</c:v>
                </c:pt>
                <c:pt idx="117">
                  <c:v>1.2026287821290354E+22</c:v>
                </c:pt>
                <c:pt idx="118">
                  <c:v>1.1991976664021026E+22</c:v>
                </c:pt>
                <c:pt idx="119">
                  <c:v>1.1957763396977761E+22</c:v>
                </c:pt>
                <c:pt idx="120">
                  <c:v>1.19236477408783E+22</c:v>
                </c:pt>
                <c:pt idx="121">
                  <c:v>1.1889629417237178E+22</c:v>
                </c:pt>
                <c:pt idx="122">
                  <c:v>1.1855708148363455E+22</c:v>
                </c:pt>
                <c:pt idx="123">
                  <c:v>1.1821883657358447E+22</c:v>
                </c:pt>
                <c:pt idx="124">
                  <c:v>1.1788155668113463E+22</c:v>
                </c:pt>
                <c:pt idx="125">
                  <c:v>1.1754523905307554E+22</c:v>
                </c:pt>
                <c:pt idx="126">
                  <c:v>1.1720988094405267E+22</c:v>
                </c:pt>
                <c:pt idx="127">
                  <c:v>1.1687547961654402E+22</c:v>
                </c:pt>
                <c:pt idx="128">
                  <c:v>1.1654203234083775E+22</c:v>
                </c:pt>
                <c:pt idx="129">
                  <c:v>1.1620953639500995E+22</c:v>
                </c:pt>
                <c:pt idx="130">
                  <c:v>1.1587798906490235E+22</c:v>
                </c:pt>
                <c:pt idx="131">
                  <c:v>1.1554738764410027E+22</c:v>
                </c:pt>
                <c:pt idx="132">
                  <c:v>1.1521772943391039E+22</c:v>
                </c:pt>
                <c:pt idx="133">
                  <c:v>1.1488901174333886E+22</c:v>
                </c:pt>
                <c:pt idx="134">
                  <c:v>1.1456123188906924E+22</c:v>
                </c:pt>
              </c:numCache>
            </c:numRef>
          </c:yVal>
          <c:smooth val="0"/>
        </c:ser>
        <c:ser>
          <c:idx val="1"/>
          <c:order val="3"/>
          <c:tx>
            <c:strRef>
              <c:f>'U238'!$M$2</c:f>
              <c:strCache>
                <c:ptCount val="1"/>
                <c:pt idx="0">
                  <c:v>O5 - N(U238)</c:v>
                </c:pt>
              </c:strCache>
            </c:strRef>
          </c:tx>
          <c:marker>
            <c:symbol val="none"/>
          </c:marker>
          <c:xVal>
            <c:numRef>
              <c:f>'U238'!$L$3:$L$123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'U238'!$M$3:$M$116</c:f>
              <c:numCache>
                <c:formatCode>0.0000E+00</c:formatCode>
                <c:ptCount val="114"/>
                <c:pt idx="0">
                  <c:v>1.6799927091276064E+22</c:v>
                </c:pt>
                <c:pt idx="1">
                  <c:v>1.675206497968709E+22</c:v>
                </c:pt>
                <c:pt idx="2">
                  <c:v>1.6704339224817908E+22</c:v>
                </c:pt>
                <c:pt idx="3">
                  <c:v>1.6656749438194034E+22</c:v>
                </c:pt>
                <c:pt idx="4">
                  <c:v>1.6609295232447757E+22</c:v>
                </c:pt>
                <c:pt idx="5">
                  <c:v>1.6561976221314947E+22</c:v>
                </c:pt>
                <c:pt idx="6">
                  <c:v>1.6514792019631901E+22</c:v>
                </c:pt>
                <c:pt idx="7">
                  <c:v>1.646774224333214E+22</c:v>
                </c:pt>
                <c:pt idx="8">
                  <c:v>1.6420826509443242E+22</c:v>
                </c:pt>
                <c:pt idx="9">
                  <c:v>1.637404443608366E+22</c:v>
                </c:pt>
                <c:pt idx="10">
                  <c:v>1.6327395642459575E+22</c:v>
                </c:pt>
                <c:pt idx="11">
                  <c:v>1.6280879748861668E+22</c:v>
                </c:pt>
                <c:pt idx="12">
                  <c:v>1.6234496376661975E+22</c:v>
                </c:pt>
                <c:pt idx="13">
                  <c:v>1.618824514833397E+22</c:v>
                </c:pt>
                <c:pt idx="14">
                  <c:v>1.6142125687390417E+22</c:v>
                </c:pt>
                <c:pt idx="15">
                  <c:v>1.6096137618432041E+22</c:v>
                </c:pt>
                <c:pt idx="16">
                  <c:v>1.6050280567129082E+22</c:v>
                </c:pt>
                <c:pt idx="17">
                  <c:v>1.60045541602182E+22</c:v>
                </c:pt>
                <c:pt idx="18">
                  <c:v>1.5958958025499415E+22</c:v>
                </c:pt>
                <c:pt idx="19">
                  <c:v>1.5913491791833058E+22</c:v>
                </c:pt>
                <c:pt idx="20">
                  <c:v>1.5868155089136669E+22</c:v>
                </c:pt>
                <c:pt idx="21">
                  <c:v>1.5822947548381944E+22</c:v>
                </c:pt>
                <c:pt idx="22">
                  <c:v>1.5777868801591663E+22</c:v>
                </c:pt>
                <c:pt idx="23">
                  <c:v>1.5732918481836627E+22</c:v>
                </c:pt>
                <c:pt idx="24">
                  <c:v>1.568809622323257E+22</c:v>
                </c:pt>
                <c:pt idx="25">
                  <c:v>1.5643401660959549E+22</c:v>
                </c:pt>
                <c:pt idx="26">
                  <c:v>1.5598834431201976E+22</c:v>
                </c:pt>
                <c:pt idx="27">
                  <c:v>1.5554394171195582E+22</c:v>
                </c:pt>
                <c:pt idx="28">
                  <c:v>1.5510080519209591E+22</c:v>
                </c:pt>
                <c:pt idx="29">
                  <c:v>1.5465893114543767E+22</c:v>
                </c:pt>
                <c:pt idx="30">
                  <c:v>1.5421831597525425E+22</c:v>
                </c:pt>
                <c:pt idx="31">
                  <c:v>1.5377895609506487E+22</c:v>
                </c:pt>
                <c:pt idx="32">
                  <c:v>1.5334084792860505E+22</c:v>
                </c:pt>
                <c:pt idx="33">
                  <c:v>1.5290398790979701E+22</c:v>
                </c:pt>
                <c:pt idx="34">
                  <c:v>1.5246837248271994E+22</c:v>
                </c:pt>
                <c:pt idx="35">
                  <c:v>1.5203399810158034E+22</c:v>
                </c:pt>
                <c:pt idx="36">
                  <c:v>1.5160086123068244E+22</c:v>
                </c:pt>
                <c:pt idx="37">
                  <c:v>1.5116895834461507E+22</c:v>
                </c:pt>
                <c:pt idx="38">
                  <c:v>1.5073828592767302E+22</c:v>
                </c:pt>
                <c:pt idx="39">
                  <c:v>1.5030884047430997E+22</c:v>
                </c:pt>
                <c:pt idx="40">
                  <c:v>1.4988061848896688E+22</c:v>
                </c:pt>
                <c:pt idx="41">
                  <c:v>1.4945361648604297E+22</c:v>
                </c:pt>
                <c:pt idx="42">
                  <c:v>1.4902783098986724E+22</c:v>
                </c:pt>
                <c:pt idx="43">
                  <c:v>1.4860325853466976E+22</c:v>
                </c:pt>
                <c:pt idx="44">
                  <c:v>1.4817989566455307E+22</c:v>
                </c:pt>
                <c:pt idx="45">
                  <c:v>1.4775773893346342E+22</c:v>
                </c:pt>
                <c:pt idx="46">
                  <c:v>1.4733678490516218E+22</c:v>
                </c:pt>
                <c:pt idx="47">
                  <c:v>1.4691703015319712E+22</c:v>
                </c:pt>
                <c:pt idx="48">
                  <c:v>1.4649847126087382E+22</c:v>
                </c:pt>
                <c:pt idx="49">
                  <c:v>1.4608110482143614E+22</c:v>
                </c:pt>
                <c:pt idx="50">
                  <c:v>1.4566492743750732E+22</c:v>
                </c:pt>
                <c:pt idx="51">
                  <c:v>1.4524993572152766E+22</c:v>
                </c:pt>
                <c:pt idx="52">
                  <c:v>1.4483612629558828E+22</c:v>
                </c:pt>
                <c:pt idx="53">
                  <c:v>1.4442349579140357E+22</c:v>
                </c:pt>
                <c:pt idx="54">
                  <c:v>1.4401204085028333E+22</c:v>
                </c:pt>
                <c:pt idx="55">
                  <c:v>1.4360175812310519E+22</c:v>
                </c:pt>
                <c:pt idx="56">
                  <c:v>1.4319264427028693E+22</c:v>
                </c:pt>
                <c:pt idx="57">
                  <c:v>1.4278469596175869E+22</c:v>
                </c:pt>
                <c:pt idx="58">
                  <c:v>1.4237790987693536E+22</c:v>
                </c:pt>
                <c:pt idx="59">
                  <c:v>1.4197228270468886E+22</c:v>
                </c:pt>
                <c:pt idx="60">
                  <c:v>1.4156781114332042E+22</c:v>
                </c:pt>
                <c:pt idx="61">
                  <c:v>1.4116449190073487E+22</c:v>
                </c:pt>
                <c:pt idx="62">
                  <c:v>1.4076232169390103E+22</c:v>
                </c:pt>
                <c:pt idx="63">
                  <c:v>1.4036129724927406E+22</c:v>
                </c:pt>
                <c:pt idx="64">
                  <c:v>1.3996141530263528E+22</c:v>
                </c:pt>
                <c:pt idx="65">
                  <c:v>1.395626725990653E+22</c:v>
                </c:pt>
                <c:pt idx="66">
                  <c:v>1.3916506589291707E+22</c:v>
                </c:pt>
                <c:pt idx="67">
                  <c:v>1.3876859194778952E+22</c:v>
                </c:pt>
                <c:pt idx="68">
                  <c:v>1.3837324753650045E+22</c:v>
                </c:pt>
                <c:pt idx="69">
                  <c:v>1.3797902944105983E+22</c:v>
                </c:pt>
                <c:pt idx="70">
                  <c:v>1.3758593445264324E+22</c:v>
                </c:pt>
                <c:pt idx="71">
                  <c:v>1.3719395937156493E+22</c:v>
                </c:pt>
                <c:pt idx="72">
                  <c:v>1.3680310100725101E+22</c:v>
                </c:pt>
                <c:pt idx="73">
                  <c:v>1.3641335617840795E+22</c:v>
                </c:pt>
                <c:pt idx="74">
                  <c:v>1.3602472171250125E+22</c:v>
                </c:pt>
                <c:pt idx="75">
                  <c:v>1.3563719444616337E+22</c:v>
                </c:pt>
                <c:pt idx="76">
                  <c:v>1.3525077122503896E+22</c:v>
                </c:pt>
                <c:pt idx="77">
                  <c:v>1.3486544890375904E+22</c:v>
                </c:pt>
                <c:pt idx="78">
                  <c:v>1.344812243459149E+22</c:v>
                </c:pt>
                <c:pt idx="79">
                  <c:v>1.3409809442403248E+22</c:v>
                </c:pt>
                <c:pt idx="80">
                  <c:v>1.337160560195464E+22</c:v>
                </c:pt>
                <c:pt idx="81">
                  <c:v>1.3333510602277404E+22</c:v>
                </c:pt>
                <c:pt idx="82">
                  <c:v>1.3295524133288985E+22</c:v>
                </c:pt>
                <c:pt idx="83">
                  <c:v>1.3257645885789934E+22</c:v>
                </c:pt>
                <c:pt idx="84">
                  <c:v>1.3219875551461331E+22</c:v>
                </c:pt>
                <c:pt idx="85">
                  <c:v>1.3182212822881039E+22</c:v>
                </c:pt>
                <c:pt idx="86">
                  <c:v>1.3144657393473351E+22</c:v>
                </c:pt>
                <c:pt idx="87">
                  <c:v>1.3107208957548407E+22</c:v>
                </c:pt>
                <c:pt idx="88">
                  <c:v>1.3069867210287228E+22</c:v>
                </c:pt>
                <c:pt idx="89">
                  <c:v>1.3032631847739212E+22</c:v>
                </c:pt>
                <c:pt idx="90">
                  <c:v>1.2995502566819657E+22</c:v>
                </c:pt>
                <c:pt idx="91">
                  <c:v>1.2958479065307222E+22</c:v>
                </c:pt>
                <c:pt idx="92">
                  <c:v>1.292156104184146E+22</c:v>
                </c:pt>
                <c:pt idx="93">
                  <c:v>1.2884748195920311E+22</c:v>
                </c:pt>
                <c:pt idx="94">
                  <c:v>1.2848040227897604E+22</c:v>
                </c:pt>
                <c:pt idx="95">
                  <c:v>1.2811436838980552E+22</c:v>
                </c:pt>
                <c:pt idx="96">
                  <c:v>1.277493773122725E+22</c:v>
                </c:pt>
                <c:pt idx="97">
                  <c:v>1.2738542607562405E+22</c:v>
                </c:pt>
                <c:pt idx="98">
                  <c:v>1.2702251171728662E+22</c:v>
                </c:pt>
                <c:pt idx="99">
                  <c:v>1.2666063128324697E+22</c:v>
                </c:pt>
                <c:pt idx="100">
                  <c:v>1.2629978182790756E+22</c:v>
                </c:pt>
                <c:pt idx="101">
                  <c:v>1.2593996041406235E+22</c:v>
                </c:pt>
                <c:pt idx="102">
                  <c:v>1.2558116411287271E+22</c:v>
                </c:pt>
                <c:pt idx="103">
                  <c:v>1.2522339000384326E+22</c:v>
                </c:pt>
                <c:pt idx="104">
                  <c:v>1.2486663517479778E+22</c:v>
                </c:pt>
                <c:pt idx="105">
                  <c:v>1.2451089672185485E+22</c:v>
                </c:pt>
                <c:pt idx="106">
                  <c:v>1.2415617174940391E+22</c:v>
                </c:pt>
                <c:pt idx="107">
                  <c:v>1.238024573700811E+22</c:v>
                </c:pt>
                <c:pt idx="108">
                  <c:v>1.2344975070474501E+22</c:v>
                </c:pt>
                <c:pt idx="109">
                  <c:v>1.2309804888262852E+22</c:v>
                </c:pt>
                <c:pt idx="110">
                  <c:v>1.2274734904086874E+22</c:v>
                </c:pt>
                <c:pt idx="111">
                  <c:v>1.2239764832487486E+22</c:v>
                </c:pt>
                <c:pt idx="112">
                  <c:v>1.2204894388818859E+22</c:v>
                </c:pt>
                <c:pt idx="113">
                  <c:v>1.2170123289246074E+22</c:v>
                </c:pt>
              </c:numCache>
            </c:numRef>
          </c:yVal>
          <c:smooth val="0"/>
        </c:ser>
        <c:ser>
          <c:idx val="0"/>
          <c:order val="4"/>
          <c:tx>
            <c:strRef>
              <c:f>'U238'!$O$2</c:f>
              <c:strCache>
                <c:ptCount val="1"/>
                <c:pt idx="0">
                  <c:v> Exact Simpl. - N(U238)</c:v>
                </c:pt>
              </c:strCache>
            </c:strRef>
          </c:tx>
          <c:spPr>
            <a:ln>
              <a:solidFill>
                <a:schemeClr val="tx1"/>
              </a:solidFill>
            </a:ln>
          </c:spPr>
          <c:marker>
            <c:symbol val="none"/>
          </c:marker>
          <c:xVal>
            <c:numRef>
              <c:f>'U238'!$N$3:$N$137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'U238'!$O$3:$O$137</c:f>
              <c:numCache>
                <c:formatCode>0.0000E+00</c:formatCode>
                <c:ptCount val="135"/>
                <c:pt idx="0">
                  <c:v>1.6799927091276066E+22</c:v>
                </c:pt>
                <c:pt idx="1">
                  <c:v>1.6752064971806066E+22</c:v>
                </c:pt>
                <c:pt idx="2">
                  <c:v>1.6704339209027838E+22</c:v>
                </c:pt>
                <c:pt idx="3">
                  <c:v>1.6656749414468249E+22</c:v>
                </c:pt>
                <c:pt idx="4">
                  <c:v>1.660929520076091E+22</c:v>
                </c:pt>
                <c:pt idx="5">
                  <c:v>1.6561976181643016E+22</c:v>
                </c:pt>
                <c:pt idx="6">
                  <c:v>1.6514791971952207E+22</c:v>
                </c:pt>
                <c:pt idx="7">
                  <c:v>1.6467742187623425E+22</c:v>
                </c:pt>
                <c:pt idx="8">
                  <c:v>1.6420826445685803E+22</c:v>
                </c:pt>
                <c:pt idx="9">
                  <c:v>1.6374044364259528E+22</c:v>
                </c:pt>
                <c:pt idx="10">
                  <c:v>1.6327395562552748E+22</c:v>
                </c:pt>
                <c:pt idx="11">
                  <c:v>1.6280879660858471E+22</c:v>
                </c:pt>
                <c:pt idx="12">
                  <c:v>1.6234496280551462E+22</c:v>
                </c:pt>
                <c:pt idx="13">
                  <c:v>1.6188245044085173E+22</c:v>
                </c:pt>
                <c:pt idx="14">
                  <c:v>1.6142125574988667E+22</c:v>
                </c:pt>
                <c:pt idx="15">
                  <c:v>1.6096137497863558E+22</c:v>
                </c:pt>
                <c:pt idx="16">
                  <c:v>1.6050280438380938E+22</c:v>
                </c:pt>
                <c:pt idx="17">
                  <c:v>1.6004554023278358E+22</c:v>
                </c:pt>
                <c:pt idx="18">
                  <c:v>1.5958957880356763E+22</c:v>
                </c:pt>
                <c:pt idx="19">
                  <c:v>1.5913491638477476E+22</c:v>
                </c:pt>
                <c:pt idx="20">
                  <c:v>1.5868154927559177E+22</c:v>
                </c:pt>
                <c:pt idx="21">
                  <c:v>1.5822947378574892E+22</c:v>
                </c:pt>
                <c:pt idx="22">
                  <c:v>1.5777868623548976E+22</c:v>
                </c:pt>
                <c:pt idx="23">
                  <c:v>1.5732918295554135E+22</c:v>
                </c:pt>
                <c:pt idx="24">
                  <c:v>1.5688096028708431E+22</c:v>
                </c:pt>
                <c:pt idx="25">
                  <c:v>1.5643401458172304E+22</c:v>
                </c:pt>
                <c:pt idx="26">
                  <c:v>1.5598834220145595E+22</c:v>
                </c:pt>
                <c:pt idx="27">
                  <c:v>1.5554393951864609E+22</c:v>
                </c:pt>
                <c:pt idx="28">
                  <c:v>1.5510080291599131E+22</c:v>
                </c:pt>
                <c:pt idx="29">
                  <c:v>1.5465892878649506E+22</c:v>
                </c:pt>
                <c:pt idx="30">
                  <c:v>1.5421831353343691E+22</c:v>
                </c:pt>
                <c:pt idx="31">
                  <c:v>1.5377895357034325E+22</c:v>
                </c:pt>
                <c:pt idx="32">
                  <c:v>1.5334084532095821E+22</c:v>
                </c:pt>
                <c:pt idx="33">
                  <c:v>1.5290398521921443E+22</c:v>
                </c:pt>
                <c:pt idx="34">
                  <c:v>1.5246836970920421E+22</c:v>
                </c:pt>
                <c:pt idx="35">
                  <c:v>1.5203399524515026E+22</c:v>
                </c:pt>
                <c:pt idx="36">
                  <c:v>1.5160085829137721E+22</c:v>
                </c:pt>
                <c:pt idx="37">
                  <c:v>1.5116895532228253E+22</c:v>
                </c:pt>
                <c:pt idx="38">
                  <c:v>1.5073828282230796E+22</c:v>
                </c:pt>
                <c:pt idx="39">
                  <c:v>1.5030883728591096E+22</c:v>
                </c:pt>
                <c:pt idx="40">
                  <c:v>1.4988061521753596E+22</c:v>
                </c:pt>
                <c:pt idx="41">
                  <c:v>1.4945361313158622E+22</c:v>
                </c:pt>
                <c:pt idx="42">
                  <c:v>1.4902782755239511E+22</c:v>
                </c:pt>
                <c:pt idx="43">
                  <c:v>1.4860325501419815E+22</c:v>
                </c:pt>
                <c:pt idx="44">
                  <c:v>1.4817989206110452E+22</c:v>
                </c:pt>
                <c:pt idx="45">
                  <c:v>1.4775773524706908E+22</c:v>
                </c:pt>
                <c:pt idx="46">
                  <c:v>1.4733678113586439E+22</c:v>
                </c:pt>
                <c:pt idx="47">
                  <c:v>1.4691702630105253E+22</c:v>
                </c:pt>
                <c:pt idx="48">
                  <c:v>1.4649846732595736E+22</c:v>
                </c:pt>
                <c:pt idx="49">
                  <c:v>1.4608110080363667E+22</c:v>
                </c:pt>
                <c:pt idx="50">
                  <c:v>1.4566492333685451E+22</c:v>
                </c:pt>
                <c:pt idx="51">
                  <c:v>1.4524993153805335E+22</c:v>
                </c:pt>
                <c:pt idx="52">
                  <c:v>1.4483612202932673E+22</c:v>
                </c:pt>
                <c:pt idx="53">
                  <c:v>1.4442349144239172E+22</c:v>
                </c:pt>
                <c:pt idx="54">
                  <c:v>1.4401203641856129E+22</c:v>
                </c:pt>
                <c:pt idx="55">
                  <c:v>1.4360175360871728E+22</c:v>
                </c:pt>
                <c:pt idx="56">
                  <c:v>1.4319263967328294E+22</c:v>
                </c:pt>
                <c:pt idx="57">
                  <c:v>1.4278469128219582E+22</c:v>
                </c:pt>
                <c:pt idx="58">
                  <c:v>1.4237790511488058E+22</c:v>
                </c:pt>
                <c:pt idx="59">
                  <c:v>1.4197227786022211E+22</c:v>
                </c:pt>
                <c:pt idx="60">
                  <c:v>1.4156780621653845E+22</c:v>
                </c:pt>
                <c:pt idx="61">
                  <c:v>1.4116448689155398E+22</c:v>
                </c:pt>
                <c:pt idx="62">
                  <c:v>1.407623166023726E+22</c:v>
                </c:pt>
                <c:pt idx="63">
                  <c:v>1.4036129207545097E+22</c:v>
                </c:pt>
                <c:pt idx="64">
                  <c:v>1.3996141004657198E+22</c:v>
                </c:pt>
                <c:pt idx="65">
                  <c:v>1.3956266726081801E+22</c:v>
                </c:pt>
                <c:pt idx="66">
                  <c:v>1.3916506047254465E+22</c:v>
                </c:pt>
                <c:pt idx="67">
                  <c:v>1.3876858644535404E+22</c:v>
                </c:pt>
                <c:pt idx="68">
                  <c:v>1.3837324195206875E+22</c:v>
                </c:pt>
                <c:pt idx="69">
                  <c:v>1.3797902377470535E+22</c:v>
                </c:pt>
                <c:pt idx="70">
                  <c:v>1.3758592870444826E+22</c:v>
                </c:pt>
                <c:pt idx="71">
                  <c:v>1.3719395354162374E+22</c:v>
                </c:pt>
                <c:pt idx="72">
                  <c:v>1.3680309509567365E+22</c:v>
                </c:pt>
                <c:pt idx="73">
                  <c:v>1.3641335018512965E+22</c:v>
                </c:pt>
                <c:pt idx="74">
                  <c:v>1.3602471563758727E+22</c:v>
                </c:pt>
                <c:pt idx="75">
                  <c:v>1.356371882896799E+22</c:v>
                </c:pt>
                <c:pt idx="76">
                  <c:v>1.352507649870534E+22</c:v>
                </c:pt>
                <c:pt idx="77">
                  <c:v>1.3486544258434008E+22</c:v>
                </c:pt>
                <c:pt idx="78">
                  <c:v>1.3448121794513326E+22</c:v>
                </c:pt>
                <c:pt idx="79">
                  <c:v>1.340980879419618E+22</c:v>
                </c:pt>
                <c:pt idx="80">
                  <c:v>1.3371604945626445E+22</c:v>
                </c:pt>
                <c:pt idx="81">
                  <c:v>1.333350993783647E+22</c:v>
                </c:pt>
                <c:pt idx="82">
                  <c:v>1.3295523460744521E+22</c:v>
                </c:pt>
                <c:pt idx="83">
                  <c:v>1.3257645205152281E+22</c:v>
                </c:pt>
                <c:pt idx="84">
                  <c:v>1.321987486274232E+22</c:v>
                </c:pt>
                <c:pt idx="85">
                  <c:v>1.318221212607559E+22</c:v>
                </c:pt>
                <c:pt idx="86">
                  <c:v>1.3144656688588916E+22</c:v>
                </c:pt>
                <c:pt idx="87">
                  <c:v>1.3107208244592506E+22</c:v>
                </c:pt>
                <c:pt idx="88">
                  <c:v>1.3069866489267473E+22</c:v>
                </c:pt>
                <c:pt idx="89">
                  <c:v>1.303263111866333E+22</c:v>
                </c:pt>
                <c:pt idx="90">
                  <c:v>1.2995501829695532E+22</c:v>
                </c:pt>
                <c:pt idx="91">
                  <c:v>1.2958478320143012E+22</c:v>
                </c:pt>
                <c:pt idx="92">
                  <c:v>1.2921560288645712E+22</c:v>
                </c:pt>
                <c:pt idx="93">
                  <c:v>1.2884747434702129E+22</c:v>
                </c:pt>
                <c:pt idx="94">
                  <c:v>1.2848039458666883E+22</c:v>
                </c:pt>
                <c:pt idx="95">
                  <c:v>1.2811436061748252E+22</c:v>
                </c:pt>
                <c:pt idx="96">
                  <c:v>1.2774936946005777E+22</c:v>
                </c:pt>
                <c:pt idx="97">
                  <c:v>1.2738541814347798E+22</c:v>
                </c:pt>
                <c:pt idx="98">
                  <c:v>1.2702250370529061E+22</c:v>
                </c:pt>
                <c:pt idx="99">
                  <c:v>1.2666062319148302E+22</c:v>
                </c:pt>
                <c:pt idx="100">
                  <c:v>1.2629977365645835E+22</c:v>
                </c:pt>
                <c:pt idx="101">
                  <c:v>1.2593995216301161E+22</c:v>
                </c:pt>
                <c:pt idx="102">
                  <c:v>1.2558115578230574E+22</c:v>
                </c:pt>
                <c:pt idx="103">
                  <c:v>1.2522338159384783E+22</c:v>
                </c:pt>
                <c:pt idx="104">
                  <c:v>1.2486662668546524E+22</c:v>
                </c:pt>
                <c:pt idx="105">
                  <c:v>1.2451088815328204E+22</c:v>
                </c:pt>
                <c:pt idx="106">
                  <c:v>1.2415616310169521E+22</c:v>
                </c:pt>
                <c:pt idx="107">
                  <c:v>1.2380244864335115E+22</c:v>
                </c:pt>
                <c:pt idx="108">
                  <c:v>1.2344974189912226E+22</c:v>
                </c:pt>
                <c:pt idx="109">
                  <c:v>1.2309803999808339E+22</c:v>
                </c:pt>
                <c:pt idx="110">
                  <c:v>1.2274734007748846E+22</c:v>
                </c:pt>
                <c:pt idx="111">
                  <c:v>1.2239763928274726E+22</c:v>
                </c:pt>
                <c:pt idx="112">
                  <c:v>1.2204893476740215E+22</c:v>
                </c:pt>
                <c:pt idx="113">
                  <c:v>1.2170122369310485E+22</c:v>
                </c:pt>
                <c:pt idx="114">
                  <c:v>1.2135450322959348E+22</c:v>
                </c:pt>
                <c:pt idx="115">
                  <c:v>1.2100877055466934E+22</c:v>
                </c:pt>
                <c:pt idx="116">
                  <c:v>1.2066402285417409E+22</c:v>
                </c:pt>
                <c:pt idx="117">
                  <c:v>1.2032025732196673E+22</c:v>
                </c:pt>
                <c:pt idx="118">
                  <c:v>1.1997747115990085E+22</c:v>
                </c:pt>
                <c:pt idx="119">
                  <c:v>1.196356615778018E+22</c:v>
                </c:pt>
                <c:pt idx="120">
                  <c:v>1.1929482579344399E+22</c:v>
                </c:pt>
                <c:pt idx="121">
                  <c:v>1.1895496103252822E+22</c:v>
                </c:pt>
                <c:pt idx="122">
                  <c:v>1.186160645286592E+22</c:v>
                </c:pt>
                <c:pt idx="123">
                  <c:v>1.1827813352332287E+22</c:v>
                </c:pt>
                <c:pt idx="124">
                  <c:v>1.179411652658641E+22</c:v>
                </c:pt>
                <c:pt idx="125">
                  <c:v>1.1760515701346417E+22</c:v>
                </c:pt>
                <c:pt idx="126">
                  <c:v>1.1727010603111857E+22</c:v>
                </c:pt>
                <c:pt idx="127">
                  <c:v>1.1693600959161463E+22</c:v>
                </c:pt>
                <c:pt idx="128">
                  <c:v>1.1660286497550942E+22</c:v>
                </c:pt>
                <c:pt idx="129">
                  <c:v>1.1627066947110749E+22</c:v>
                </c:pt>
                <c:pt idx="130">
                  <c:v>1.1593942037443891E+22</c:v>
                </c:pt>
                <c:pt idx="131">
                  <c:v>1.1560911498923727E+22</c:v>
                </c:pt>
                <c:pt idx="132">
                  <c:v>1.1527975062691755E+22</c:v>
                </c:pt>
                <c:pt idx="133">
                  <c:v>1.1495132460655447E+22</c:v>
                </c:pt>
                <c:pt idx="134">
                  <c:v>1.1462383425486059E+22</c:v>
                </c:pt>
              </c:numCache>
            </c:numRef>
          </c:yVal>
          <c:smooth val="0"/>
        </c:ser>
        <c:dLbls>
          <c:showLegendKey val="0"/>
          <c:showVal val="0"/>
          <c:showCatName val="0"/>
          <c:showSerName val="0"/>
          <c:showPercent val="0"/>
          <c:showBubbleSize val="0"/>
        </c:dLbls>
        <c:axId val="169273984"/>
        <c:axId val="171901696"/>
      </c:scatterChart>
      <c:valAx>
        <c:axId val="169273984"/>
        <c:scaling>
          <c:orientation val="minMax"/>
          <c:max val="10"/>
          <c:min val="0"/>
        </c:scaling>
        <c:delete val="0"/>
        <c:axPos val="b"/>
        <c:majorGridlines/>
        <c:title>
          <c:tx>
            <c:strRef>
              <c:f>'U238'!$B$11</c:f>
              <c:strCache>
                <c:ptCount val="1"/>
                <c:pt idx="0">
                  <c:v>Temps (années)</c:v>
                </c:pt>
              </c:strCache>
            </c:strRef>
          </c:tx>
          <c:overlay val="0"/>
        </c:title>
        <c:numFmt formatCode="General" sourceLinked="0"/>
        <c:majorTickMark val="out"/>
        <c:minorTickMark val="none"/>
        <c:tickLblPos val="nextTo"/>
        <c:crossAx val="171901696"/>
        <c:crosses val="autoZero"/>
        <c:crossBetween val="midCat"/>
      </c:valAx>
      <c:valAx>
        <c:axId val="171901696"/>
        <c:scaling>
          <c:orientation val="minMax"/>
          <c:min val="1E+22"/>
        </c:scaling>
        <c:delete val="0"/>
        <c:axPos val="l"/>
        <c:majorGridlines/>
        <c:title>
          <c:tx>
            <c:strRef>
              <c:f>'U238'!$B$12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169273984"/>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'Pu239 '!$B$10</c:f>
          <c:strCache>
            <c:ptCount val="1"/>
            <c:pt idx="0">
              <c:v>Comparaison des modèles pour le Pu239</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'Pu239 '!$S$2</c:f>
              <c:strCache>
                <c:ptCount val="1"/>
                <c:pt idx="0">
                  <c:v>VESTA - Pu239 </c:v>
                </c:pt>
              </c:strCache>
            </c:strRef>
          </c:tx>
          <c:spPr>
            <a:ln w="28575">
              <a:noFill/>
            </a:ln>
          </c:spPr>
          <c:marker>
            <c:symbol val="square"/>
            <c:size val="7"/>
            <c:spPr>
              <a:solidFill>
                <a:srgbClr val="FF0000"/>
              </a:solidFill>
            </c:spPr>
          </c:marker>
          <c:xVal>
            <c:numRef>
              <c:f>'Pu239 '!$R$3:$R$10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'Pu239 '!$S$3:$S$9</c:f>
              <c:numCache>
                <c:formatCode>0.0000E+00</c:formatCode>
                <c:ptCount val="7"/>
                <c:pt idx="0">
                  <c:v>2.1782E+21</c:v>
                </c:pt>
                <c:pt idx="1">
                  <c:v>2.1686844320889595E+21</c:v>
                </c:pt>
                <c:pt idx="2">
                  <c:v>2.1574387609213665E+21</c:v>
                </c:pt>
                <c:pt idx="3">
                  <c:v>2.1323522637013506E+21</c:v>
                </c:pt>
                <c:pt idx="4">
                  <c:v>2.0882346306592535E+21</c:v>
                </c:pt>
                <c:pt idx="5">
                  <c:v>1.9446360603653696E+21</c:v>
                </c:pt>
                <c:pt idx="6">
                  <c:v>1.705016759332804E+21</c:v>
                </c:pt>
              </c:numCache>
            </c:numRef>
          </c:yVal>
          <c:smooth val="0"/>
        </c:ser>
        <c:ser>
          <c:idx val="2"/>
          <c:order val="1"/>
          <c:tx>
            <c:strRef>
              <c:f>'Pu239 '!$Q$2</c:f>
              <c:strCache>
                <c:ptCount val="1"/>
                <c:pt idx="0">
                  <c:v>DRAGON - Pu239</c:v>
                </c:pt>
              </c:strCache>
            </c:strRef>
          </c:tx>
          <c:marker>
            <c:symbol val="none"/>
          </c:marker>
          <c:xVal>
            <c:numRef>
              <c:f>'Pu239 '!$P$3:$P$511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'Pu239 '!$Q$3:$Q$52</c:f>
              <c:numCache>
                <c:formatCode>0.0000E+00</c:formatCode>
                <c:ptCount val="50"/>
                <c:pt idx="0">
                  <c:v>2.1782E+21</c:v>
                </c:pt>
                <c:pt idx="1">
                  <c:v>2.1667000000000004E+21</c:v>
                </c:pt>
                <c:pt idx="2">
                  <c:v>2.1588000000000003E+21</c:v>
                </c:pt>
                <c:pt idx="3">
                  <c:v>2.1508E+21</c:v>
                </c:pt>
                <c:pt idx="4">
                  <c:v>2.1424999999999999E+21</c:v>
                </c:pt>
                <c:pt idx="5">
                  <c:v>2.134E+21</c:v>
                </c:pt>
                <c:pt idx="6">
                  <c:v>2.1253000000000004E+21</c:v>
                </c:pt>
                <c:pt idx="7">
                  <c:v>2.1164000000000003E+21</c:v>
                </c:pt>
                <c:pt idx="8">
                  <c:v>2.1073000000000001E+21</c:v>
                </c:pt>
                <c:pt idx="9">
                  <c:v>2.0981000000000001E+21</c:v>
                </c:pt>
                <c:pt idx="10">
                  <c:v>2.0887000000000004E+21</c:v>
                </c:pt>
                <c:pt idx="11">
                  <c:v>2.0790999999999999E+21</c:v>
                </c:pt>
                <c:pt idx="12">
                  <c:v>2.0694E+21</c:v>
                </c:pt>
                <c:pt idx="13">
                  <c:v>2.0595000000000001E+21</c:v>
                </c:pt>
                <c:pt idx="14">
                  <c:v>2.0495000000000001E+21</c:v>
                </c:pt>
                <c:pt idx="15">
                  <c:v>2.0394E+21</c:v>
                </c:pt>
                <c:pt idx="16">
                  <c:v>2.0290999999999999E+21</c:v>
                </c:pt>
                <c:pt idx="17">
                  <c:v>2.0188E+21</c:v>
                </c:pt>
                <c:pt idx="18">
                  <c:v>2.0083000000000004E+21</c:v>
                </c:pt>
                <c:pt idx="19">
                  <c:v>1.9976999999999999E+21</c:v>
                </c:pt>
                <c:pt idx="20">
                  <c:v>1.987E+21</c:v>
                </c:pt>
                <c:pt idx="21">
                  <c:v>1.9762E+21</c:v>
                </c:pt>
                <c:pt idx="22">
                  <c:v>1.9653000000000001E+21</c:v>
                </c:pt>
                <c:pt idx="23">
                  <c:v>1.9542999999999999E+21</c:v>
                </c:pt>
                <c:pt idx="24">
                  <c:v>1.9432E+21</c:v>
                </c:pt>
                <c:pt idx="25">
                  <c:v>1.9320999999999999E+21</c:v>
                </c:pt>
                <c:pt idx="26">
                  <c:v>1.9208999999999999E+21</c:v>
                </c:pt>
                <c:pt idx="27">
                  <c:v>1.9096000000000003E+21</c:v>
                </c:pt>
                <c:pt idx="28">
                  <c:v>1.8982000000000003E+21</c:v>
                </c:pt>
                <c:pt idx="29">
                  <c:v>1.8867999999999997E+21</c:v>
                </c:pt>
                <c:pt idx="30">
                  <c:v>1.8753000000000001E+21</c:v>
                </c:pt>
                <c:pt idx="31">
                  <c:v>1.8638000000000003E+21</c:v>
                </c:pt>
                <c:pt idx="32">
                  <c:v>1.8522E+21</c:v>
                </c:pt>
                <c:pt idx="33">
                  <c:v>1.8404999999999999E+21</c:v>
                </c:pt>
                <c:pt idx="34">
                  <c:v>1.8288E+21</c:v>
                </c:pt>
                <c:pt idx="35">
                  <c:v>1.8171000000000001E+21</c:v>
                </c:pt>
                <c:pt idx="36">
                  <c:v>1.8052999999999999E+21</c:v>
                </c:pt>
                <c:pt idx="37">
                  <c:v>1.7934999999999999E+21</c:v>
                </c:pt>
                <c:pt idx="38">
                  <c:v>1.7816999999999999E+21</c:v>
                </c:pt>
                <c:pt idx="39">
                  <c:v>1.7698E+21</c:v>
                </c:pt>
                <c:pt idx="40">
                  <c:v>1.7579000000000001E+21</c:v>
                </c:pt>
                <c:pt idx="41">
                  <c:v>1.7459000000000001E+21</c:v>
                </c:pt>
                <c:pt idx="42">
                  <c:v>1.7339000000000001E+21</c:v>
                </c:pt>
                <c:pt idx="43">
                  <c:v>1.7218999999999999E+21</c:v>
                </c:pt>
                <c:pt idx="44">
                  <c:v>1.7099000000000001E+21</c:v>
                </c:pt>
                <c:pt idx="45">
                  <c:v>1.6979000000000001E+21</c:v>
                </c:pt>
                <c:pt idx="46">
                  <c:v>1.6858000000000003E+21</c:v>
                </c:pt>
                <c:pt idx="47">
                  <c:v>1.6736999999999999E+21</c:v>
                </c:pt>
                <c:pt idx="48">
                  <c:v>1.6616000000000003E+21</c:v>
                </c:pt>
                <c:pt idx="49">
                  <c:v>1.6494999999999999E+21</c:v>
                </c:pt>
              </c:numCache>
            </c:numRef>
          </c:yVal>
          <c:smooth val="0"/>
        </c:ser>
        <c:ser>
          <c:idx val="4"/>
          <c:order val="2"/>
          <c:tx>
            <c:strRef>
              <c:f>'Pu239 '!$K$2</c:f>
              <c:strCache>
                <c:ptCount val="1"/>
                <c:pt idx="0">
                  <c:v>RK1 - N(Pu239)</c:v>
                </c:pt>
              </c:strCache>
            </c:strRef>
          </c:tx>
          <c:spPr>
            <a:ln>
              <a:solidFill>
                <a:schemeClr val="accent1"/>
              </a:solidFill>
            </a:ln>
          </c:spPr>
          <c:marker>
            <c:symbol val="none"/>
          </c:marker>
          <c:xVal>
            <c:numRef>
              <c:f>'Pu239 '!$J$3:$J$137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'Pu239 '!$K$3:$K$137</c:f>
              <c:numCache>
                <c:formatCode>0.0000E+00</c:formatCode>
                <c:ptCount val="135"/>
                <c:pt idx="0">
                  <c:v>2.1782E+21</c:v>
                </c:pt>
                <c:pt idx="1">
                  <c:v>2.1746804294197565E+21</c:v>
                </c:pt>
                <c:pt idx="2">
                  <c:v>2.1711193080469499E+21</c:v>
                </c:pt>
                <c:pt idx="3">
                  <c:v>2.167517719189603E+21</c:v>
                </c:pt>
                <c:pt idx="4">
                  <c:v>2.1638767252979618E+21</c:v>
                </c:pt>
                <c:pt idx="5">
                  <c:v>2.1601973683553546E+21</c:v>
                </c:pt>
                <c:pt idx="6">
                  <c:v>2.156480670261362E+21</c:v>
                </c:pt>
                <c:pt idx="7">
                  <c:v>2.1527276332074646E+21</c:v>
                </c:pt>
                <c:pt idx="8">
                  <c:v>2.1489392400453363E+21</c:v>
                </c:pt>
                <c:pt idx="9">
                  <c:v>2.1451164546479418E+21</c:v>
                </c:pt>
                <c:pt idx="10">
                  <c:v>2.1412602222635951E+21</c:v>
                </c:pt>
                <c:pt idx="11">
                  <c:v>2.1373714698631315E+21</c:v>
                </c:pt>
                <c:pt idx="12">
                  <c:v>2.1334511064803437E+21</c:v>
                </c:pt>
                <c:pt idx="13">
                  <c:v>2.1295000235458243E+21</c:v>
                </c:pt>
                <c:pt idx="14">
                  <c:v>2.1255190952143581E+21</c:v>
                </c:pt>
                <c:pt idx="15">
                  <c:v>2.1215091786860022E+21</c:v>
                </c:pt>
                <c:pt idx="16">
                  <c:v>2.1174711145209861E+21</c:v>
                </c:pt>
                <c:pt idx="17">
                  <c:v>2.1134057269485673E+21</c:v>
                </c:pt>
                <c:pt idx="18">
                  <c:v>2.1093138241699654E+21</c:v>
                </c:pt>
                <c:pt idx="19">
                  <c:v>2.1051961986555039E+21</c:v>
                </c:pt>
                <c:pt idx="20">
                  <c:v>2.1010536274360787E+21</c:v>
                </c:pt>
                <c:pt idx="21">
                  <c:v>2.0968868723890735E+21</c:v>
                </c:pt>
                <c:pt idx="22">
                  <c:v>2.0926966805188371E+21</c:v>
                </c:pt>
                <c:pt idx="23">
                  <c:v>2.0884837842318375E+21</c:v>
                </c:pt>
                <c:pt idx="24">
                  <c:v>2.0842489016066019E+21</c:v>
                </c:pt>
                <c:pt idx="25">
                  <c:v>2.0799927366585494E+21</c:v>
                </c:pt>
                <c:pt idx="26">
                  <c:v>2.0757159795998251E+21</c:v>
                </c:pt>
                <c:pt idx="27">
                  <c:v>2.0714193070942349E+21</c:v>
                </c:pt>
                <c:pt idx="28">
                  <c:v>2.0671033825073826E+21</c:v>
                </c:pt>
                <c:pt idx="29">
                  <c:v>2.062768856152109E+21</c:v>
                </c:pt>
                <c:pt idx="30">
                  <c:v>2.0584163655293241E+21</c:v>
                </c:pt>
                <c:pt idx="31">
                  <c:v>2.0540465355643324E+21</c:v>
                </c:pt>
                <c:pt idx="32">
                  <c:v>2.0496599788387358E+21</c:v>
                </c:pt>
                <c:pt idx="33">
                  <c:v>2.0452572958180088E+21</c:v>
                </c:pt>
                <c:pt idx="34">
                  <c:v>2.0408390750748284E+21</c:v>
                </c:pt>
                <c:pt idx="35">
                  <c:v>2.0364058935082484E+21</c:v>
                </c:pt>
                <c:pt idx="36">
                  <c:v>2.0319583165587972E+21</c:v>
                </c:pt>
                <c:pt idx="37">
                  <c:v>2.0274968984195831E+21</c:v>
                </c:pt>
                <c:pt idx="38">
                  <c:v>2.0230221822434843E+21</c:v>
                </c:pt>
                <c:pt idx="39">
                  <c:v>2.0185347003465039E+21</c:v>
                </c:pt>
                <c:pt idx="40">
                  <c:v>2.0140349744073626E+21</c:v>
                </c:pt>
                <c:pt idx="41">
                  <c:v>2.0095235156634058E+21</c:v>
                </c:pt>
                <c:pt idx="42">
                  <c:v>2.0050008251028959E+21</c:v>
                </c:pt>
                <c:pt idx="43">
                  <c:v>2.0004673936537627E+21</c:v>
                </c:pt>
                <c:pt idx="44">
                  <c:v>1.9959237023688774E+21</c:v>
                </c:pt>
                <c:pt idx="45">
                  <c:v>1.9913702226079232E+21</c:v>
                </c:pt>
                <c:pt idx="46">
                  <c:v>1.9868074162159231E+21</c:v>
                </c:pt>
                <c:pt idx="47">
                  <c:v>1.982235735698495E+21</c:v>
                </c:pt>
                <c:pt idx="48">
                  <c:v>1.9776556243938936E+21</c:v>
                </c:pt>
                <c:pt idx="49">
                  <c:v>1.9730675166419029E+21</c:v>
                </c:pt>
                <c:pt idx="50">
                  <c:v>1.9684718379496393E+21</c:v>
                </c:pt>
                <c:pt idx="51">
                  <c:v>1.9638690051543254E+21</c:v>
                </c:pt>
                <c:pt idx="52">
                  <c:v>1.9592594265830919E+21</c:v>
                </c:pt>
                <c:pt idx="53">
                  <c:v>1.9546435022098643E+21</c:v>
                </c:pt>
                <c:pt idx="54">
                  <c:v>1.9500216238093907E+21</c:v>
                </c:pt>
                <c:pt idx="55">
                  <c:v>1.945394175108464E+21</c:v>
                </c:pt>
                <c:pt idx="56">
                  <c:v>1.9407615319343938E+21</c:v>
                </c:pt>
                <c:pt idx="57">
                  <c:v>1.9361240623607775E+21</c:v>
                </c:pt>
                <c:pt idx="58">
                  <c:v>1.9314821268506238E+21</c:v>
                </c:pt>
                <c:pt idx="59">
                  <c:v>1.926836078396877E+21</c:v>
                </c:pt>
                <c:pt idx="60">
                  <c:v>1.9221862626603927E+21</c:v>
                </c:pt>
                <c:pt idx="61">
                  <c:v>1.917533018105411E+21</c:v>
                </c:pt>
                <c:pt idx="62">
                  <c:v>1.9128766761325751E+21</c:v>
                </c:pt>
                <c:pt idx="63">
                  <c:v>1.9082175612095418E+21</c:v>
                </c:pt>
                <c:pt idx="64">
                  <c:v>1.9035559909992272E+21</c:v>
                </c:pt>
                <c:pt idx="65">
                  <c:v>1.8988922764857327E+21</c:v>
                </c:pt>
                <c:pt idx="66">
                  <c:v>1.894226722097996E+21</c:v>
                </c:pt>
                <c:pt idx="67">
                  <c:v>1.889559625831205E+21</c:v>
                </c:pt>
                <c:pt idx="68">
                  <c:v>1.884891279366022E+21</c:v>
                </c:pt>
                <c:pt idx="69">
                  <c:v>1.8802219681856524E+21</c:v>
                </c:pt>
                <c:pt idx="70">
                  <c:v>1.8755519716908034E+21</c:v>
                </c:pt>
                <c:pt idx="71">
                  <c:v>1.8708815633125679E+21</c:v>
                </c:pt>
                <c:pt idx="72">
                  <c:v>1.8662110106232726E+21</c:v>
                </c:pt>
                <c:pt idx="73">
                  <c:v>1.8615405754453299E+21</c:v>
                </c:pt>
                <c:pt idx="74">
                  <c:v>1.8568705139581261E+21</c:v>
                </c:pt>
                <c:pt idx="75">
                  <c:v>1.8522010768029857E+21</c:v>
                </c:pt>
                <c:pt idx="76">
                  <c:v>1.8475325091862455E+21</c:v>
                </c:pt>
                <c:pt idx="77">
                  <c:v>1.8428650509804726E+21</c:v>
                </c:pt>
                <c:pt idx="78">
                  <c:v>1.8381989368238608E+21</c:v>
                </c:pt>
                <c:pt idx="79">
                  <c:v>1.8335343962178383E+21</c:v>
                </c:pt>
                <c:pt idx="80">
                  <c:v>1.8288716536229195E+21</c:v>
                </c:pt>
                <c:pt idx="81">
                  <c:v>1.8242109285528327E+21</c:v>
                </c:pt>
                <c:pt idx="82">
                  <c:v>1.819552435666955E+21</c:v>
                </c:pt>
                <c:pt idx="83">
                  <c:v>1.8148963848610846E+21</c:v>
                </c:pt>
                <c:pt idx="84">
                  <c:v>1.8102429813565812E+21</c:v>
                </c:pt>
                <c:pt idx="85">
                  <c:v>1.8055924257879037E+21</c:v>
                </c:pt>
                <c:pt idx="86">
                  <c:v>1.8009449142885753E+21</c:v>
                </c:pt>
                <c:pt idx="87">
                  <c:v>1.7963006385756014E+21</c:v>
                </c:pt>
                <c:pt idx="88">
                  <c:v>1.7916597860323717E+21</c:v>
                </c:pt>
                <c:pt idx="89">
                  <c:v>1.7870225397900708E+21</c:v>
                </c:pt>
                <c:pt idx="90">
                  <c:v>1.7823890788076272E+21</c:v>
                </c:pt>
                <c:pt idx="91">
                  <c:v>1.7777595779502231E+21</c:v>
                </c:pt>
                <c:pt idx="92">
                  <c:v>1.7731342080663948E+21</c:v>
                </c:pt>
                <c:pt idx="93">
                  <c:v>1.7685131360637459E+21</c:v>
                </c:pt>
                <c:pt idx="94">
                  <c:v>1.7638965249833E+21</c:v>
                </c:pt>
                <c:pt idx="95">
                  <c:v>1.759284534072516E+21</c:v>
                </c:pt>
                <c:pt idx="96">
                  <c:v>1.754677318856991E+21</c:v>
                </c:pt>
                <c:pt idx="97">
                  <c:v>1.7500750312108736E+21</c:v>
                </c:pt>
                <c:pt idx="98">
                  <c:v>1.7454778194260103E+21</c:v>
                </c:pt>
                <c:pt idx="99">
                  <c:v>1.7408858282798489E+21</c:v>
                </c:pt>
                <c:pt idx="100">
                  <c:v>1.7362991991021191E+21</c:v>
                </c:pt>
                <c:pt idx="101">
                  <c:v>1.7317180698403136E+21</c:v>
                </c:pt>
                <c:pt idx="102">
                  <c:v>1.7271425751239914E+21</c:v>
                </c:pt>
                <c:pt idx="103">
                  <c:v>1.7225728463279222E+21</c:v>
                </c:pt>
                <c:pt idx="104">
                  <c:v>1.7180090116340945E+21</c:v>
                </c:pt>
                <c:pt idx="105">
                  <c:v>1.7134511960926063E+21</c:v>
                </c:pt>
                <c:pt idx="106">
                  <c:v>1.7088995216814592E+21</c:v>
                </c:pt>
                <c:pt idx="107">
                  <c:v>1.7043541073652747E+21</c:v>
                </c:pt>
                <c:pt idx="108">
                  <c:v>1.6998150691529522E+21</c:v>
                </c:pt>
                <c:pt idx="109">
                  <c:v>1.6952825201542871E+21</c:v>
                </c:pt>
                <c:pt idx="110">
                  <c:v>1.6907565706355671E+21</c:v>
                </c:pt>
                <c:pt idx="111">
                  <c:v>1.6862373280741668E+21</c:v>
                </c:pt>
                <c:pt idx="112">
                  <c:v>1.6817248972121545E+21</c:v>
                </c:pt>
                <c:pt idx="113">
                  <c:v>1.6772193801089337E+21</c:v>
                </c:pt>
                <c:pt idx="114">
                  <c:v>1.6727208761929315E+21</c:v>
                </c:pt>
                <c:pt idx="115">
                  <c:v>1.6682294823123534E+21</c:v>
                </c:pt>
                <c:pt idx="116">
                  <c:v>1.6637452927850214E+21</c:v>
                </c:pt>
                <c:pt idx="117">
                  <c:v>1.6592683994473095E+21</c:v>
                </c:pt>
                <c:pt idx="118">
                  <c:v>1.6547988917021956E+21</c:v>
                </c:pt>
                <c:pt idx="119">
                  <c:v>1.6503368565664401E+21</c:v>
                </c:pt>
                <c:pt idx="120">
                  <c:v>1.6458823787169144E+21</c:v>
                </c:pt>
                <c:pt idx="121">
                  <c:v>1.6414355405360865E+21</c:v>
                </c:pt>
                <c:pt idx="122">
                  <c:v>1.6369964221566838E+21</c:v>
                </c:pt>
                <c:pt idx="123">
                  <c:v>1.6325651015055458E+21</c:v>
                </c:pt>
                <c:pt idx="124">
                  <c:v>1.6281416543466795E+21</c:v>
                </c:pt>
                <c:pt idx="125">
                  <c:v>1.6237261543235356E+21</c:v>
                </c:pt>
                <c:pt idx="126">
                  <c:v>1.6193186730005147E+21</c:v>
                </c:pt>
                <c:pt idx="127">
                  <c:v>1.6149192799037201E+21</c:v>
                </c:pt>
                <c:pt idx="128">
                  <c:v>1.6105280425609692E+21</c:v>
                </c:pt>
                <c:pt idx="129">
                  <c:v>1.6061450265410771E+21</c:v>
                </c:pt>
                <c:pt idx="130">
                  <c:v>1.601770295492425E+21</c:v>
                </c:pt>
                <c:pt idx="131">
                  <c:v>1.5974039111808259E+21</c:v>
                </c:pt>
                <c:pt idx="132">
                  <c:v>1.5930459335266997E+21</c:v>
                </c:pt>
                <c:pt idx="133">
                  <c:v>1.5886964206415713E+21</c:v>
                </c:pt>
                <c:pt idx="134">
                  <c:v>1.5843554288639022E+21</c:v>
                </c:pt>
              </c:numCache>
            </c:numRef>
          </c:yVal>
          <c:smooth val="0"/>
        </c:ser>
        <c:ser>
          <c:idx val="1"/>
          <c:order val="3"/>
          <c:tx>
            <c:strRef>
              <c:f>'Pu239 '!$M$2</c:f>
              <c:strCache>
                <c:ptCount val="1"/>
                <c:pt idx="0">
                  <c:v>O5 - N(Pu239)</c:v>
                </c:pt>
              </c:strCache>
            </c:strRef>
          </c:tx>
          <c:marker>
            <c:symbol val="none"/>
          </c:marker>
          <c:xVal>
            <c:numRef>
              <c:f>'Pu239 '!$L$3:$L$123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'Pu239 '!$M$3:$M$116</c:f>
              <c:numCache>
                <c:formatCode>0.0000E+00</c:formatCode>
                <c:ptCount val="114"/>
                <c:pt idx="0">
                  <c:v>2.1782E+21</c:v>
                </c:pt>
                <c:pt idx="1">
                  <c:v>2.1746598337089951E+21</c:v>
                </c:pt>
                <c:pt idx="2">
                  <c:v>2.1710791878641288E+21</c:v>
                </c:pt>
                <c:pt idx="3">
                  <c:v>2.1674591149753316E+21</c:v>
                </c:pt>
                <c:pt idx="4">
                  <c:v>2.1638006474764777E+21</c:v>
                </c:pt>
                <c:pt idx="5">
                  <c:v>2.160104798116242E+21</c:v>
                </c:pt>
                <c:pt idx="6">
                  <c:v>2.1563725603489603E+21</c:v>
                </c:pt>
                <c:pt idx="7">
                  <c:v>2.1526049087254873E+21</c:v>
                </c:pt>
                <c:pt idx="8">
                  <c:v>2.1488027992840575E+21</c:v>
                </c:pt>
                <c:pt idx="9">
                  <c:v>2.1449671699411454E+21</c:v>
                </c:pt>
                <c:pt idx="10">
                  <c:v>2.1410989408823232E+21</c:v>
                </c:pt>
                <c:pt idx="11">
                  <c:v>2.1371990149531194E+21</c:v>
                </c:pt>
                <c:pt idx="12">
                  <c:v>2.1332682780498812E+21</c:v>
                </c:pt>
                <c:pt idx="13">
                  <c:v>2.129307580049966E+21</c:v>
                </c:pt>
                <c:pt idx="14">
                  <c:v>2.1253177848968239E+21</c:v>
                </c:pt>
                <c:pt idx="15">
                  <c:v>2.1212997270427148E+21</c:v>
                </c:pt>
                <c:pt idx="16">
                  <c:v>2.117254224883242E+21</c:v>
                </c:pt>
                <c:pt idx="17">
                  <c:v>2.113182081066967E+21</c:v>
                </c:pt>
                <c:pt idx="18">
                  <c:v>2.1090840828050284E+21</c:v>
                </c:pt>
                <c:pt idx="19">
                  <c:v>2.1049610021807587E+21</c:v>
                </c:pt>
                <c:pt idx="20">
                  <c:v>2.1008135964593003E+21</c:v>
                </c:pt>
                <c:pt idx="21">
                  <c:v>2.0966426083972235E+21</c:v>
                </c:pt>
                <c:pt idx="22">
                  <c:v>2.0924487665521428E+21</c:v>
                </c:pt>
                <c:pt idx="23">
                  <c:v>2.0882327855923336E+21</c:v>
                </c:pt>
                <c:pt idx="24">
                  <c:v>2.0839953666063511E+21</c:v>
                </c:pt>
                <c:pt idx="25">
                  <c:v>2.0797371823802873E+21</c:v>
                </c:pt>
                <c:pt idx="26">
                  <c:v>2.0754589160807643E+21</c:v>
                </c:pt>
                <c:pt idx="27">
                  <c:v>2.0711612276372283E+21</c:v>
                </c:pt>
                <c:pt idx="28">
                  <c:v>2.0668447641179343E+21</c:v>
                </c:pt>
                <c:pt idx="29">
                  <c:v>2.0625101599765268E+21</c:v>
                </c:pt>
                <c:pt idx="30">
                  <c:v>2.0581580372986212E+21</c:v>
                </c:pt>
                <c:pt idx="31">
                  <c:v>2.053789006048385E+21</c:v>
                </c:pt>
                <c:pt idx="32">
                  <c:v>2.049403664315118E+21</c:v>
                </c:pt>
                <c:pt idx="33">
                  <c:v>2.0450025985598313E+21</c:v>
                </c:pt>
                <c:pt idx="34">
                  <c:v>2.0405863838618322E+21</c:v>
                </c:pt>
                <c:pt idx="35">
                  <c:v>2.0361555841653004E+21</c:v>
                </c:pt>
                <c:pt idx="36">
                  <c:v>2.0317107525258715E+21</c:v>
                </c:pt>
                <c:pt idx="37">
                  <c:v>2.0272524196295853E+21</c:v>
                </c:pt>
                <c:pt idx="38">
                  <c:v>2.0227811239678734E+21</c:v>
                </c:pt>
                <c:pt idx="39">
                  <c:v>2.0182973856295879E+21</c:v>
                </c:pt>
                <c:pt idx="40">
                  <c:v>2.0138017143945513E+21</c:v>
                </c:pt>
                <c:pt idx="41">
                  <c:v>2.0092946099307639E+21</c:v>
                </c:pt>
                <c:pt idx="42">
                  <c:v>2.0047765619916118E+21</c:v>
                </c:pt>
                <c:pt idx="43">
                  <c:v>2.0002480506130745E+21</c:v>
                </c:pt>
                <c:pt idx="44">
                  <c:v>1.9957095463109334E+21</c:v>
                </c:pt>
                <c:pt idx="45">
                  <c:v>1.9911615102779783E+21</c:v>
                </c:pt>
                <c:pt idx="46">
                  <c:v>1.9866043945812149E+21</c:v>
                </c:pt>
                <c:pt idx="47">
                  <c:v>1.9820386423590751E+21</c:v>
                </c:pt>
                <c:pt idx="48">
                  <c:v>1.9774646880186233E+21</c:v>
                </c:pt>
                <c:pt idx="49">
                  <c:v>1.9728829482031815E+21</c:v>
                </c:pt>
                <c:pt idx="50">
                  <c:v>1.9682938455369599E+21</c:v>
                </c:pt>
                <c:pt idx="51">
                  <c:v>1.9636977880123058E+21</c:v>
                </c:pt>
                <c:pt idx="52">
                  <c:v>1.9590951753580806E+21</c:v>
                </c:pt>
                <c:pt idx="53">
                  <c:v>1.9544863991978779E+21</c:v>
                </c:pt>
                <c:pt idx="54">
                  <c:v>1.9498718432082445E+21</c:v>
                </c:pt>
                <c:pt idx="55">
                  <c:v>1.9452518832768984E+21</c:v>
                </c:pt>
                <c:pt idx="56">
                  <c:v>1.94062688766095E+21</c:v>
                </c:pt>
                <c:pt idx="57">
                  <c:v>1.9359972171451227E+21</c:v>
                </c:pt>
                <c:pt idx="58">
                  <c:v>1.9313632251999717E+21</c:v>
                </c:pt>
                <c:pt idx="59">
                  <c:v>1.9267252581401022E+21</c:v>
                </c:pt>
                <c:pt idx="60">
                  <c:v>1.9220836552823928E+21</c:v>
                </c:pt>
                <c:pt idx="61">
                  <c:v>1.9174387417865084E+21</c:v>
                </c:pt>
                <c:pt idx="62">
                  <c:v>1.9127908474787529E+21</c:v>
                </c:pt>
                <c:pt idx="63">
                  <c:v>1.9081402905174257E+21</c:v>
                </c:pt>
                <c:pt idx="64">
                  <c:v>1.9034873824409876E+21</c:v>
                </c:pt>
                <c:pt idx="65">
                  <c:v>1.8988324282952791E+21</c:v>
                </c:pt>
                <c:pt idx="66">
                  <c:v>1.8941757267607455E+21</c:v>
                </c:pt>
                <c:pt idx="67">
                  <c:v>1.8895175702796535E+21</c:v>
                </c:pt>
                <c:pt idx="68">
                  <c:v>1.8848582451833162E+21</c:v>
                </c:pt>
                <c:pt idx="69">
                  <c:v>1.8801980318193138E+21</c:v>
                </c:pt>
                <c:pt idx="70">
                  <c:v>1.8755372046787137E+21</c:v>
                </c:pt>
                <c:pt idx="71">
                  <c:v>1.8708760325232929E+21</c:v>
                </c:pt>
                <c:pt idx="72">
                  <c:v>1.8662147785127588E+21</c:v>
                </c:pt>
                <c:pt idx="73">
                  <c:v>1.8615536944946078E+21</c:v>
                </c:pt>
                <c:pt idx="74">
                  <c:v>1.8568930360184115E+21</c:v>
                </c:pt>
                <c:pt idx="75">
                  <c:v>1.8522330493107257E+21</c:v>
                </c:pt>
                <c:pt idx="76">
                  <c:v>1.8475739753011814E+21</c:v>
                </c:pt>
                <c:pt idx="77">
                  <c:v>1.8429160497249182E+21</c:v>
                </c:pt>
                <c:pt idx="78">
                  <c:v>1.8382595032250277E+21</c:v>
                </c:pt>
                <c:pt idx="79">
                  <c:v>1.8336045614549875E+21</c:v>
                </c:pt>
                <c:pt idx="80">
                  <c:v>1.828951445181102E+21</c:v>
                </c:pt>
                <c:pt idx="81">
                  <c:v>1.8243003703849407E+21</c:v>
                </c:pt>
                <c:pt idx="82">
                  <c:v>1.8196515483657754E+21</c:v>
                </c:pt>
                <c:pt idx="83">
                  <c:v>1.815005185843017E+21</c:v>
                </c:pt>
                <c:pt idx="84">
                  <c:v>1.8103614850586591E+21</c:v>
                </c:pt>
                <c:pt idx="85">
                  <c:v>1.8057206392006391E+21</c:v>
                </c:pt>
                <c:pt idx="86">
                  <c:v>1.8010828444367357E+21</c:v>
                </c:pt>
                <c:pt idx="87">
                  <c:v>1.7964482894770356E+21</c:v>
                </c:pt>
                <c:pt idx="88">
                  <c:v>1.7918171588004356E+21</c:v>
                </c:pt>
                <c:pt idx="89">
                  <c:v>1.7871896327371817E+21</c:v>
                </c:pt>
                <c:pt idx="90">
                  <c:v>1.7825658875514066E+21</c:v>
                </c:pt>
                <c:pt idx="91">
                  <c:v>1.7779460955236705E+21</c:v>
                </c:pt>
                <c:pt idx="92">
                  <c:v>1.773330425033498E+21</c:v>
                </c:pt>
                <c:pt idx="93">
                  <c:v>1.7687190406419175E+21</c:v>
                </c:pt>
                <c:pt idx="94">
                  <c:v>1.7641121031739998E+21</c:v>
                </c:pt>
                <c:pt idx="95">
                  <c:v>1.7595097698013972E+21</c:v>
                </c:pt>
                <c:pt idx="96">
                  <c:v>1.7549121941248811E+21</c:v>
                </c:pt>
                <c:pt idx="97">
                  <c:v>1.7503195224924543E+21</c:v>
                </c:pt>
                <c:pt idx="98">
                  <c:v>1.7457319036800826E+21</c:v>
                </c:pt>
                <c:pt idx="99">
                  <c:v>1.7411494804960929E+21</c:v>
                </c:pt>
                <c:pt idx="100">
                  <c:v>1.7365723923764079E+21</c:v>
                </c:pt>
                <c:pt idx="101">
                  <c:v>1.7320007754510544E+21</c:v>
                </c:pt>
                <c:pt idx="102">
                  <c:v>1.7274347626106729E+21</c:v>
                </c:pt>
                <c:pt idx="103">
                  <c:v>1.7228744835730251E+21</c:v>
                </c:pt>
                <c:pt idx="104">
                  <c:v>1.718320064949505E+21</c:v>
                </c:pt>
                <c:pt idx="105">
                  <c:v>1.7137716303116449E+21</c:v>
                </c:pt>
                <c:pt idx="106">
                  <c:v>1.7092293002576281E+21</c:v>
                </c:pt>
                <c:pt idx="107">
                  <c:v>1.7046931924787939E+21</c:v>
                </c:pt>
                <c:pt idx="108">
                  <c:v>1.7001634218261514E+21</c:v>
                </c:pt>
                <c:pt idx="109">
                  <c:v>1.6956400973403041E+21</c:v>
                </c:pt>
                <c:pt idx="110">
                  <c:v>1.691123330059823E+21</c:v>
                </c:pt>
                <c:pt idx="111">
                  <c:v>1.6866132262497058E+21</c:v>
                </c:pt>
                <c:pt idx="112">
                  <c:v>1.6821098894943686E+21</c:v>
                </c:pt>
                <c:pt idx="113">
                  <c:v>1.677613420751212E+21</c:v>
                </c:pt>
              </c:numCache>
            </c:numRef>
          </c:yVal>
          <c:smooth val="0"/>
        </c:ser>
        <c:ser>
          <c:idx val="0"/>
          <c:order val="4"/>
          <c:tx>
            <c:strRef>
              <c:f>'Pu239 '!$O$2</c:f>
              <c:strCache>
                <c:ptCount val="1"/>
                <c:pt idx="0">
                  <c:v>Exact Simpl. - N(Pu239)</c:v>
                </c:pt>
              </c:strCache>
            </c:strRef>
          </c:tx>
          <c:spPr>
            <a:ln>
              <a:solidFill>
                <a:schemeClr val="tx1"/>
              </a:solidFill>
            </a:ln>
          </c:spPr>
          <c:marker>
            <c:symbol val="none"/>
          </c:marker>
          <c:xVal>
            <c:numRef>
              <c:f>'Pu239 '!$N$3:$N$137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'Pu239 '!$O$3:$O$137</c:f>
              <c:numCache>
                <c:formatCode>0.0000E+00</c:formatCode>
                <c:ptCount val="135"/>
                <c:pt idx="0">
                  <c:v>2.1782E+21</c:v>
                </c:pt>
                <c:pt idx="1">
                  <c:v>2.1746594988127137E+21</c:v>
                </c:pt>
                <c:pt idx="2">
                  <c:v>2.1710769531702089E+21</c:v>
                </c:pt>
                <c:pt idx="3">
                  <c:v>2.1674534724010474E+21</c:v>
                </c:pt>
                <c:pt idx="4">
                  <c:v>2.1637901444719205E+21</c:v>
                </c:pt>
                <c:pt idx="5">
                  <c:v>2.1600880363712251E+21</c:v>
                </c:pt>
                <c:pt idx="6">
                  <c:v>2.1563481944860902E+21</c:v>
                </c:pt>
                <c:pt idx="7">
                  <c:v>2.1525716449729619E+21</c:v>
                </c:pt>
                <c:pt idx="8">
                  <c:v>2.1487593941218519E+21</c:v>
                </c:pt>
                <c:pt idx="9">
                  <c:v>2.1449124287143451E+21</c:v>
                </c:pt>
                <c:pt idx="10">
                  <c:v>2.1410317163754716E+21</c:v>
                </c:pt>
                <c:pt idx="11">
                  <c:v>2.1371182059195403E+21</c:v>
                </c:pt>
                <c:pt idx="12">
                  <c:v>2.1331728276900298E+21</c:v>
                </c:pt>
                <c:pt idx="13">
                  <c:v>2.1291964938936344E+21</c:v>
                </c:pt>
                <c:pt idx="14">
                  <c:v>2.1251900989285576E+21</c:v>
                </c:pt>
                <c:pt idx="15">
                  <c:v>2.1211545197071497E+21</c:v>
                </c:pt>
                <c:pt idx="16">
                  <c:v>2.1170906159729727E+21</c:v>
                </c:pt>
                <c:pt idx="17">
                  <c:v>2.1129992306123987E+21</c:v>
                </c:pt>
                <c:pt idx="18">
                  <c:v>2.1088811899608092E+21</c:v>
                </c:pt>
                <c:pt idx="19">
                  <c:v>2.1047373041035059E+21</c:v>
                </c:pt>
                <c:pt idx="20">
                  <c:v>2.1005683671713983E+21</c:v>
                </c:pt>
                <c:pt idx="21">
                  <c:v>2.0963751576315715E+21</c:v>
                </c:pt>
                <c:pt idx="22">
                  <c:v>2.0921584385728019E+21</c:v>
                </c:pt>
                <c:pt idx="23">
                  <c:v>2.0879189579861181E+21</c:v>
                </c:pt>
                <c:pt idx="24">
                  <c:v>2.0836574490404764E+21</c:v>
                </c:pt>
                <c:pt idx="25">
                  <c:v>2.079374630353639E+21</c:v>
                </c:pt>
                <c:pt idx="26">
                  <c:v>2.0750712062583279E+21</c:v>
                </c:pt>
                <c:pt idx="27">
                  <c:v>2.070747867063739E+21</c:v>
                </c:pt>
                <c:pt idx="28">
                  <c:v>2.0664052893124859E+21</c:v>
                </c:pt>
                <c:pt idx="29">
                  <c:v>2.0620441360330544E+21</c:v>
                </c:pt>
                <c:pt idx="30">
                  <c:v>2.0576650569878379E+21</c:v>
                </c:pt>
                <c:pt idx="31">
                  <c:v>2.0532686889168302E+21</c:v>
                </c:pt>
                <c:pt idx="32">
                  <c:v>2.0488556557770451E+21</c:v>
                </c:pt>
                <c:pt idx="33">
                  <c:v>2.044426568977736E+21</c:v>
                </c:pt>
                <c:pt idx="34">
                  <c:v>2.0399820276114839E+21</c:v>
                </c:pt>
                <c:pt idx="35">
                  <c:v>2.0355226186812212E+21</c:v>
                </c:pt>
                <c:pt idx="36">
                  <c:v>2.031048917323264E+21</c:v>
                </c:pt>
                <c:pt idx="37">
                  <c:v>2.0265614870264134E+21</c:v>
                </c:pt>
                <c:pt idx="38">
                  <c:v>2.0220608798471954E+21</c:v>
                </c:pt>
                <c:pt idx="39">
                  <c:v>2.0175476366213047E+21</c:v>
                </c:pt>
                <c:pt idx="40">
                  <c:v>2.0130222871713106E+21</c:v>
                </c:pt>
                <c:pt idx="41">
                  <c:v>2.0084853505106971E+21</c:v>
                </c:pt>
                <c:pt idx="42">
                  <c:v>2.0039373350442867E+21</c:v>
                </c:pt>
                <c:pt idx="43">
                  <c:v>1.9993787387651194E+21</c:v>
                </c:pt>
                <c:pt idx="44">
                  <c:v>1.9948100494478431E+21</c:v>
                </c:pt>
                <c:pt idx="45">
                  <c:v>1.9902317448386692E+21</c:v>
                </c:pt>
                <c:pt idx="46">
                  <c:v>1.9856442928419606E+21</c:v>
                </c:pt>
                <c:pt idx="47">
                  <c:v>1.9810481517035004E+21</c:v>
                </c:pt>
                <c:pt idx="48">
                  <c:v>1.9764437701905039E+21</c:v>
                </c:pt>
                <c:pt idx="49">
                  <c:v>1.9718315877684242E+21</c:v>
                </c:pt>
                <c:pt idx="50">
                  <c:v>1.9672120347746105E+21</c:v>
                </c:pt>
                <c:pt idx="51">
                  <c:v>1.9625855325888661E+21</c:v>
                </c:pt>
                <c:pt idx="52">
                  <c:v>1.9579524938009687E+21</c:v>
                </c:pt>
                <c:pt idx="53">
                  <c:v>1.953313322375192E+21</c:v>
                </c:pt>
                <c:pt idx="54">
                  <c:v>1.9486684138118911E+21</c:v>
                </c:pt>
                <c:pt idx="55">
                  <c:v>1.9440181553061956E+21</c:v>
                </c:pt>
                <c:pt idx="56">
                  <c:v>1.9393629259038615E+21</c:v>
                </c:pt>
                <c:pt idx="57">
                  <c:v>1.9347030966543298E+21</c:v>
                </c:pt>
                <c:pt idx="58">
                  <c:v>1.9300390307610406E+21</c:v>
                </c:pt>
                <c:pt idx="59">
                  <c:v>1.9253710837290492E+21</c:v>
                </c:pt>
                <c:pt idx="60">
                  <c:v>1.9206996035099896E+21</c:v>
                </c:pt>
                <c:pt idx="61">
                  <c:v>1.9160249306444338E+21</c:v>
                </c:pt>
                <c:pt idx="62">
                  <c:v>1.9113473984016878E+21</c:v>
                </c:pt>
                <c:pt idx="63">
                  <c:v>1.9066673329170709E+21</c:v>
                </c:pt>
                <c:pt idx="64">
                  <c:v>1.9019850533267204E+21</c:v>
                </c:pt>
                <c:pt idx="65">
                  <c:v>1.8973008718999671E+21</c:v>
                </c:pt>
                <c:pt idx="66">
                  <c:v>1.8926150941693198E+21</c:v>
                </c:pt>
                <c:pt idx="67">
                  <c:v>1.8879280190580997E+21</c:v>
                </c:pt>
                <c:pt idx="68">
                  <c:v>1.8832399390057733E+21</c:v>
                </c:pt>
                <c:pt idx="69">
                  <c:v>1.8785511400910102E+21</c:v>
                </c:pt>
                <c:pt idx="70">
                  <c:v>1.8738619021525191E+21</c:v>
                </c:pt>
                <c:pt idx="71">
                  <c:v>1.8691724989076917E+21</c:v>
                </c:pt>
                <c:pt idx="72">
                  <c:v>1.8644831980690926E+21</c:v>
                </c:pt>
                <c:pt idx="73">
                  <c:v>1.8597942614588405E+21</c:v>
                </c:pt>
                <c:pt idx="74">
                  <c:v>1.8551059451209056E+21</c:v>
                </c:pt>
                <c:pt idx="75">
                  <c:v>1.8504184994313722E+21</c:v>
                </c:pt>
                <c:pt idx="76">
                  <c:v>1.8457321692066905E+21</c:v>
                </c:pt>
                <c:pt idx="77">
                  <c:v>1.8410471938099614E+21</c:v>
                </c:pt>
                <c:pt idx="78">
                  <c:v>1.8363638072552818E+21</c:v>
                </c:pt>
                <c:pt idx="79">
                  <c:v>1.8316822383101902E+21</c:v>
                </c:pt>
                <c:pt idx="80">
                  <c:v>1.8270027105962411E+21</c:v>
                </c:pt>
                <c:pt idx="81">
                  <c:v>1.8223254426877467E+21</c:v>
                </c:pt>
                <c:pt idx="82">
                  <c:v>1.8176506482087079E+21</c:v>
                </c:pt>
                <c:pt idx="83">
                  <c:v>1.8129785359279805E+21</c:v>
                </c:pt>
                <c:pt idx="84">
                  <c:v>1.8083093098526923E+21</c:v>
                </c:pt>
                <c:pt idx="85">
                  <c:v>1.8036431693199568E+21</c:v>
                </c:pt>
                <c:pt idx="86">
                  <c:v>1.7989803090868998E+21</c:v>
                </c:pt>
                <c:pt idx="87">
                  <c:v>1.7943209194190398E+21</c:v>
                </c:pt>
                <c:pt idx="88">
                  <c:v>1.7896651861770416E+21</c:v>
                </c:pt>
                <c:pt idx="89">
                  <c:v>1.7850132909018817E+21</c:v>
                </c:pt>
                <c:pt idx="90">
                  <c:v>1.780365410898444E+21</c:v>
                </c:pt>
                <c:pt idx="91">
                  <c:v>1.7757217193175802E+21</c:v>
                </c:pt>
                <c:pt idx="92">
                  <c:v>1.7710823852366595E+21</c:v>
                </c:pt>
                <c:pt idx="93">
                  <c:v>1.7664475737386325E+21</c:v>
                </c:pt>
                <c:pt idx="94">
                  <c:v>1.7618174459896424E+21</c:v>
                </c:pt>
                <c:pt idx="95">
                  <c:v>1.7571921593151974E+21</c:v>
                </c:pt>
                <c:pt idx="96">
                  <c:v>1.7525718672749463E+21</c:v>
                </c:pt>
                <c:pt idx="97">
                  <c:v>1.7479567197360617E+21</c:v>
                </c:pt>
                <c:pt idx="98">
                  <c:v>1.7433468629452768E+21</c:v>
                </c:pt>
                <c:pt idx="99">
                  <c:v>1.7387424395995833E+21</c:v>
                </c:pt>
                <c:pt idx="100">
                  <c:v>1.7341435889156235E+21</c:v>
                </c:pt>
                <c:pt idx="101">
                  <c:v>1.7295504466977937E+21</c:v>
                </c:pt>
                <c:pt idx="102">
                  <c:v>1.7249631454050892E+21</c:v>
                </c:pt>
                <c:pt idx="103">
                  <c:v>1.7203818142167057E+21</c:v>
                </c:pt>
                <c:pt idx="104">
                  <c:v>1.7158065790964256E+21</c:v>
                </c:pt>
                <c:pt idx="105">
                  <c:v>1.7112375628558049E+21</c:v>
                </c:pt>
                <c:pt idx="106">
                  <c:v>1.706674885216188E+21</c:v>
                </c:pt>
                <c:pt idx="107">
                  <c:v>1.7021186628695679E+21</c:v>
                </c:pt>
                <c:pt idx="108">
                  <c:v>1.6975690095383137E+21</c:v>
                </c:pt>
                <c:pt idx="109">
                  <c:v>1.6930260360337841E+21</c:v>
                </c:pt>
                <c:pt idx="110">
                  <c:v>1.6884898503138489E+21</c:v>
                </c:pt>
                <c:pt idx="111">
                  <c:v>1.6839605575393395E+21</c:v>
                </c:pt>
                <c:pt idx="112">
                  <c:v>1.6794382601294402E+21</c:v>
                </c:pt>
                <c:pt idx="113">
                  <c:v>1.6749230578160511E+21</c:v>
                </c:pt>
                <c:pt idx="114">
                  <c:v>1.6704150476971282E+21</c:v>
                </c:pt>
                <c:pt idx="115">
                  <c:v>1.665914324289032E+21</c:v>
                </c:pt>
                <c:pt idx="116">
                  <c:v>1.6614209795778903E+21</c:v>
                </c:pt>
                <c:pt idx="117">
                  <c:v>1.6569351030700025E+21</c:v>
                </c:pt>
                <c:pt idx="118">
                  <c:v>1.6524567818412978E+21</c:v>
                </c:pt>
                <c:pt idx="119">
                  <c:v>1.6479861005858644E+21</c:v>
                </c:pt>
                <c:pt idx="120">
                  <c:v>1.6435231416635695E+21</c:v>
                </c:pt>
                <c:pt idx="121">
                  <c:v>1.6390679851467837E+21</c:v>
                </c:pt>
                <c:pt idx="122">
                  <c:v>1.6346207088662269E+21</c:v>
                </c:pt>
                <c:pt idx="123">
                  <c:v>1.630181388455952E+21</c:v>
                </c:pt>
                <c:pt idx="124">
                  <c:v>1.6257500973974809E+21</c:v>
                </c:pt>
                <c:pt idx="125">
                  <c:v>1.6213269070631107E+21</c:v>
                </c:pt>
                <c:pt idx="126">
                  <c:v>1.6169118867584026E+21</c:v>
                </c:pt>
                <c:pt idx="127">
                  <c:v>1.6125051037638682E+21</c:v>
                </c:pt>
                <c:pt idx="128">
                  <c:v>1.6081066233758703E+21</c:v>
                </c:pt>
                <c:pt idx="129">
                  <c:v>1.6037165089467502E+21</c:v>
                </c:pt>
                <c:pt idx="130">
                  <c:v>1.5993348219241976E+21</c:v>
                </c:pt>
                <c:pt idx="131">
                  <c:v>1.5949616218898739E+21</c:v>
                </c:pt>
                <c:pt idx="132">
                  <c:v>1.5905969665973053E+21</c:v>
                </c:pt>
                <c:pt idx="133">
                  <c:v>1.5862409120090586E+21</c:v>
                </c:pt>
                <c:pt idx="134">
                  <c:v>1.5818935123332109E+21</c:v>
                </c:pt>
              </c:numCache>
            </c:numRef>
          </c:yVal>
          <c:smooth val="0"/>
        </c:ser>
        <c:dLbls>
          <c:showLegendKey val="0"/>
          <c:showVal val="0"/>
          <c:showCatName val="0"/>
          <c:showSerName val="0"/>
          <c:showPercent val="0"/>
          <c:showBubbleSize val="0"/>
        </c:dLbls>
        <c:axId val="171934080"/>
        <c:axId val="171936000"/>
      </c:scatterChart>
      <c:valAx>
        <c:axId val="171934080"/>
        <c:scaling>
          <c:orientation val="minMax"/>
          <c:max val="10"/>
          <c:min val="0"/>
        </c:scaling>
        <c:delete val="0"/>
        <c:axPos val="b"/>
        <c:majorGridlines/>
        <c:title>
          <c:tx>
            <c:strRef>
              <c:f>'Pu239 '!$B$11</c:f>
              <c:strCache>
                <c:ptCount val="1"/>
                <c:pt idx="0">
                  <c:v>Temps (années)</c:v>
                </c:pt>
              </c:strCache>
            </c:strRef>
          </c:tx>
          <c:overlay val="0"/>
        </c:title>
        <c:numFmt formatCode="General" sourceLinked="0"/>
        <c:majorTickMark val="out"/>
        <c:minorTickMark val="none"/>
        <c:tickLblPos val="nextTo"/>
        <c:crossAx val="171936000"/>
        <c:crosses val="autoZero"/>
        <c:crossBetween val="midCat"/>
      </c:valAx>
      <c:valAx>
        <c:axId val="171936000"/>
        <c:scaling>
          <c:orientation val="minMax"/>
          <c:min val="1.4E+21"/>
        </c:scaling>
        <c:delete val="0"/>
        <c:axPos val="l"/>
        <c:majorGridlines/>
        <c:title>
          <c:tx>
            <c:strRef>
              <c:f>'Pu239 '!$B$12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171934080"/>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'Pu2340 '!$B$10</c:f>
          <c:strCache>
            <c:ptCount val="1"/>
            <c:pt idx="0">
              <c:v>Comparaison des modèles pour le Pu240</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'Pu2340 '!$S$2</c:f>
              <c:strCache>
                <c:ptCount val="1"/>
                <c:pt idx="0">
                  <c:v>VESTA - Pu240 </c:v>
                </c:pt>
              </c:strCache>
            </c:strRef>
          </c:tx>
          <c:spPr>
            <a:ln w="28575">
              <a:noFill/>
            </a:ln>
          </c:spPr>
          <c:marker>
            <c:symbol val="square"/>
            <c:size val="7"/>
            <c:spPr>
              <a:solidFill>
                <a:srgbClr val="FF0000"/>
              </a:solidFill>
            </c:spPr>
          </c:marker>
          <c:xVal>
            <c:numRef>
              <c:f>'Pu2340 '!$R$3:$R$10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'Pu2340 '!$S$3:$S$9</c:f>
              <c:numCache>
                <c:formatCode>0.0000E+00</c:formatCode>
                <c:ptCount val="7"/>
                <c:pt idx="0">
                  <c:v>7.2346005790387942E+20</c:v>
                </c:pt>
                <c:pt idx="1">
                  <c:v>7.3064015892098122E+20</c:v>
                </c:pt>
                <c:pt idx="2">
                  <c:v>7.4439481026699539E+20</c:v>
                </c:pt>
                <c:pt idx="3">
                  <c:v>7.7207712744136363E+20</c:v>
                </c:pt>
                <c:pt idx="4">
                  <c:v>8.1351409596174592E+20</c:v>
                </c:pt>
                <c:pt idx="5">
                  <c:v>9.0573081504886017E+20</c:v>
                </c:pt>
                <c:pt idx="6">
                  <c:v>9.7320646316138273E+20</c:v>
                </c:pt>
              </c:numCache>
            </c:numRef>
          </c:yVal>
          <c:smooth val="0"/>
        </c:ser>
        <c:ser>
          <c:idx val="2"/>
          <c:order val="1"/>
          <c:tx>
            <c:strRef>
              <c:f>'Pu2340 '!$Q$2</c:f>
              <c:strCache>
                <c:ptCount val="1"/>
                <c:pt idx="0">
                  <c:v>DRAGON - Pu240</c:v>
                </c:pt>
              </c:strCache>
            </c:strRef>
          </c:tx>
          <c:marker>
            <c:symbol val="none"/>
          </c:marker>
          <c:xVal>
            <c:numRef>
              <c:f>'Pu2340 '!$P$3:$P$511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'Pu2340 '!$Q$3:$Q$52</c:f>
              <c:numCache>
                <c:formatCode>0.0000E+00</c:formatCode>
                <c:ptCount val="50"/>
                <c:pt idx="0">
                  <c:v>7.2346005790387942E+20</c:v>
                </c:pt>
                <c:pt idx="1">
                  <c:v>7.3075116707940899E+20</c:v>
                </c:pt>
                <c:pt idx="2">
                  <c:v>7.3788225191089393E+20</c:v>
                </c:pt>
                <c:pt idx="3">
                  <c:v>7.4485331239833449E+20</c:v>
                </c:pt>
                <c:pt idx="4">
                  <c:v>7.5166434854173016E+20</c:v>
                </c:pt>
                <c:pt idx="5">
                  <c:v>7.5831536034108159E+20</c:v>
                </c:pt>
                <c:pt idx="6">
                  <c:v>7.6480634779638851E+20</c:v>
                </c:pt>
                <c:pt idx="7">
                  <c:v>7.7113731090765054E+20</c:v>
                </c:pt>
                <c:pt idx="8">
                  <c:v>7.7729824815336561E+20</c:v>
                </c:pt>
                <c:pt idx="9">
                  <c:v>7.8329916105503592E+20</c:v>
                </c:pt>
                <c:pt idx="10">
                  <c:v>7.8914004961266185E+20</c:v>
                </c:pt>
                <c:pt idx="11">
                  <c:v>7.9481091230474043E+20</c:v>
                </c:pt>
                <c:pt idx="12">
                  <c:v>8.0031174913127154E+20</c:v>
                </c:pt>
                <c:pt idx="13">
                  <c:v>8.0565256161375814E+20</c:v>
                </c:pt>
                <c:pt idx="14">
                  <c:v>8.1083334975220023E+20</c:v>
                </c:pt>
                <c:pt idx="15">
                  <c:v>8.1584411202509511E+20</c:v>
                </c:pt>
                <c:pt idx="16">
                  <c:v>8.2069484995394522E+20</c:v>
                </c:pt>
                <c:pt idx="17">
                  <c:v>8.2538556353875083E+20</c:v>
                </c:pt>
                <c:pt idx="18">
                  <c:v>8.2990625125800949E+20</c:v>
                </c:pt>
                <c:pt idx="19">
                  <c:v>8.3426691463322324E+20</c:v>
                </c:pt>
                <c:pt idx="20">
                  <c:v>8.3845755214288965E+20</c:v>
                </c:pt>
                <c:pt idx="21">
                  <c:v>8.424981668300144E+20</c:v>
                </c:pt>
                <c:pt idx="22">
                  <c:v>8.463687556515918E+20</c:v>
                </c:pt>
                <c:pt idx="23">
                  <c:v>8.500793201291247E+20</c:v>
                </c:pt>
                <c:pt idx="24">
                  <c:v>8.5362986026261296E+20</c:v>
                </c:pt>
                <c:pt idx="25">
                  <c:v>8.5702037605205672E+20</c:v>
                </c:pt>
                <c:pt idx="26">
                  <c:v>8.6025086749745598E+20</c:v>
                </c:pt>
                <c:pt idx="27">
                  <c:v>8.6333133612031332E+20</c:v>
                </c:pt>
                <c:pt idx="28">
                  <c:v>8.6624177887762357E+20</c:v>
                </c:pt>
                <c:pt idx="29">
                  <c:v>8.690021988123919E+20</c:v>
                </c:pt>
                <c:pt idx="30">
                  <c:v>8.7161259592461858E+20</c:v>
                </c:pt>
                <c:pt idx="31">
                  <c:v>8.7406296869280075E+20</c:v>
                </c:pt>
                <c:pt idx="32">
                  <c:v>8.7636331863844101E+20</c:v>
                </c:pt>
                <c:pt idx="33">
                  <c:v>8.7850364424003663E+20</c:v>
                </c:pt>
                <c:pt idx="34">
                  <c:v>8.8049394701909059E+20</c:v>
                </c:pt>
                <c:pt idx="35">
                  <c:v>8.8234422849710575E+20</c:v>
                </c:pt>
                <c:pt idx="36">
                  <c:v>8.8403448563107627E+20</c:v>
                </c:pt>
                <c:pt idx="37">
                  <c:v>8.8557471994250501E+20</c:v>
                </c:pt>
                <c:pt idx="38">
                  <c:v>8.8697493295289467E+20</c:v>
                </c:pt>
                <c:pt idx="39">
                  <c:v>8.8822512314074281E+20</c:v>
                </c:pt>
                <c:pt idx="40">
                  <c:v>8.8933529202755174E+20</c:v>
                </c:pt>
                <c:pt idx="41">
                  <c:v>8.9029543809181902E+20</c:v>
                </c:pt>
                <c:pt idx="42">
                  <c:v>8.9111556285504723E+20</c:v>
                </c:pt>
                <c:pt idx="43">
                  <c:v>8.9179566631723663E+20</c:v>
                </c:pt>
                <c:pt idx="44">
                  <c:v>8.9233574847838696E+20</c:v>
                </c:pt>
                <c:pt idx="45">
                  <c:v>8.9273580933849835E+20</c:v>
                </c:pt>
                <c:pt idx="46">
                  <c:v>8.9299584889757067E+20</c:v>
                </c:pt>
                <c:pt idx="47">
                  <c:v>8.9311586715560418E+20</c:v>
                </c:pt>
                <c:pt idx="48">
                  <c:v>8.9310586563410133E+20</c:v>
                </c:pt>
                <c:pt idx="49">
                  <c:v>8.9295584281155967E+20</c:v>
                </c:pt>
              </c:numCache>
            </c:numRef>
          </c:yVal>
          <c:smooth val="0"/>
        </c:ser>
        <c:ser>
          <c:idx val="4"/>
          <c:order val="2"/>
          <c:tx>
            <c:strRef>
              <c:f>'Pu2340 '!$K$2</c:f>
              <c:strCache>
                <c:ptCount val="1"/>
                <c:pt idx="0">
                  <c:v>RK1 - N(Pu240)</c:v>
                </c:pt>
              </c:strCache>
            </c:strRef>
          </c:tx>
          <c:spPr>
            <a:ln>
              <a:solidFill>
                <a:schemeClr val="accent1"/>
              </a:solidFill>
            </a:ln>
          </c:spPr>
          <c:marker>
            <c:symbol val="none"/>
          </c:marker>
          <c:xVal>
            <c:numRef>
              <c:f>'Pu2340 '!$J$3:$J$137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'Pu2340 '!$K$3:$K$137</c:f>
              <c:numCache>
                <c:formatCode>0.0000E+00</c:formatCode>
                <c:ptCount val="135"/>
                <c:pt idx="0">
                  <c:v>7.2346005790387942E+20</c:v>
                </c:pt>
                <c:pt idx="1">
                  <c:v>7.2684881001631986E+20</c:v>
                </c:pt>
                <c:pt idx="2">
                  <c:v>7.3019604255202043E+20</c:v>
                </c:pt>
                <c:pt idx="3">
                  <c:v>7.335019100789164E+20</c:v>
                </c:pt>
                <c:pt idx="4">
                  <c:v>7.3676657047339794E+20</c:v>
                </c:pt>
                <c:pt idx="5">
                  <c:v>7.3999018480691079E+20</c:v>
                </c:pt>
                <c:pt idx="6">
                  <c:v>7.4317291723508744E+20</c:v>
                </c:pt>
                <c:pt idx="7">
                  <c:v>7.463149348893583E+20</c:v>
                </c:pt>
                <c:pt idx="8">
                  <c:v>7.4941640777099117E+20</c:v>
                </c:pt>
                <c:pt idx="9">
                  <c:v>7.5247750864750851E+20</c:v>
                </c:pt>
                <c:pt idx="10">
                  <c:v>7.5549841295143482E+20</c:v>
                </c:pt>
                <c:pt idx="11">
                  <c:v>7.5847929868132509E+20</c:v>
                </c:pt>
                <c:pt idx="12">
                  <c:v>7.6142034630502777E+20</c:v>
                </c:pt>
                <c:pt idx="13">
                  <c:v>7.6432173866513754E+20</c:v>
                </c:pt>
                <c:pt idx="14">
                  <c:v>7.6718366088659101E+20</c:v>
                </c:pt>
                <c:pt idx="15">
                  <c:v>7.7000630028636298E+20</c:v>
                </c:pt>
                <c:pt idx="16">
                  <c:v>7.7278984628521966E+20</c:v>
                </c:pt>
                <c:pt idx="17">
                  <c:v>7.75534490321487E+20</c:v>
                </c:pt>
                <c:pt idx="18">
                  <c:v>7.7824042576679233E+20</c:v>
                </c:pt>
                <c:pt idx="19">
                  <c:v>7.8090784784373947E+20</c:v>
                </c:pt>
                <c:pt idx="20">
                  <c:v>7.8353695354547785E+20</c:v>
                </c:pt>
                <c:pt idx="21">
                  <c:v>7.8612794155712669E+20</c:v>
                </c:pt>
                <c:pt idx="22">
                  <c:v>7.8868101217901622E+20</c:v>
                </c:pt>
                <c:pt idx="23">
                  <c:v>7.911963672517091E+20</c:v>
                </c:pt>
                <c:pt idx="24">
                  <c:v>7.9367421008276554E+20</c:v>
                </c:pt>
                <c:pt idx="25">
                  <c:v>7.9611474537521676E+20</c:v>
                </c:pt>
                <c:pt idx="26">
                  <c:v>7.9851817915771165E+20</c:v>
                </c:pt>
                <c:pt idx="27">
                  <c:v>8.0088471871630226E+20</c:v>
                </c:pt>
                <c:pt idx="28">
                  <c:v>8.0321457252783568E+20</c:v>
                </c:pt>
                <c:pt idx="29">
                  <c:v>8.0550795019491829E+20</c:v>
                </c:pt>
                <c:pt idx="30">
                  <c:v>8.0776506238242089E+20</c:v>
                </c:pt>
                <c:pt idx="31">
                  <c:v>8.0998612075549347E+20</c:v>
                </c:pt>
                <c:pt idx="32">
                  <c:v>8.1217133791905867E+20</c:v>
                </c:pt>
                <c:pt idx="33">
                  <c:v>8.1432092735875318E+20</c:v>
                </c:pt>
                <c:pt idx="34">
                  <c:v>8.1643510338328815E+20</c:v>
                </c:pt>
                <c:pt idx="35">
                  <c:v>8.1851408106820023E+20</c:v>
                </c:pt>
                <c:pt idx="36">
                  <c:v>8.2055807620096288E+20</c:v>
                </c:pt>
                <c:pt idx="37">
                  <c:v>8.2256730522743236E+20</c:v>
                </c:pt>
                <c:pt idx="38">
                  <c:v>8.2454198519959978E+20</c:v>
                </c:pt>
                <c:pt idx="39">
                  <c:v>8.2648233372462272E+20</c:v>
                </c:pt>
                <c:pt idx="40">
                  <c:v>8.2838856891511092E+20</c:v>
                </c:pt>
                <c:pt idx="41">
                  <c:v>8.3026090934063949E+20</c:v>
                </c:pt>
                <c:pt idx="42">
                  <c:v>8.320995739804652E+20</c:v>
                </c:pt>
                <c:pt idx="43">
                  <c:v>8.3390478217742057E+20</c:v>
                </c:pt>
                <c:pt idx="44">
                  <c:v>8.3567675359296265E+20</c:v>
                </c:pt>
                <c:pt idx="45">
                  <c:v>8.3741570816335138E+20</c:v>
                </c:pt>
                <c:pt idx="46">
                  <c:v>8.3912186605693593E+20</c:v>
                </c:pt>
                <c:pt idx="47">
                  <c:v>8.4079544763252487E+20</c:v>
                </c:pt>
                <c:pt idx="48">
                  <c:v>8.42436673398819E+20</c:v>
                </c:pt>
                <c:pt idx="49">
                  <c:v>8.4404576397488436E+20</c:v>
                </c:pt>
                <c:pt idx="50">
                  <c:v>8.4562294005164409E+20</c:v>
                </c:pt>
                <c:pt idx="51">
                  <c:v>8.4716842235436859E+20</c:v>
                </c:pt>
                <c:pt idx="52">
                  <c:v>8.4868243160614293E+20</c:v>
                </c:pt>
                <c:pt idx="53">
                  <c:v>8.5016518849229134E+20</c:v>
                </c:pt>
                <c:pt idx="54">
                  <c:v>8.5161691362573943E+20</c:v>
                </c:pt>
                <c:pt idx="55">
                  <c:v>8.5303782751329478E+20</c:v>
                </c:pt>
                <c:pt idx="56">
                  <c:v>8.5442815052282593E+20</c:v>
                </c:pt>
                <c:pt idx="57">
                  <c:v>8.5578810285132284E+20</c:v>
                </c:pt>
                <c:pt idx="58">
                  <c:v>8.5711790449381868E+20</c:v>
                </c:pt>
                <c:pt idx="59">
                  <c:v>8.5841777521315689E+20</c:v>
                </c:pt>
                <c:pt idx="60">
                  <c:v>8.5968793451058417E+20</c:v>
                </c:pt>
                <c:pt idx="61">
                  <c:v>8.609286015971539E+20</c:v>
                </c:pt>
                <c:pt idx="62">
                  <c:v>8.6213999536592165E+20</c:v>
                </c:pt>
                <c:pt idx="63">
                  <c:v>8.6332233436491743E+20</c:v>
                </c:pt>
                <c:pt idx="64">
                  <c:v>8.6447583677087783E+20</c:v>
                </c:pt>
                <c:pt idx="65">
                  <c:v>8.6560072036372185E+20</c:v>
                </c:pt>
                <c:pt idx="66">
                  <c:v>8.6669720250175599E+20</c:v>
                </c:pt>
                <c:pt idx="67">
                  <c:v>8.6776550009759164E+20</c:v>
                </c:pt>
                <c:pt idx="68">
                  <c:v>8.6880582959476192E+20</c:v>
                </c:pt>
                <c:pt idx="69">
                  <c:v>8.6981840694502084E+20</c:v>
                </c:pt>
                <c:pt idx="70">
                  <c:v>8.7080344758631268E+20</c:v>
                </c:pt>
                <c:pt idx="71">
                  <c:v>8.7176116642139551E+20</c:v>
                </c:pt>
                <c:pt idx="72">
                  <c:v>8.7269177779710657E+20</c:v>
                </c:pt>
                <c:pt idx="73">
                  <c:v>8.7359549548425485E+20</c:v>
                </c:pt>
                <c:pt idx="74">
                  <c:v>8.7447253265812803E+20</c:v>
                </c:pt>
                <c:pt idx="75">
                  <c:v>8.7532310187960094E+20</c:v>
                </c:pt>
                <c:pt idx="76">
                  <c:v>8.7614741507683163E+20</c:v>
                </c:pt>
                <c:pt idx="77">
                  <c:v>8.7694568352753438E+20</c:v>
                </c:pt>
                <c:pt idx="78">
                  <c:v>8.7771811784181521E+20</c:v>
                </c:pt>
                <c:pt idx="79">
                  <c:v>8.7846492794555951E+20</c:v>
                </c:pt>
                <c:pt idx="80">
                  <c:v>8.7918632306435896E+20</c:v>
                </c:pt>
                <c:pt idx="81">
                  <c:v>8.7988251170796667E+20</c:v>
                </c:pt>
                <c:pt idx="82">
                  <c:v>8.8055370165526882E+20</c:v>
                </c:pt>
                <c:pt idx="83">
                  <c:v>8.8120009993976152E+20</c:v>
                </c:pt>
                <c:pt idx="84">
                  <c:v>8.8182191283552269E+20</c:v>
                </c:pt>
                <c:pt idx="85">
                  <c:v>8.8241934584366734E+20</c:v>
                </c:pt>
                <c:pt idx="86">
                  <c:v>8.8299260367927601E+20</c:v>
                </c:pt>
                <c:pt idx="87">
                  <c:v>8.8354189025878645E+20</c:v>
                </c:pt>
                <c:pt idx="88">
                  <c:v>8.8406740868783761E+20</c:v>
                </c:pt>
                <c:pt idx="89">
                  <c:v>8.8456936124955715E+20</c:v>
                </c:pt>
                <c:pt idx="90">
                  <c:v>8.8504794939328155E+20</c:v>
                </c:pt>
                <c:pt idx="91">
                  <c:v>8.8550337372369977E+20</c:v>
                </c:pt>
                <c:pt idx="92">
                  <c:v>8.8593583399041158E+20</c:v>
                </c:pt>
                <c:pt idx="93">
                  <c:v>8.8634552907789055E+20</c:v>
                </c:pt>
                <c:pt idx="94">
                  <c:v>8.8673265699584318E+20</c:v>
                </c:pt>
                <c:pt idx="95">
                  <c:v>8.8709741486995512E+20</c:v>
                </c:pt>
                <c:pt idx="96">
                  <c:v>8.8743999893301625E+20</c:v>
                </c:pt>
                <c:pt idx="97">
                  <c:v>8.877606045164157E+20</c:v>
                </c:pt>
                <c:pt idx="98">
                  <c:v>8.8805942604199848E+20</c:v>
                </c:pt>
                <c:pt idx="99">
                  <c:v>8.8833665701427583E+20</c:v>
                </c:pt>
                <c:pt idx="100">
                  <c:v>8.8859249001298133E+20</c:v>
                </c:pt>
                <c:pt idx="101">
                  <c:v>8.8882711668596421E+20</c:v>
                </c:pt>
                <c:pt idx="102">
                  <c:v>8.8904072774241367E+20</c:v>
                </c:pt>
                <c:pt idx="103">
                  <c:v>8.8923351294640469E+20</c:v>
                </c:pt>
                <c:pt idx="104">
                  <c:v>8.8940566111075972E+20</c:v>
                </c:pt>
                <c:pt idx="105">
                  <c:v>8.8955736009121805E+20</c:v>
                </c:pt>
                <c:pt idx="106">
                  <c:v>8.896887967809055E+20</c:v>
                </c:pt>
                <c:pt idx="107">
                  <c:v>8.8980015710509885E+20</c:v>
                </c:pt>
                <c:pt idx="108">
                  <c:v>8.8989162601627648E+20</c:v>
                </c:pt>
                <c:pt idx="109">
                  <c:v>8.8996338748944954E+20</c:v>
                </c:pt>
                <c:pt idx="110">
                  <c:v>8.90015624517767E+20</c:v>
                </c:pt>
                <c:pt idx="111">
                  <c:v>8.9004851910838767E+20</c:v>
                </c:pt>
                <c:pt idx="112">
                  <c:v>8.9006225227861354E+20</c:v>
                </c:pt>
                <c:pt idx="113">
                  <c:v>8.9005700405227749E+20</c:v>
                </c:pt>
                <c:pt idx="114">
                  <c:v>8.9003295345638022E+20</c:v>
                </c:pt>
                <c:pt idx="115">
                  <c:v>8.8999027851796965E+20</c:v>
                </c:pt>
                <c:pt idx="116">
                  <c:v>8.8992915626125741E+20</c:v>
                </c:pt>
                <c:pt idx="117">
                  <c:v>8.8984976270496629E+20</c:v>
                </c:pt>
                <c:pt idx="118">
                  <c:v>8.8975227285990382E+20</c:v>
                </c:pt>
                <c:pt idx="119">
                  <c:v>8.8963686072675559E+20</c:v>
                </c:pt>
                <c:pt idx="120">
                  <c:v>8.8950369929409344E+20</c:v>
                </c:pt>
                <c:pt idx="121">
                  <c:v>8.8935296053659356E+20</c:v>
                </c:pt>
                <c:pt idx="122">
                  <c:v>8.8918481541345811E+20</c:v>
                </c:pt>
                <c:pt idx="123">
                  <c:v>8.8899943386703698E+20</c:v>
                </c:pt>
                <c:pt idx="124">
                  <c:v>8.8879698482164321E+20</c:v>
                </c:pt>
                <c:pt idx="125">
                  <c:v>8.8857763618255838E+20</c:v>
                </c:pt>
                <c:pt idx="126">
                  <c:v>8.8834155483522217E+20</c:v>
                </c:pt>
                <c:pt idx="127">
                  <c:v>8.8808890664460222E+20</c:v>
                </c:pt>
                <c:pt idx="128">
                  <c:v>8.8781985645473969E+20</c:v>
                </c:pt>
                <c:pt idx="129">
                  <c:v>8.8753456808846492E+20</c:v>
                </c:pt>
                <c:pt idx="130">
                  <c:v>8.8723320434728042E+20</c:v>
                </c:pt>
                <c:pt idx="131">
                  <c:v>8.8691592701140599E+20</c:v>
                </c:pt>
                <c:pt idx="132">
                  <c:v>8.8658289683998153E+20</c:v>
                </c:pt>
                <c:pt idx="133">
                  <c:v>8.8623427357142378E+20</c:v>
                </c:pt>
                <c:pt idx="134">
                  <c:v>8.8587021592393312E+20</c:v>
                </c:pt>
              </c:numCache>
            </c:numRef>
          </c:yVal>
          <c:smooth val="0"/>
        </c:ser>
        <c:ser>
          <c:idx val="1"/>
          <c:order val="3"/>
          <c:tx>
            <c:strRef>
              <c:f>'Pu2340 '!$M$2</c:f>
              <c:strCache>
                <c:ptCount val="1"/>
                <c:pt idx="0">
                  <c:v>O5 - N(Pu240)</c:v>
                </c:pt>
              </c:strCache>
            </c:strRef>
          </c:tx>
          <c:marker>
            <c:symbol val="none"/>
          </c:marker>
          <c:xVal>
            <c:numRef>
              <c:f>'Pu2340 '!$L$3:$L$123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'Pu2340 '!$M$3:$M$116</c:f>
              <c:numCache>
                <c:formatCode>0.0000E+00</c:formatCode>
                <c:ptCount val="114"/>
                <c:pt idx="0">
                  <c:v>7.2346005790387942E+20</c:v>
                </c:pt>
                <c:pt idx="1">
                  <c:v>7.2682807612617982E+20</c:v>
                </c:pt>
                <c:pt idx="2">
                  <c:v>7.3015473124125757E+20</c:v>
                </c:pt>
                <c:pt idx="3">
                  <c:v>7.3344018263798107E+20</c:v>
                </c:pt>
                <c:pt idx="4">
                  <c:v>7.3668459278687352E+20</c:v>
                </c:pt>
                <c:pt idx="5">
                  <c:v>7.3988812712671406E+20</c:v>
                </c:pt>
                <c:pt idx="6">
                  <c:v>7.4305095395113737E+20</c:v>
                </c:pt>
                <c:pt idx="7">
                  <c:v>7.4617324429523367E+20</c:v>
                </c:pt>
                <c:pt idx="8">
                  <c:v>7.492551718221493E+20</c:v>
                </c:pt>
                <c:pt idx="9">
                  <c:v>7.5229691270968653E+20</c:v>
                </c:pt>
                <c:pt idx="10">
                  <c:v>7.5529864553690431E+20</c:v>
                </c:pt>
                <c:pt idx="11">
                  <c:v>7.582605511707166E+20</c:v>
                </c:pt>
                <c:pt idx="12">
                  <c:v>7.6118281265249518E+20</c:v>
                </c:pt>
                <c:pt idx="13">
                  <c:v>7.640656214951896E+20</c:v>
                </c:pt>
                <c:pt idx="14">
                  <c:v>7.6690916120853873E+20</c:v>
                </c:pt>
                <c:pt idx="15">
                  <c:v>7.6971362164908543E+20</c:v>
                </c:pt>
                <c:pt idx="16">
                  <c:v>7.7247919461622691E+20</c:v>
                </c:pt>
                <c:pt idx="17">
                  <c:v>7.7520607376573871E+20</c:v>
                </c:pt>
                <c:pt idx="18">
                  <c:v>7.7789445452329412E+20</c:v>
                </c:pt>
                <c:pt idx="19">
                  <c:v>7.8054453399798966E+20</c:v>
                </c:pt>
                <c:pt idx="20">
                  <c:v>7.8315651089586507E+20</c:v>
                </c:pt>
                <c:pt idx="21">
                  <c:v>7.8573058543342636E+20</c:v>
                </c:pt>
                <c:pt idx="22">
                  <c:v>7.882669592511679E+20</c:v>
                </c:pt>
                <c:pt idx="23">
                  <c:v>7.9076583532709544E+20</c:v>
                </c:pt>
                <c:pt idx="24">
                  <c:v>7.9322741789024675E+20</c:v>
                </c:pt>
                <c:pt idx="25">
                  <c:v>7.9565191734551446E+20</c:v>
                </c:pt>
                <c:pt idx="26">
                  <c:v>7.9803953739769446E+20</c:v>
                </c:pt>
                <c:pt idx="27">
                  <c:v>8.0039048627031874E+20</c:v>
                </c:pt>
                <c:pt idx="28">
                  <c:v>8.0270497326566631E+20</c:v>
                </c:pt>
                <c:pt idx="29">
                  <c:v>8.0498320869934144E+20</c:v>
                </c:pt>
                <c:pt idx="30">
                  <c:v>8.0722540383485729E+20</c:v>
                </c:pt>
                <c:pt idx="31">
                  <c:v>8.0943177081821633E+20</c:v>
                </c:pt>
                <c:pt idx="32">
                  <c:v>8.1160252261248899E+20</c:v>
                </c:pt>
                <c:pt idx="33">
                  <c:v>8.1373787293239843E+20</c:v>
                </c:pt>
                <c:pt idx="34">
                  <c:v>8.1583803617889826E+20</c:v>
                </c:pt>
                <c:pt idx="35">
                  <c:v>8.179032273737557E+20</c:v>
                </c:pt>
                <c:pt idx="36">
                  <c:v>8.1993366209413133E+20</c:v>
                </c:pt>
                <c:pt idx="37">
                  <c:v>8.2192956032911986E+20</c:v>
                </c:pt>
                <c:pt idx="38">
                  <c:v>8.2389113640512612E+20</c:v>
                </c:pt>
                <c:pt idx="39">
                  <c:v>8.2581860776799909E+20</c:v>
                </c:pt>
                <c:pt idx="40">
                  <c:v>8.2771219229319365E+20</c:v>
                </c:pt>
                <c:pt idx="41">
                  <c:v>8.2957210823683159E+20</c:v>
                </c:pt>
                <c:pt idx="42">
                  <c:v>8.3139857418676575E+20</c:v>
                </c:pt>
                <c:pt idx="43">
                  <c:v>8.3319180901364086E+20</c:v>
                </c:pt>
                <c:pt idx="44">
                  <c:v>8.3495203182195717E+20</c:v>
                </c:pt>
                <c:pt idx="45">
                  <c:v>8.3667946190113263E+20</c:v>
                </c:pt>
                <c:pt idx="46">
                  <c:v>8.3837431867656477E+20</c:v>
                </c:pt>
                <c:pt idx="47">
                  <c:v>8.4003682166069304E+20</c:v>
                </c:pt>
                <c:pt idx="48">
                  <c:v>8.4166719040406251E+20</c:v>
                </c:pt>
                <c:pt idx="49">
                  <c:v>8.4326564751520236E+20</c:v>
                </c:pt>
                <c:pt idx="50">
                  <c:v>8.448324107795493E+20</c:v>
                </c:pt>
                <c:pt idx="51">
                  <c:v>8.463677000337971E+20</c:v>
                </c:pt>
                <c:pt idx="52">
                  <c:v>8.4787173506328114E+20</c:v>
                </c:pt>
                <c:pt idx="53">
                  <c:v>8.4934473556592833E+20</c:v>
                </c:pt>
                <c:pt idx="54">
                  <c:v>8.5078692111621004E+20</c:v>
                </c:pt>
                <c:pt idx="55">
                  <c:v>8.5219851112909216E+20</c:v>
                </c:pt>
                <c:pt idx="56">
                  <c:v>8.5357972482398736E+20</c:v>
                </c:pt>
                <c:pt idx="57">
                  <c:v>8.5493078118870483E+20</c:v>
                </c:pt>
                <c:pt idx="58">
                  <c:v>8.5625189894340438E+20</c:v>
                </c:pt>
                <c:pt idx="59">
                  <c:v>8.5754329650454449E+20</c:v>
                </c:pt>
                <c:pt idx="60">
                  <c:v>8.5880519194883575E+20</c:v>
                </c:pt>
                <c:pt idx="61">
                  <c:v>8.600378053747325E+20</c:v>
                </c:pt>
                <c:pt idx="62">
                  <c:v>8.6124135274700394E+20</c:v>
                </c:pt>
                <c:pt idx="63">
                  <c:v>8.6241605127025407E+20</c:v>
                </c:pt>
                <c:pt idx="64">
                  <c:v>8.6356211774811144E+20</c:v>
                </c:pt>
                <c:pt idx="65">
                  <c:v>8.6467976855723875E+20</c:v>
                </c:pt>
                <c:pt idx="66">
                  <c:v>8.6576921962134084E+20</c:v>
                </c:pt>
                <c:pt idx="67">
                  <c:v>8.66830686385175E+20</c:v>
                </c:pt>
                <c:pt idx="68">
                  <c:v>8.6786438378855858E+20</c:v>
                </c:pt>
                <c:pt idx="69">
                  <c:v>8.6887052624037911E+20</c:v>
                </c:pt>
                <c:pt idx="70">
                  <c:v>8.6984932759260208E+20</c:v>
                </c:pt>
                <c:pt idx="71">
                  <c:v>8.7080100111428026E+20</c:v>
                </c:pt>
                <c:pt idx="72">
                  <c:v>8.7172575946556414E+20</c:v>
                </c:pt>
                <c:pt idx="73">
                  <c:v>8.726238165392809E+20</c:v>
                </c:pt>
                <c:pt idx="74">
                  <c:v>8.7349538266765958E+20</c:v>
                </c:pt>
                <c:pt idx="75">
                  <c:v>8.7434066881102637E+20</c:v>
                </c:pt>
                <c:pt idx="76">
                  <c:v>8.7515988528138342E+20</c:v>
                </c:pt>
                <c:pt idx="77">
                  <c:v>8.7595324172423804E+20</c:v>
                </c:pt>
                <c:pt idx="78">
                  <c:v>8.7672094710043155E+20</c:v>
                </c:pt>
                <c:pt idx="79">
                  <c:v>8.7746320966796863E+20</c:v>
                </c:pt>
                <c:pt idx="80">
                  <c:v>8.7818023696384616E+20</c:v>
                </c:pt>
                <c:pt idx="81">
                  <c:v>8.7887223578588191E+20</c:v>
                </c:pt>
                <c:pt idx="82">
                  <c:v>8.7953941217454431E+20</c:v>
                </c:pt>
                <c:pt idx="83">
                  <c:v>8.8018197139478059E+20</c:v>
                </c:pt>
                <c:pt idx="84">
                  <c:v>8.8080011791784647E+20</c:v>
                </c:pt>
                <c:pt idx="85">
                  <c:v>8.8139405685140305E+20</c:v>
                </c:pt>
                <c:pt idx="86">
                  <c:v>8.8196399022376957E+20</c:v>
                </c:pt>
                <c:pt idx="87">
                  <c:v>8.8251012023514694E+20</c:v>
                </c:pt>
                <c:pt idx="88">
                  <c:v>8.8303264826932134E+20</c:v>
                </c:pt>
                <c:pt idx="89">
                  <c:v>8.8353177488154244E+20</c:v>
                </c:pt>
                <c:pt idx="90">
                  <c:v>8.840076997864004E+20</c:v>
                </c:pt>
                <c:pt idx="91">
                  <c:v>8.8446062184570461E+20</c:v>
                </c:pt>
                <c:pt idx="92">
                  <c:v>8.8489073905636042E+20</c:v>
                </c:pt>
                <c:pt idx="93">
                  <c:v>8.8529824853824753E+20</c:v>
                </c:pt>
                <c:pt idx="94">
                  <c:v>8.8568334652209837E+20</c:v>
                </c:pt>
                <c:pt idx="95">
                  <c:v>8.8604622833737413E+20</c:v>
                </c:pt>
                <c:pt idx="96">
                  <c:v>8.8638708840014453E+20</c:v>
                </c:pt>
                <c:pt idx="97">
                  <c:v>8.8670612131716216E+20</c:v>
                </c:pt>
                <c:pt idx="98">
                  <c:v>8.8700351902331686E+20</c:v>
                </c:pt>
                <c:pt idx="99">
                  <c:v>8.8727947329029656E+20</c:v>
                </c:pt>
                <c:pt idx="100">
                  <c:v>8.8753417496631955E+20</c:v>
                </c:pt>
                <c:pt idx="101">
                  <c:v>8.8776781396865883E+20</c:v>
                </c:pt>
                <c:pt idx="102">
                  <c:v>8.8798057927616496E+20</c:v>
                </c:pt>
                <c:pt idx="103">
                  <c:v>8.881726589217909E+20</c:v>
                </c:pt>
                <c:pt idx="104">
                  <c:v>8.8834423998511487E+20</c:v>
                </c:pt>
                <c:pt idx="105">
                  <c:v>8.8849550858486442E+20</c:v>
                </c:pt>
                <c:pt idx="106">
                  <c:v>8.8862664987144002E+20</c:v>
                </c:pt>
                <c:pt idx="107">
                  <c:v>8.8873784801943958E+20</c:v>
                </c:pt>
                <c:pt idx="108">
                  <c:v>8.8882928622018088E+20</c:v>
                </c:pt>
                <c:pt idx="109">
                  <c:v>8.8890114752747681E+20</c:v>
                </c:pt>
                <c:pt idx="110">
                  <c:v>8.8895361267056181E+20</c:v>
                </c:pt>
                <c:pt idx="111">
                  <c:v>8.8898686197459386E+20</c:v>
                </c:pt>
                <c:pt idx="112">
                  <c:v>8.8900107478081575E+20</c:v>
                </c:pt>
                <c:pt idx="113">
                  <c:v>8.8899642944261469E+20</c:v>
                </c:pt>
              </c:numCache>
            </c:numRef>
          </c:yVal>
          <c:smooth val="0"/>
        </c:ser>
        <c:ser>
          <c:idx val="0"/>
          <c:order val="4"/>
          <c:tx>
            <c:strRef>
              <c:f>'Pu2340 '!$O$2</c:f>
              <c:strCache>
                <c:ptCount val="1"/>
                <c:pt idx="0">
                  <c:v>Exact Simpl. - N(Pu240)</c:v>
                </c:pt>
              </c:strCache>
            </c:strRef>
          </c:tx>
          <c:spPr>
            <a:ln>
              <a:solidFill>
                <a:schemeClr val="tx1"/>
              </a:solidFill>
            </a:ln>
          </c:spPr>
          <c:marker>
            <c:symbol val="none"/>
          </c:marker>
          <c:xVal>
            <c:numRef>
              <c:f>'Pu2340 '!$N$3:$N$137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'Pu2340 '!$O$3:$O$137</c:f>
              <c:numCache>
                <c:formatCode>0.0000E+00</c:formatCode>
                <c:ptCount val="135"/>
                <c:pt idx="0">
                  <c:v>7.2346005790387942E+20</c:v>
                </c:pt>
                <c:pt idx="1">
                  <c:v>7.2682807598096056E+20</c:v>
                </c:pt>
                <c:pt idx="2">
                  <c:v>7.3015472627317447E+20</c:v>
                </c:pt>
                <c:pt idx="3">
                  <c:v>7.3344016180784988E+20</c:v>
                </c:pt>
                <c:pt idx="4">
                  <c:v>7.3668453898356916E+20</c:v>
                </c:pt>
                <c:pt idx="5">
                  <c:v>7.3988801745542329E+20</c:v>
                </c:pt>
                <c:pt idx="6">
                  <c:v>7.4305076002275328E+20</c:v>
                </c:pt>
                <c:pt idx="7">
                  <c:v>7.4617293251933753E+20</c:v>
                </c:pt>
                <c:pt idx="8">
                  <c:v>7.4925470370597044E+20</c:v>
                </c:pt>
                <c:pt idx="9">
                  <c:v>7.52296245165392E+20</c:v>
                </c:pt>
                <c:pt idx="10">
                  <c:v>7.5529773119952742E+20</c:v>
                </c:pt>
                <c:pt idx="11">
                  <c:v>7.5825933872898428E+20</c:v>
                </c:pt>
                <c:pt idx="12">
                  <c:v>7.6118124719477306E+20</c:v>
                </c:pt>
                <c:pt idx="13">
                  <c:v>7.6406363846220487E+20</c:v>
                </c:pt>
                <c:pt idx="14">
                  <c:v>7.6690669672692554E+20</c:v>
                </c:pt>
                <c:pt idx="15">
                  <c:v>7.6971060842304478E+20</c:v>
                </c:pt>
                <c:pt idx="16">
                  <c:v>7.7247556213332273E+20</c:v>
                </c:pt>
                <c:pt idx="17">
                  <c:v>7.7520174850137365E+20</c:v>
                </c:pt>
                <c:pt idx="18">
                  <c:v>7.7788936014584676E+20</c:v>
                </c:pt>
                <c:pt idx="19">
                  <c:v>7.8053859157654805E+20</c:v>
                </c:pt>
                <c:pt idx="20">
                  <c:v>7.8314963911246597E+20</c:v>
                </c:pt>
                <c:pt idx="21">
                  <c:v>7.8572270080166343E+20</c:v>
                </c:pt>
                <c:pt idx="22">
                  <c:v>7.8825797634300078E+20</c:v>
                </c:pt>
                <c:pt idx="23">
                  <c:v>7.9075566700965488E+20</c:v>
                </c:pt>
                <c:pt idx="24">
                  <c:v>7.9321597557439883E+20</c:v>
                </c:pt>
                <c:pt idx="25">
                  <c:v>7.9563910623660763E+20</c:v>
                </c:pt>
                <c:pt idx="26">
                  <c:v>7.9802526455096082E+20</c:v>
                </c:pt>
                <c:pt idx="27">
                  <c:v>8.0037465735780106E+20</c:v>
                </c:pt>
                <c:pt idx="28">
                  <c:v>8.0268749271512488E+20</c:v>
                </c:pt>
                <c:pt idx="29">
                  <c:v>8.0496397983216907E+20</c:v>
                </c:pt>
                <c:pt idx="30">
                  <c:v>8.0720432900456173E+20</c:v>
                </c:pt>
                <c:pt idx="31">
                  <c:v>8.0940875155100874E+20</c:v>
                </c:pt>
                <c:pt idx="32">
                  <c:v>8.1157745975148741E+20</c:v>
                </c:pt>
                <c:pt idx="33">
                  <c:v>8.1371066678691155E+20</c:v>
                </c:pt>
                <c:pt idx="34">
                  <c:v>8.1580858668024778E+20</c:v>
                </c:pt>
                <c:pt idx="35">
                  <c:v>8.1787143423904422E+20</c:v>
                </c:pt>
                <c:pt idx="36">
                  <c:v>8.1989942499935571E+20</c:v>
                </c:pt>
                <c:pt idx="37">
                  <c:v>8.218927751710258E+20</c:v>
                </c:pt>
                <c:pt idx="38">
                  <c:v>8.2385170158430899E+20</c:v>
                </c:pt>
                <c:pt idx="39">
                  <c:v>8.2577642163779863E+20</c:v>
                </c:pt>
                <c:pt idx="40">
                  <c:v>8.2766715324764075E+20</c:v>
                </c:pt>
                <c:pt idx="41">
                  <c:v>8.2952411479800414E+20</c:v>
                </c:pt>
                <c:pt idx="42">
                  <c:v>8.3134752509278251E+20</c:v>
                </c:pt>
                <c:pt idx="43">
                  <c:v>8.3313760330850697E+20</c:v>
                </c:pt>
                <c:pt idx="44">
                  <c:v>8.3489456894843945E+20</c:v>
                </c:pt>
                <c:pt idx="45">
                  <c:v>8.3661864179782818E+20</c:v>
                </c:pt>
                <c:pt idx="46">
                  <c:v>8.3831004188029839E+20</c:v>
                </c:pt>
                <c:pt idx="47">
                  <c:v>8.3996898941535951E+20</c:v>
                </c:pt>
                <c:pt idx="48">
                  <c:v>8.4159570477699983E+20</c:v>
                </c:pt>
                <c:pt idx="49">
                  <c:v>8.4319040845335482E+20</c:v>
                </c:pt>
                <c:pt idx="50">
                  <c:v>8.447533210074191E+20</c:v>
                </c:pt>
                <c:pt idx="51">
                  <c:v>8.4628466303878798E+20</c:v>
                </c:pt>
                <c:pt idx="52">
                  <c:v>8.4778465514640245E+20</c:v>
                </c:pt>
                <c:pt idx="53">
                  <c:v>8.4925351789228196E+20</c:v>
                </c:pt>
                <c:pt idx="54">
                  <c:v>8.506914717662169E+20</c:v>
                </c:pt>
                <c:pt idx="55">
                  <c:v>8.5209873715141332E+20</c:v>
                </c:pt>
                <c:pt idx="56">
                  <c:v>8.5347553429105659E+20</c:v>
                </c:pt>
                <c:pt idx="57">
                  <c:v>8.5482208325578811E+20</c:v>
                </c:pt>
                <c:pt idx="58">
                  <c:v>8.5613860391206401E+20</c:v>
                </c:pt>
                <c:pt idx="59">
                  <c:v>8.5742531589138874E+20</c:v>
                </c:pt>
                <c:pt idx="60">
                  <c:v>8.5868243856039752E+20</c:v>
                </c:pt>
                <c:pt idx="61">
                  <c:v>8.5991019099177379E+20</c:v>
                </c:pt>
                <c:pt idx="62">
                  <c:v>8.6110879193598381E+20</c:v>
                </c:pt>
                <c:pt idx="63">
                  <c:v>8.6227845979380947E+20</c:v>
                </c:pt>
                <c:pt idx="64">
                  <c:v>8.6341941258966702E+20</c:v>
                </c:pt>
                <c:pt idx="65">
                  <c:v>8.6453186794568889E+20</c:v>
                </c:pt>
                <c:pt idx="66">
                  <c:v>8.6561604305655955E+20</c:v>
                </c:pt>
                <c:pt idx="67">
                  <c:v>8.666721546650836E+20</c:v>
                </c:pt>
                <c:pt idx="68">
                  <c:v>8.6770041903847453E+20</c:v>
                </c:pt>
                <c:pt idx="69">
                  <c:v>8.6870105194534771E+20</c:v>
                </c:pt>
                <c:pt idx="70">
                  <c:v>8.6967426863340139E+20</c:v>
                </c:pt>
                <c:pt idx="71">
                  <c:v>8.7062028380777467E+20</c:v>
                </c:pt>
                <c:pt idx="72">
                  <c:v>8.7153931161006152E+20</c:v>
                </c:pt>
                <c:pt idx="73">
                  <c:v>8.7243156559797761E+20</c:v>
                </c:pt>
                <c:pt idx="74">
                  <c:v>8.7329725872565112E+20</c:v>
                </c:pt>
                <c:pt idx="75">
                  <c:v>8.7413660332453986E+20</c:v>
                </c:pt>
                <c:pt idx="76">
                  <c:v>8.7494981108494919E+20</c:v>
                </c:pt>
                <c:pt idx="77">
                  <c:v>8.7573709303814475E+20</c:v>
                </c:pt>
                <c:pt idx="78">
                  <c:v>8.7649865953904309E+20</c:v>
                </c:pt>
                <c:pt idx="79">
                  <c:v>8.772347202494717E+20</c:v>
                </c:pt>
                <c:pt idx="80">
                  <c:v>8.7794548412198014E+20</c:v>
                </c:pt>
                <c:pt idx="81">
                  <c:v>8.7863115938419809E+20</c:v>
                </c:pt>
                <c:pt idx="82">
                  <c:v>8.7929195352372072E+20</c:v>
                </c:pt>
                <c:pt idx="83">
                  <c:v>8.7992807327351518E+20</c:v>
                </c:pt>
                <c:pt idx="84">
                  <c:v>8.8053972459783455E+20</c:v>
                </c:pt>
                <c:pt idx="85">
                  <c:v>8.8112711267862761E+20</c:v>
                </c:pt>
                <c:pt idx="86">
                  <c:v>8.8169044190243363E+20</c:v>
                </c:pt>
                <c:pt idx="87">
                  <c:v>8.8222991584775569E+20</c:v>
                </c:pt>
                <c:pt idx="88">
                  <c:v>8.8274573727289403E+20</c:v>
                </c:pt>
                <c:pt idx="89">
                  <c:v>8.8323810810423306E+20</c:v>
                </c:pt>
                <c:pt idx="90">
                  <c:v>8.8370722942497744E+20</c:v>
                </c:pt>
                <c:pt idx="91">
                  <c:v>8.8415330146431599E+20</c:v>
                </c:pt>
                <c:pt idx="92">
                  <c:v>8.8457652358701371E+20</c:v>
                </c:pt>
                <c:pt idx="93">
                  <c:v>8.8497709428341434E+20</c:v>
                </c:pt>
                <c:pt idx="94">
                  <c:v>8.8535521115985281E+20</c:v>
                </c:pt>
                <c:pt idx="95">
                  <c:v>8.8571107092945961E+20</c:v>
                </c:pt>
                <c:pt idx="96">
                  <c:v>8.8604486940335355E+20</c:v>
                </c:pt>
                <c:pt idx="97">
                  <c:v>8.8635680148221329E+20</c:v>
                </c:pt>
                <c:pt idx="98">
                  <c:v>8.8664706114821476E+20</c:v>
                </c:pt>
                <c:pt idx="99">
                  <c:v>8.8691584145733491E+20</c:v>
                </c:pt>
                <c:pt idx="100">
                  <c:v>8.8716333453200314E+20</c:v>
                </c:pt>
                <c:pt idx="101">
                  <c:v>8.8738973155409841E+20</c:v>
                </c:pt>
                <c:pt idx="102">
                  <c:v>8.8759522275828328E+20</c:v>
                </c:pt>
                <c:pt idx="103">
                  <c:v>8.8777999742566649E+20</c:v>
                </c:pt>
                <c:pt idx="104">
                  <c:v>8.8794424387778458E+20</c:v>
                </c:pt>
                <c:pt idx="105">
                  <c:v>8.8808814947089803E+20</c:v>
                </c:pt>
                <c:pt idx="106">
                  <c:v>8.8821190059059302E+20</c:v>
                </c:pt>
                <c:pt idx="107">
                  <c:v>8.883156826466804E+20</c:v>
                </c:pt>
                <c:pt idx="108">
                  <c:v>8.8839968006838918E+20</c:v>
                </c:pt>
                <c:pt idx="109">
                  <c:v>8.8846407629983895E+20</c:v>
                </c:pt>
                <c:pt idx="110">
                  <c:v>8.8850905379579599E+20</c:v>
                </c:pt>
                <c:pt idx="111">
                  <c:v>8.8853479401769547E+20</c:v>
                </c:pt>
                <c:pt idx="112">
                  <c:v>8.8854147742993102E+20</c:v>
                </c:pt>
                <c:pt idx="113">
                  <c:v>8.8852928349639882E+20</c:v>
                </c:pt>
                <c:pt idx="114">
                  <c:v>8.8849839067729848E+20</c:v>
                </c:pt>
                <c:pt idx="115">
                  <c:v>8.8844897642617281E+20</c:v>
                </c:pt>
                <c:pt idx="116">
                  <c:v>8.8838121718719159E+20</c:v>
                </c:pt>
                <c:pt idx="117">
                  <c:v>8.8829528839266815E+20</c:v>
                </c:pt>
                <c:pt idx="118">
                  <c:v>8.8819136446080116E+20</c:v>
                </c:pt>
                <c:pt idx="119">
                  <c:v>8.880696187936401E+20</c:v>
                </c:pt>
                <c:pt idx="120">
                  <c:v>8.8793022377526795E+20</c:v>
                </c:pt>
                <c:pt idx="121">
                  <c:v>8.8777335077019084E+20</c:v>
                </c:pt>
                <c:pt idx="122">
                  <c:v>8.8759917012193955E+20</c:v>
                </c:pt>
                <c:pt idx="123">
                  <c:v>8.8740785115186358E+20</c:v>
                </c:pt>
                <c:pt idx="124">
                  <c:v>8.8719956215812692E+20</c:v>
                </c:pt>
                <c:pt idx="125">
                  <c:v>8.8697447041489017E+20</c:v>
                </c:pt>
                <c:pt idx="126">
                  <c:v>8.8673274217167874E+20</c:v>
                </c:pt>
                <c:pt idx="127">
                  <c:v>8.864745426529321E+20</c:v>
                </c:pt>
                <c:pt idx="128">
                  <c:v>8.8620003605772698E+20</c:v>
                </c:pt>
                <c:pt idx="129">
                  <c:v>8.8590938555967367E+20</c:v>
                </c:pt>
                <c:pt idx="130">
                  <c:v>8.8560275330697554E+20</c:v>
                </c:pt>
                <c:pt idx="131">
                  <c:v>8.8528030042265485E+20</c:v>
                </c:pt>
                <c:pt idx="132">
                  <c:v>8.8494218700493252E+20</c:v>
                </c:pt>
                <c:pt idx="133">
                  <c:v>8.8458857212776271E+20</c:v>
                </c:pt>
                <c:pt idx="134">
                  <c:v>8.8421961384151613E+20</c:v>
                </c:pt>
              </c:numCache>
            </c:numRef>
          </c:yVal>
          <c:smooth val="0"/>
        </c:ser>
        <c:dLbls>
          <c:showLegendKey val="0"/>
          <c:showVal val="0"/>
          <c:showCatName val="0"/>
          <c:showSerName val="0"/>
          <c:showPercent val="0"/>
          <c:showBubbleSize val="0"/>
        </c:dLbls>
        <c:axId val="172058496"/>
        <c:axId val="172060672"/>
      </c:scatterChart>
      <c:valAx>
        <c:axId val="172058496"/>
        <c:scaling>
          <c:orientation val="minMax"/>
          <c:max val="10"/>
          <c:min val="0"/>
        </c:scaling>
        <c:delete val="0"/>
        <c:axPos val="b"/>
        <c:majorGridlines/>
        <c:title>
          <c:tx>
            <c:strRef>
              <c:f>'Pu2340 '!$B$11</c:f>
              <c:strCache>
                <c:ptCount val="1"/>
                <c:pt idx="0">
                  <c:v>Temps (années)</c:v>
                </c:pt>
              </c:strCache>
            </c:strRef>
          </c:tx>
          <c:overlay val="0"/>
        </c:title>
        <c:numFmt formatCode="General" sourceLinked="0"/>
        <c:majorTickMark val="out"/>
        <c:minorTickMark val="none"/>
        <c:tickLblPos val="nextTo"/>
        <c:crossAx val="172060672"/>
        <c:crosses val="autoZero"/>
        <c:crossBetween val="midCat"/>
      </c:valAx>
      <c:valAx>
        <c:axId val="172060672"/>
        <c:scaling>
          <c:orientation val="minMax"/>
          <c:min val="6E+20"/>
        </c:scaling>
        <c:delete val="0"/>
        <c:axPos val="l"/>
        <c:majorGridlines/>
        <c:title>
          <c:tx>
            <c:strRef>
              <c:f>'Pu2340 '!$B$12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172058496"/>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'Pu241'!$B$10</c:f>
          <c:strCache>
            <c:ptCount val="1"/>
            <c:pt idx="0">
              <c:v>Comparaison des modèles pour le Pu241</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'Pu241'!$S$2</c:f>
              <c:strCache>
                <c:ptCount val="1"/>
                <c:pt idx="0">
                  <c:v>VESTA - Pu241 </c:v>
                </c:pt>
              </c:strCache>
            </c:strRef>
          </c:tx>
          <c:spPr>
            <a:ln w="28575">
              <a:noFill/>
            </a:ln>
          </c:spPr>
          <c:marker>
            <c:symbol val="square"/>
            <c:size val="7"/>
            <c:spPr>
              <a:solidFill>
                <a:srgbClr val="FF0000"/>
              </a:solidFill>
            </c:spPr>
          </c:marker>
          <c:xVal>
            <c:numRef>
              <c:f>'Pu241'!$R$3:$R$10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'Pu241'!$S$3:$S$9</c:f>
              <c:numCache>
                <c:formatCode>0.0000E+00</c:formatCode>
                <c:ptCount val="7"/>
                <c:pt idx="0">
                  <c:v>1.5072084539664158E+20</c:v>
                </c:pt>
                <c:pt idx="1">
                  <c:v>1.4846998842920177E+20</c:v>
                </c:pt>
                <c:pt idx="2">
                  <c:v>1.4440113160344522E+20</c:v>
                </c:pt>
                <c:pt idx="3">
                  <c:v>1.3738884643565204E+20</c:v>
                </c:pt>
                <c:pt idx="4">
                  <c:v>1.2994370415873578E+20</c:v>
                </c:pt>
                <c:pt idx="5">
                  <c:v>1.2596141875480386E+20</c:v>
                </c:pt>
                <c:pt idx="6">
                  <c:v>1.3280056107894782E+20</c:v>
                </c:pt>
              </c:numCache>
            </c:numRef>
          </c:yVal>
          <c:smooth val="0"/>
        </c:ser>
        <c:ser>
          <c:idx val="2"/>
          <c:order val="1"/>
          <c:tx>
            <c:strRef>
              <c:f>'Pu241'!$Q$2</c:f>
              <c:strCache>
                <c:ptCount val="1"/>
                <c:pt idx="0">
                  <c:v>DRAGON - Pu241</c:v>
                </c:pt>
              </c:strCache>
            </c:strRef>
          </c:tx>
          <c:marker>
            <c:symbol val="none"/>
          </c:marker>
          <c:xVal>
            <c:numRef>
              <c:f>'Pu241'!$P$3:$P$511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'Pu241'!$Q$3:$Q$52</c:f>
              <c:numCache>
                <c:formatCode>0.0000E+00</c:formatCode>
                <c:ptCount val="50"/>
                <c:pt idx="0">
                  <c:v>1.5072084539664158E+20</c:v>
                </c:pt>
                <c:pt idx="1">
                  <c:v>1.4735814924436591E+20</c:v>
                </c:pt>
                <c:pt idx="2">
                  <c:v>1.4426566974718383E+20</c:v>
                </c:pt>
                <c:pt idx="3">
                  <c:v>1.4142339085656985E+20</c:v>
                </c:pt>
                <c:pt idx="4">
                  <c:v>1.3882130454826131E+20</c:v>
                </c:pt>
                <c:pt idx="5">
                  <c:v>1.364393947737327E+20</c:v>
                </c:pt>
                <c:pt idx="6">
                  <c:v>1.3426765350872134E+20</c:v>
                </c:pt>
                <c:pt idx="7">
                  <c:v>1.3229607272896446E+20</c:v>
                </c:pt>
                <c:pt idx="8">
                  <c:v>1.3049462836167395E+20</c:v>
                </c:pt>
                <c:pt idx="9">
                  <c:v>1.2887332843111247E+20</c:v>
                </c:pt>
                <c:pt idx="10">
                  <c:v>1.2741215688875457E+20</c:v>
                </c:pt>
                <c:pt idx="11">
                  <c:v>1.2609109768607487E+20</c:v>
                </c:pt>
                <c:pt idx="12">
                  <c:v>1.2491015082307328E+20</c:v>
                </c:pt>
                <c:pt idx="13">
                  <c:v>1.2386931629974985E+20</c:v>
                </c:pt>
                <c:pt idx="14">
                  <c:v>1.2293857004331642E+20</c:v>
                </c:pt>
                <c:pt idx="15">
                  <c:v>1.2211791205377294E+20</c:v>
                </c:pt>
                <c:pt idx="16">
                  <c:v>1.2139733430685673E+20</c:v>
                </c:pt>
                <c:pt idx="17">
                  <c:v>1.2077683680256777E+20</c:v>
                </c:pt>
                <c:pt idx="18">
                  <c:v>1.2024641151664334E+20</c:v>
                </c:pt>
                <c:pt idx="19">
                  <c:v>1.1978604240055797E+20</c:v>
                </c:pt>
                <c:pt idx="20">
                  <c:v>1.1941574550283713E+20</c:v>
                </c:pt>
                <c:pt idx="21">
                  <c:v>1.1910549675069266E+20</c:v>
                </c:pt>
                <c:pt idx="22">
                  <c:v>1.1885529614412451E+20</c:v>
                </c:pt>
                <c:pt idx="23">
                  <c:v>1.1866514368313275E+20</c:v>
                </c:pt>
                <c:pt idx="24">
                  <c:v>1.185250313434546E+20</c:v>
                </c:pt>
                <c:pt idx="25">
                  <c:v>1.1843495912509007E+20</c:v>
                </c:pt>
                <c:pt idx="26">
                  <c:v>1.1839492702803916E+20</c:v>
                </c:pt>
                <c:pt idx="27">
                  <c:v>1.1838491900377643E+20</c:v>
                </c:pt>
                <c:pt idx="28">
                  <c:v>1.1841494307656462E+20</c:v>
                </c:pt>
                <c:pt idx="29">
                  <c:v>1.1846498319787824E+20</c:v>
                </c:pt>
                <c:pt idx="30">
                  <c:v>1.1855505541624278E+20</c:v>
                </c:pt>
                <c:pt idx="31">
                  <c:v>1.1866514368313275E+20</c:v>
                </c:pt>
                <c:pt idx="32">
                  <c:v>1.1879524799854816E+20</c:v>
                </c:pt>
                <c:pt idx="33">
                  <c:v>1.1894536836248905E+20</c:v>
                </c:pt>
                <c:pt idx="34">
                  <c:v>1.1911550477495538E+20</c:v>
                </c:pt>
                <c:pt idx="35">
                  <c:v>1.1929564921168444E+20</c:v>
                </c:pt>
                <c:pt idx="36">
                  <c:v>1.194858016726762E+20</c:v>
                </c:pt>
                <c:pt idx="37">
                  <c:v>1.1968596215793073E+20</c:v>
                </c:pt>
                <c:pt idx="38">
                  <c:v>1.1989613066744794E+20</c:v>
                </c:pt>
                <c:pt idx="39">
                  <c:v>1.2010629917696518E+20</c:v>
                </c:pt>
                <c:pt idx="40">
                  <c:v>1.2032647571074513E+20</c:v>
                </c:pt>
                <c:pt idx="41">
                  <c:v>1.2053664422026237E+20</c:v>
                </c:pt>
                <c:pt idx="42">
                  <c:v>1.2075682075404232E+20</c:v>
                </c:pt>
                <c:pt idx="43">
                  <c:v>1.2097699728782226E+20</c:v>
                </c:pt>
                <c:pt idx="44">
                  <c:v>1.211871657973395E+20</c:v>
                </c:pt>
                <c:pt idx="45">
                  <c:v>1.2139733430685673E+20</c:v>
                </c:pt>
                <c:pt idx="46">
                  <c:v>1.2159749479211123E+20</c:v>
                </c:pt>
                <c:pt idx="47">
                  <c:v>1.2179765527736574E+20</c:v>
                </c:pt>
                <c:pt idx="48">
                  <c:v>1.2197779971409479E+20</c:v>
                </c:pt>
                <c:pt idx="49">
                  <c:v>1.2216795217508657E+20</c:v>
                </c:pt>
              </c:numCache>
            </c:numRef>
          </c:yVal>
          <c:smooth val="0"/>
        </c:ser>
        <c:ser>
          <c:idx val="4"/>
          <c:order val="2"/>
          <c:tx>
            <c:strRef>
              <c:f>'Pu241'!$K$2</c:f>
              <c:strCache>
                <c:ptCount val="1"/>
                <c:pt idx="0">
                  <c:v>RK1 - N(Pu241 -)</c:v>
                </c:pt>
              </c:strCache>
            </c:strRef>
          </c:tx>
          <c:spPr>
            <a:ln>
              <a:solidFill>
                <a:schemeClr val="accent1"/>
              </a:solidFill>
            </a:ln>
          </c:spPr>
          <c:marker>
            <c:symbol val="none"/>
          </c:marker>
          <c:xVal>
            <c:numRef>
              <c:f>'Pu241'!$J$3:$J$137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'Pu241'!$K$3:$K$137</c:f>
              <c:numCache>
                <c:formatCode>0.0000E+00</c:formatCode>
                <c:ptCount val="135"/>
                <c:pt idx="0">
                  <c:v>1.5072084539664158E+20</c:v>
                </c:pt>
                <c:pt idx="1">
                  <c:v>1.4915920363728739E+20</c:v>
                </c:pt>
                <c:pt idx="2">
                  <c:v>1.4765891785442329E+20</c:v>
                </c:pt>
                <c:pt idx="3">
                  <c:v>1.4621795767804166E+20</c:v>
                </c:pt>
                <c:pt idx="4">
                  <c:v>1.4483435486548625E+20</c:v>
                </c:pt>
                <c:pt idx="5">
                  <c:v>1.435062014337768E+20</c:v>
                </c:pt>
                <c:pt idx="6">
                  <c:v>1.4223164784802193E+20</c:v>
                </c:pt>
                <c:pt idx="7">
                  <c:v>1.4100890126423232E+20</c:v>
                </c:pt>
                <c:pt idx="8">
                  <c:v>1.3983622382489697E+20</c:v>
                </c:pt>
                <c:pt idx="9">
                  <c:v>1.3871193100573498E+20</c:v>
                </c:pt>
                <c:pt idx="10">
                  <c:v>1.3763439001208273E+20</c:v>
                </c:pt>
                <c:pt idx="11">
                  <c:v>1.3660201822342323E+20</c:v>
                </c:pt>
                <c:pt idx="12">
                  <c:v>1.3561328168460904E+20</c:v>
                </c:pt>
                <c:pt idx="13">
                  <c:v>1.3466669364237418E+20</c:v>
                </c:pt>
                <c:pt idx="14">
                  <c:v>1.3376081312577246E+20</c:v>
                </c:pt>
                <c:pt idx="15">
                  <c:v>1.3289424356922099E+20</c:v>
                </c:pt>
                <c:pt idx="16">
                  <c:v>1.3206563147686745E+20</c:v>
                </c:pt>
                <c:pt idx="17">
                  <c:v>1.3127366512703803E+20</c:v>
                </c:pt>
                <c:pt idx="18">
                  <c:v>1.3051707331556083E+20</c:v>
                </c:pt>
                <c:pt idx="19">
                  <c:v>1.2979462413679564E+20</c:v>
                </c:pt>
                <c:pt idx="20">
                  <c:v>1.29105123801236E+20</c:v>
                </c:pt>
                <c:pt idx="21">
                  <c:v>1.284474154885843E+20</c:v>
                </c:pt>
                <c:pt idx="22">
                  <c:v>1.2782037823523308E+20</c:v>
                </c:pt>
                <c:pt idx="23">
                  <c:v>1.2722292585511811E+20</c:v>
                </c:pt>
                <c:pt idx="24">
                  <c:v>1.2665400589294041E+20</c:v>
                </c:pt>
                <c:pt idx="25">
                  <c:v>1.2611259860878372E+20</c:v>
                </c:pt>
                <c:pt idx="26">
                  <c:v>1.2559771599318412E+20</c:v>
                </c:pt>
                <c:pt idx="27">
                  <c:v>1.2510840081173647E+20</c:v>
                </c:pt>
                <c:pt idx="28">
                  <c:v>1.2464372567834986E+20</c:v>
                </c:pt>
                <c:pt idx="29">
                  <c:v>1.2420279215629148E+20</c:v>
                </c:pt>
                <c:pt idx="30">
                  <c:v>1.2378472988618349E+20</c:v>
                </c:pt>
                <c:pt idx="31">
                  <c:v>1.2338869574014344E+20</c:v>
                </c:pt>
                <c:pt idx="32">
                  <c:v>1.2301387300128258E+20</c:v>
                </c:pt>
                <c:pt idx="33">
                  <c:v>1.2265947056780041E+20</c:v>
                </c:pt>
                <c:pt idx="34">
                  <c:v>1.223247221809365E+20</c:v>
                </c:pt>
                <c:pt idx="35">
                  <c:v>1.2200888567606313E+20</c:v>
                </c:pt>
                <c:pt idx="36">
                  <c:v>1.2171124225622367E+20</c:v>
                </c:pt>
                <c:pt idx="37">
                  <c:v>1.214310957874426E+20</c:v>
                </c:pt>
                <c:pt idx="38">
                  <c:v>1.2116777211515352E+20</c:v>
                </c:pt>
                <c:pt idx="39">
                  <c:v>1.2092061840111087E+20</c:v>
                </c:pt>
                <c:pt idx="40">
                  <c:v>1.2068900248017048E+20</c:v>
                </c:pt>
                <c:pt idx="41">
                  <c:v>1.2047231223634256E+20</c:v>
                </c:pt>
                <c:pt idx="42">
                  <c:v>1.2026995499753826E+20</c:v>
                </c:pt>
                <c:pt idx="43">
                  <c:v>1.2008135694844915E+20</c:v>
                </c:pt>
                <c:pt idx="44">
                  <c:v>1.1990596256101496E+20</c:v>
                </c:pt>
                <c:pt idx="45">
                  <c:v>1.1974323404195208E+20</c:v>
                </c:pt>
                <c:pt idx="46">
                  <c:v>1.1959265079683062E+20</c:v>
                </c:pt>
                <c:pt idx="47">
                  <c:v>1.1945370891020365E+20</c:v>
                </c:pt>
                <c:pt idx="48">
                  <c:v>1.1932592064130685E+20</c:v>
                </c:pt>
                <c:pt idx="49">
                  <c:v>1.192088139348617E+20</c:v>
                </c:pt>
                <c:pt idx="50">
                  <c:v>1.1910193194652882E+20</c:v>
                </c:pt>
                <c:pt idx="51">
                  <c:v>1.1900483258257238E+20</c:v>
                </c:pt>
                <c:pt idx="52">
                  <c:v>1.1891708805330905E+20</c:v>
                </c:pt>
                <c:pt idx="53">
                  <c:v>1.1883828443992839E+20</c:v>
                </c:pt>
                <c:pt idx="54">
                  <c:v>1.1876802127428352E+20</c:v>
                </c:pt>
                <c:pt idx="55">
                  <c:v>1.1870591113126332E+20</c:v>
                </c:pt>
                <c:pt idx="56">
                  <c:v>1.1865157923336878E+20</c:v>
                </c:pt>
                <c:pt idx="57">
                  <c:v>1.1860466306712794E+20</c:v>
                </c:pt>
                <c:pt idx="58">
                  <c:v>1.1856481201099424E+20</c:v>
                </c:pt>
                <c:pt idx="59">
                  <c:v>1.1853168697438436E+20</c:v>
                </c:pt>
                <c:pt idx="60">
                  <c:v>1.1850496004752163E+20</c:v>
                </c:pt>
                <c:pt idx="61">
                  <c:v>1.1848431416176112E+20</c:v>
                </c:pt>
                <c:pt idx="62">
                  <c:v>1.1846944276008254E+20</c:v>
                </c:pt>
                <c:pt idx="63">
                  <c:v>1.1846004947744614E+20</c:v>
                </c:pt>
                <c:pt idx="64">
                  <c:v>1.184558478307163E+20</c:v>
                </c:pt>
                <c:pt idx="65">
                  <c:v>1.1845656091786614E+20</c:v>
                </c:pt>
                <c:pt idx="66">
                  <c:v>1.1846192112618517E+20</c:v>
                </c:pt>
                <c:pt idx="67">
                  <c:v>1.184716698492205E+20</c:v>
                </c:pt>
                <c:pt idx="68">
                  <c:v>1.1848555721218985E+20</c:v>
                </c:pt>
                <c:pt idx="69">
                  <c:v>1.1850334180561296E+20</c:v>
                </c:pt>
                <c:pt idx="70">
                  <c:v>1.1852479042691514E+20</c:v>
                </c:pt>
                <c:pt idx="71">
                  <c:v>1.1854967782976455E+20</c:v>
                </c:pt>
                <c:pt idx="72">
                  <c:v>1.1857778648091145E+20</c:v>
                </c:pt>
                <c:pt idx="73">
                  <c:v>1.1860890632430518E+20</c:v>
                </c:pt>
                <c:pt idx="74">
                  <c:v>1.1864283455227083E+20</c:v>
                </c:pt>
                <c:pt idx="75">
                  <c:v>1.1867937538353457E+20</c:v>
                </c:pt>
                <c:pt idx="76">
                  <c:v>1.187183398478926E+20</c:v>
                </c:pt>
                <c:pt idx="77">
                  <c:v>1.1875954557732504E+20</c:v>
                </c:pt>
                <c:pt idx="78">
                  <c:v>1.1880281660336189E+20</c:v>
                </c:pt>
                <c:pt idx="79">
                  <c:v>1.1884798316051428E+20</c:v>
                </c:pt>
                <c:pt idx="80">
                  <c:v>1.1889488149558931E+20</c:v>
                </c:pt>
                <c:pt idx="81">
                  <c:v>1.1894335368271279E+20</c:v>
                </c:pt>
                <c:pt idx="82">
                  <c:v>1.1899324744388916E+20</c:v>
                </c:pt>
                <c:pt idx="83">
                  <c:v>1.1904441597493302E+20</c:v>
                </c:pt>
                <c:pt idx="84">
                  <c:v>1.1909671777661166E+20</c:v>
                </c:pt>
                <c:pt idx="85">
                  <c:v>1.1915001649084295E+20</c:v>
                </c:pt>
                <c:pt idx="86">
                  <c:v>1.1920418074179743E+20</c:v>
                </c:pt>
                <c:pt idx="87">
                  <c:v>1.1925908398175804E+20</c:v>
                </c:pt>
                <c:pt idx="88">
                  <c:v>1.1931460434159541E+20</c:v>
                </c:pt>
                <c:pt idx="89">
                  <c:v>1.1937062448572067E+20</c:v>
                </c:pt>
                <c:pt idx="90">
                  <c:v>1.1942703147138227E+20</c:v>
                </c:pt>
                <c:pt idx="91">
                  <c:v>1.1948371661217674E+20</c:v>
                </c:pt>
                <c:pt idx="92">
                  <c:v>1.1954057534564788E+20</c:v>
                </c:pt>
                <c:pt idx="93">
                  <c:v>1.195975071048519E+20</c:v>
                </c:pt>
                <c:pt idx="94">
                  <c:v>1.1965441519377056E+20</c:v>
                </c:pt>
                <c:pt idx="95">
                  <c:v>1.1971120666645694E+20</c:v>
                </c:pt>
                <c:pt idx="96">
                  <c:v>1.1976779220980281E+20</c:v>
                </c:pt>
                <c:pt idx="97">
                  <c:v>1.1982408602981915E+20</c:v>
                </c:pt>
                <c:pt idx="98">
                  <c:v>1.1988000574132539E+20</c:v>
                </c:pt>
                <c:pt idx="99">
                  <c:v>1.1993547226094513E+20</c:v>
                </c:pt>
                <c:pt idx="100">
                  <c:v>1.199904097033102E+20</c:v>
                </c:pt>
                <c:pt idx="101">
                  <c:v>1.2004474528037685E+20</c:v>
                </c:pt>
                <c:pt idx="102">
                  <c:v>1.2009840920376164E+20</c:v>
                </c:pt>
                <c:pt idx="103">
                  <c:v>1.2015133459000671E+20</c:v>
                </c:pt>
                <c:pt idx="104">
                  <c:v>1.2020345736868708E+20</c:v>
                </c:pt>
                <c:pt idx="105">
                  <c:v>1.2025471619327536E+20</c:v>
                </c:pt>
                <c:pt idx="106">
                  <c:v>1.2030505235468145E+20</c:v>
                </c:pt>
                <c:pt idx="107">
                  <c:v>1.2035440969738766E+20</c:v>
                </c:pt>
                <c:pt idx="108">
                  <c:v>1.2040273453810167E+20</c:v>
                </c:pt>
                <c:pt idx="109">
                  <c:v>1.2044997558685255E+20</c:v>
                </c:pt>
                <c:pt idx="110">
                  <c:v>1.2049608387045674E+20</c:v>
                </c:pt>
                <c:pt idx="111">
                  <c:v>1.2054101265828345E+20</c:v>
                </c:pt>
                <c:pt idx="112">
                  <c:v>1.2058471739025108E+20</c:v>
                </c:pt>
                <c:pt idx="113">
                  <c:v>1.2062715560698805E+20</c:v>
                </c:pt>
                <c:pt idx="114">
                  <c:v>1.2066828688209348E+20</c:v>
                </c:pt>
                <c:pt idx="115">
                  <c:v>1.2070807275643545E+20</c:v>
                </c:pt>
                <c:pt idx="116">
                  <c:v>1.2074647667442578E+20</c:v>
                </c:pt>
                <c:pt idx="117">
                  <c:v>1.2078346392221273E+20</c:v>
                </c:pt>
                <c:pt idx="118">
                  <c:v>1.2081900156773445E+20</c:v>
                </c:pt>
                <c:pt idx="119">
                  <c:v>1.2085305840257758E+20</c:v>
                </c:pt>
                <c:pt idx="120">
                  <c:v>1.2088560488558753E+20</c:v>
                </c:pt>
                <c:pt idx="121">
                  <c:v>1.2091661308817808E+20</c:v>
                </c:pt>
                <c:pt idx="122">
                  <c:v>1.2094605664128978E+20</c:v>
                </c:pt>
                <c:pt idx="123">
                  <c:v>1.2097391068394811E+20</c:v>
                </c:pt>
                <c:pt idx="124">
                  <c:v>1.2100015181337364E+20</c:v>
                </c:pt>
                <c:pt idx="125">
                  <c:v>1.2102475803659821E+20</c:v>
                </c:pt>
                <c:pt idx="126">
                  <c:v>1.2104770872354208E+20</c:v>
                </c:pt>
                <c:pt idx="127">
                  <c:v>1.2106898456150879E+20</c:v>
                </c:pt>
                <c:pt idx="128">
                  <c:v>1.2108856751105535E+20</c:v>
                </c:pt>
                <c:pt idx="129">
                  <c:v>1.2110644076319695E+20</c:v>
                </c:pt>
                <c:pt idx="130">
                  <c:v>1.2112258869790653E+20</c:v>
                </c:pt>
                <c:pt idx="131">
                  <c:v>1.2113699684387055E+20</c:v>
                </c:pt>
                <c:pt idx="132">
                  <c:v>1.2114965183946369E+20</c:v>
                </c:pt>
                <c:pt idx="133">
                  <c:v>1.2116054139490617E+20</c:v>
                </c:pt>
                <c:pt idx="134">
                  <c:v>1.2116965425556862E+20</c:v>
                </c:pt>
              </c:numCache>
            </c:numRef>
          </c:yVal>
          <c:smooth val="0"/>
        </c:ser>
        <c:ser>
          <c:idx val="1"/>
          <c:order val="3"/>
          <c:tx>
            <c:strRef>
              <c:f>'Pu241'!$M$2</c:f>
              <c:strCache>
                <c:ptCount val="1"/>
                <c:pt idx="0">
                  <c:v>#REF!</c:v>
                </c:pt>
              </c:strCache>
            </c:strRef>
          </c:tx>
          <c:marker>
            <c:symbol val="none"/>
          </c:marker>
          <c:xVal>
            <c:numRef>
              <c:f>'Pu241'!$L$3:$L$123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'Pu241'!$M$3:$M$116</c:f>
              <c:numCache>
                <c:formatCode>0.0000E+00</c:formatCode>
                <c:ptCount val="11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numCache>
            </c:numRef>
          </c:yVal>
          <c:smooth val="0"/>
        </c:ser>
        <c:ser>
          <c:idx val="0"/>
          <c:order val="4"/>
          <c:tx>
            <c:strRef>
              <c:f>'Pu241'!$O$2</c:f>
              <c:strCache>
                <c:ptCount val="1"/>
                <c:pt idx="0">
                  <c:v>Exact Simpl. - N(Pu241)</c:v>
                </c:pt>
              </c:strCache>
            </c:strRef>
          </c:tx>
          <c:spPr>
            <a:ln>
              <a:solidFill>
                <a:schemeClr val="tx1"/>
              </a:solidFill>
            </a:ln>
          </c:spPr>
          <c:marker>
            <c:symbol val="none"/>
          </c:marker>
          <c:xVal>
            <c:numRef>
              <c:f>'Pu241'!$N$3:$N$137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'Pu241'!$O$3:$O$137</c:f>
              <c:numCache>
                <c:formatCode>0.0000E+00</c:formatCode>
                <c:ptCount val="135"/>
                <c:pt idx="0">
                  <c:v>1.5072084539664164E+20</c:v>
                </c:pt>
                <c:pt idx="1">
                  <c:v>1.4918954580386575E+20</c:v>
                </c:pt>
                <c:pt idx="2">
                  <c:v>1.4771760758840413E+20</c:v>
                </c:pt>
                <c:pt idx="3">
                  <c:v>1.4630309124609373E+20</c:v>
                </c:pt>
                <c:pt idx="4">
                  <c:v>1.4494411575906207E+20</c:v>
                </c:pt>
                <c:pt idx="5">
                  <c:v>1.4363885686467772E+20</c:v>
                </c:pt>
                <c:pt idx="6">
                  <c:v>1.423855453756725E+20</c:v>
                </c:pt>
                <c:pt idx="7">
                  <c:v>1.4118246554991917E+20</c:v>
                </c:pt>
                <c:pt idx="8">
                  <c:v>1.4002795350839352E+20</c:v>
                </c:pt>
                <c:pt idx="9">
                  <c:v>1.3892039569989236E+20</c:v>
                </c:pt>
                <c:pt idx="10">
                  <c:v>1.3785822741112339E+20</c:v>
                </c:pt>
                <c:pt idx="11">
                  <c:v>1.3683993132082201E+20</c:v>
                </c:pt>
                <c:pt idx="12">
                  <c:v>1.3586403609659148E+20</c:v>
                </c:pt>
                <c:pt idx="13">
                  <c:v>1.3492911503320053E+20</c:v>
                </c:pt>
                <c:pt idx="14">
                  <c:v>1.3403378473111129E+20</c:v>
                </c:pt>
                <c:pt idx="15">
                  <c:v>1.3317670381404568E+20</c:v>
                </c:pt>
                <c:pt idx="16">
                  <c:v>1.3235657168443367E+20</c:v>
                </c:pt>
                <c:pt idx="17">
                  <c:v>1.3157212731562353E+20</c:v>
                </c:pt>
                <c:pt idx="18">
                  <c:v>1.3082214807976354E+20</c:v>
                </c:pt>
                <c:pt idx="19">
                  <c:v>1.3010544861030072E+20</c:v>
                </c:pt>
                <c:pt idx="20">
                  <c:v>1.2942087969807119E+20</c:v>
                </c:pt>
                <c:pt idx="21">
                  <c:v>1.2876732721998756E+20</c:v>
                </c:pt>
                <c:pt idx="22">
                  <c:v>1.281437110993592E+20</c:v>
                </c:pt>
                <c:pt idx="23">
                  <c:v>1.2754898429690908E+20</c:v>
                </c:pt>
                <c:pt idx="24">
                  <c:v>1.2698213183157833E+20</c:v>
                </c:pt>
                <c:pt idx="25">
                  <c:v>1.264421698302375E+20</c:v>
                </c:pt>
                <c:pt idx="26">
                  <c:v>1.2592814460544947E+20</c:v>
                </c:pt>
                <c:pt idx="27">
                  <c:v>1.2543913176045348E+20</c:v>
                </c:pt>
                <c:pt idx="28">
                  <c:v>1.2497423532056551E+20</c:v>
                </c:pt>
                <c:pt idx="29">
                  <c:v>1.2453258689021374E+20</c:v>
                </c:pt>
                <c:pt idx="30">
                  <c:v>1.2411334483484996E+20</c:v>
                </c:pt>
                <c:pt idx="31">
                  <c:v>1.237156934870025E+20</c:v>
                </c:pt>
                <c:pt idx="32">
                  <c:v>1.2333884237575623E+20</c:v>
                </c:pt>
                <c:pt idx="33">
                  <c:v>1.2298202547896612E+20</c:v>
                </c:pt>
                <c:pt idx="34">
                  <c:v>1.2264450049753385E+20</c:v>
                </c:pt>
                <c:pt idx="35">
                  <c:v>1.2232554815109372E+20</c:v>
                </c:pt>
                <c:pt idx="36">
                  <c:v>1.2202447149447591E+20</c:v>
                </c:pt>
                <c:pt idx="37">
                  <c:v>1.2174059525433211E+20</c:v>
                </c:pt>
                <c:pt idx="38">
                  <c:v>1.2147326518532859E+20</c:v>
                </c:pt>
                <c:pt idx="39">
                  <c:v>1.2122184744532797E+20</c:v>
                </c:pt>
                <c:pt idx="40">
                  <c:v>1.2098572798899788E+20</c:v>
                </c:pt>
                <c:pt idx="41">
                  <c:v>1.2076431197930367E+20</c:v>
                </c:pt>
                <c:pt idx="42">
                  <c:v>1.2055702321635487E+20</c:v>
                </c:pt>
                <c:pt idx="43">
                  <c:v>1.203633035830946E+20</c:v>
                </c:pt>
                <c:pt idx="44">
                  <c:v>1.2018261250733274E+20</c:v>
                </c:pt>
                <c:pt idx="45">
                  <c:v>1.2001442643964145E+20</c:v>
                </c:pt>
                <c:pt idx="46">
                  <c:v>1.198582383466437E+20</c:v>
                </c:pt>
                <c:pt idx="47">
                  <c:v>1.1971355721924079E+20</c:v>
                </c:pt>
                <c:pt idx="48">
                  <c:v>1.1957990759533756E+20</c:v>
                </c:pt>
                <c:pt idx="49">
                  <c:v>1.1945682909663679E+20</c:v>
                </c:pt>
                <c:pt idx="50">
                  <c:v>1.1934387597908858E+20</c:v>
                </c:pt>
                <c:pt idx="51">
                  <c:v>1.1924061669659034E+20</c:v>
                </c:pt>
                <c:pt idx="52">
                  <c:v>1.1914663347754736E+20</c:v>
                </c:pt>
                <c:pt idx="53">
                  <c:v>1.1906152191391354E+20</c:v>
                </c:pt>
                <c:pt idx="54">
                  <c:v>1.1898489056234448E+20</c:v>
                </c:pt>
                <c:pt idx="55">
                  <c:v>1.1891636055710592E+20</c:v>
                </c:pt>
                <c:pt idx="56">
                  <c:v>1.188555652343893E+20</c:v>
                </c:pt>
                <c:pt idx="57">
                  <c:v>1.1880214976769994E+20</c:v>
                </c:pt>
                <c:pt idx="58">
                  <c:v>1.1875577081398911E+20</c:v>
                </c:pt>
                <c:pt idx="59">
                  <c:v>1.1871609617021479E+20</c:v>
                </c:pt>
                <c:pt idx="60">
                  <c:v>1.1868280444002273E+20</c:v>
                </c:pt>
                <c:pt idx="61">
                  <c:v>1.1865558471024946E+20</c:v>
                </c:pt>
                <c:pt idx="62">
                  <c:v>1.1863413623695776E+20</c:v>
                </c:pt>
                <c:pt idx="63">
                  <c:v>1.1861816814072344E+20</c:v>
                </c:pt>
                <c:pt idx="64">
                  <c:v>1.1860739911090088E+20</c:v>
                </c:pt>
                <c:pt idx="65">
                  <c:v>1.1860155711860258E+20</c:v>
                </c:pt>
                <c:pt idx="66">
                  <c:v>1.1860037913813595E+20</c:v>
                </c:pt>
                <c:pt idx="67">
                  <c:v>1.1860361087664765E+20</c:v>
                </c:pt>
                <c:pt idx="68">
                  <c:v>1.1861100651173439E+20</c:v>
                </c:pt>
                <c:pt idx="69">
                  <c:v>1.1862232843678505E+20</c:v>
                </c:pt>
                <c:pt idx="70">
                  <c:v>1.186373470138262E+20</c:v>
                </c:pt>
                <c:pt idx="71">
                  <c:v>1.186558403336504E+20</c:v>
                </c:pt>
                <c:pt idx="72">
                  <c:v>1.1867759398301221E+20</c:v>
                </c:pt>
                <c:pt idx="73">
                  <c:v>1.1870240081868459E+20</c:v>
                </c:pt>
                <c:pt idx="74">
                  <c:v>1.1873006074817259E+20</c:v>
                </c:pt>
                <c:pt idx="75">
                  <c:v>1.1876038051688931E+20</c:v>
                </c:pt>
                <c:pt idx="76">
                  <c:v>1.1879317350160332E+20</c:v>
                </c:pt>
                <c:pt idx="77">
                  <c:v>1.1882825950997286E+20</c:v>
                </c:pt>
                <c:pt idx="78">
                  <c:v>1.1886546458598811E+20</c:v>
                </c:pt>
                <c:pt idx="79">
                  <c:v>1.1890462082114712E+20</c:v>
                </c:pt>
                <c:pt idx="80">
                  <c:v>1.189455661711971E+20</c:v>
                </c:pt>
                <c:pt idx="81">
                  <c:v>1.1898814427827687E+20</c:v>
                </c:pt>
                <c:pt idx="82">
                  <c:v>1.190322042983019E+20</c:v>
                </c:pt>
                <c:pt idx="83">
                  <c:v>1.1907760073343774E+20</c:v>
                </c:pt>
                <c:pt idx="84">
                  <c:v>1.191241932695118E+20</c:v>
                </c:pt>
                <c:pt idx="85">
                  <c:v>1.1917184661821848E+20</c:v>
                </c:pt>
                <c:pt idx="86">
                  <c:v>1.1922043036397658E+20</c:v>
                </c:pt>
                <c:pt idx="87">
                  <c:v>1.1926981881530237E+20</c:v>
                </c:pt>
                <c:pt idx="88">
                  <c:v>1.1931989086056546E+20</c:v>
                </c:pt>
                <c:pt idx="89">
                  <c:v>1.1937052982799806E+20</c:v>
                </c:pt>
                <c:pt idx="90">
                  <c:v>1.1942162334983358E+20</c:v>
                </c:pt>
                <c:pt idx="91">
                  <c:v>1.1947306323045278E+20</c:v>
                </c:pt>
                <c:pt idx="92">
                  <c:v>1.1952474531841909E+20</c:v>
                </c:pt>
                <c:pt idx="93">
                  <c:v>1.1957656938228944E+20</c:v>
                </c:pt>
                <c:pt idx="94">
                  <c:v>1.1962843899009004E+20</c:v>
                </c:pt>
                <c:pt idx="95">
                  <c:v>1.1968026139234807E+20</c:v>
                </c:pt>
                <c:pt idx="96">
                  <c:v>1.1973194740857641E+20</c:v>
                </c:pt>
                <c:pt idx="97">
                  <c:v>1.197834113171087E+20</c:v>
                </c:pt>
                <c:pt idx="98">
                  <c:v>1.1983457074818694E+20</c:v>
                </c:pt>
                <c:pt idx="99">
                  <c:v>1.1988534658020621E+20</c:v>
                </c:pt>
                <c:pt idx="100">
                  <c:v>1.1993566283902329E+20</c:v>
                </c:pt>
                <c:pt idx="101">
                  <c:v>1.1998544660023974E+20</c:v>
                </c:pt>
                <c:pt idx="102">
                  <c:v>1.2003462789437132E+20</c:v>
                </c:pt>
                <c:pt idx="103">
                  <c:v>1.2008313961482045E+20</c:v>
                </c:pt>
                <c:pt idx="104">
                  <c:v>1.2013091742856779E+20</c:v>
                </c:pt>
                <c:pt idx="105">
                  <c:v>1.20177899689504E+20</c:v>
                </c:pt>
                <c:pt idx="106">
                  <c:v>1.2022402735432429E+20</c:v>
                </c:pt>
                <c:pt idx="107">
                  <c:v>1.2026924390090988E+20</c:v>
                </c:pt>
                <c:pt idx="108">
                  <c:v>1.2031349524912466E+20</c:v>
                </c:pt>
                <c:pt idx="109">
                  <c:v>1.2035672968395402E+20</c:v>
                </c:pt>
                <c:pt idx="110">
                  <c:v>1.2039889778091986E+20</c:v>
                </c:pt>
                <c:pt idx="111">
                  <c:v>1.2043995233370256E+20</c:v>
                </c:pt>
                <c:pt idx="112">
                  <c:v>1.204798482839069E+20</c:v>
                </c:pt>
                <c:pt idx="113">
                  <c:v>1.2051854265290763E+20</c:v>
                </c:pt>
                <c:pt idx="114">
                  <c:v>1.2055599447571553E+20</c:v>
                </c:pt>
                <c:pt idx="115">
                  <c:v>1.2059216473680221E+20</c:v>
                </c:pt>
                <c:pt idx="116">
                  <c:v>1.2062701630782888E+20</c:v>
                </c:pt>
                <c:pt idx="117">
                  <c:v>1.2066051388722124E+20</c:v>
                </c:pt>
                <c:pt idx="118">
                  <c:v>1.2069262394153712E+20</c:v>
                </c:pt>
                <c:pt idx="119">
                  <c:v>1.2072331464857502E+20</c:v>
                </c:pt>
                <c:pt idx="120">
                  <c:v>1.2075255584217059E+20</c:v>
                </c:pt>
                <c:pt idx="121">
                  <c:v>1.2078031895863412E+20</c:v>
                </c:pt>
                <c:pt idx="122">
                  <c:v>1.2080657698477851E+20</c:v>
                </c:pt>
                <c:pt idx="123">
                  <c:v>1.2083130440749282E+20</c:v>
                </c:pt>
                <c:pt idx="124">
                  <c:v>1.208544771648153E+20</c:v>
                </c:pt>
                <c:pt idx="125">
                  <c:v>1.2087607259846215E+20</c:v>
                </c:pt>
                <c:pt idx="126">
                  <c:v>1.2089606940776926E+20</c:v>
                </c:pt>
                <c:pt idx="127">
                  <c:v>1.2091444760500602E+20</c:v>
                </c:pt>
                <c:pt idx="128">
                  <c:v>1.2093118847201983E+20</c:v>
                </c:pt>
                <c:pt idx="129">
                  <c:v>1.2094627451817388E+20</c:v>
                </c:pt>
                <c:pt idx="130">
                  <c:v>1.2095968943953904E+20</c:v>
                </c:pt>
                <c:pt idx="131">
                  <c:v>1.2097141807930397E+20</c:v>
                </c:pt>
                <c:pt idx="132">
                  <c:v>1.2098144638936692E+20</c:v>
                </c:pt>
                <c:pt idx="133">
                  <c:v>1.2098976139307545E+20</c:v>
                </c:pt>
                <c:pt idx="134">
                  <c:v>1.2099635114908013E+20</c:v>
                </c:pt>
              </c:numCache>
            </c:numRef>
          </c:yVal>
          <c:smooth val="0"/>
        </c:ser>
        <c:dLbls>
          <c:showLegendKey val="0"/>
          <c:showVal val="0"/>
          <c:showCatName val="0"/>
          <c:showSerName val="0"/>
          <c:showPercent val="0"/>
          <c:showBubbleSize val="0"/>
        </c:dLbls>
        <c:axId val="172072320"/>
        <c:axId val="172086784"/>
      </c:scatterChart>
      <c:valAx>
        <c:axId val="172072320"/>
        <c:scaling>
          <c:orientation val="minMax"/>
          <c:max val="10"/>
          <c:min val="0"/>
        </c:scaling>
        <c:delete val="0"/>
        <c:axPos val="b"/>
        <c:majorGridlines/>
        <c:title>
          <c:tx>
            <c:strRef>
              <c:f>'Pu241'!$B$11</c:f>
              <c:strCache>
                <c:ptCount val="1"/>
                <c:pt idx="0">
                  <c:v>Temps (années)</c:v>
                </c:pt>
              </c:strCache>
            </c:strRef>
          </c:tx>
          <c:overlay val="0"/>
        </c:title>
        <c:numFmt formatCode="General" sourceLinked="0"/>
        <c:majorTickMark val="out"/>
        <c:minorTickMark val="none"/>
        <c:tickLblPos val="nextTo"/>
        <c:crossAx val="172086784"/>
        <c:crosses val="autoZero"/>
        <c:crossBetween val="midCat"/>
      </c:valAx>
      <c:valAx>
        <c:axId val="172086784"/>
        <c:scaling>
          <c:orientation val="minMax"/>
          <c:min val="1E+20"/>
        </c:scaling>
        <c:delete val="0"/>
        <c:axPos val="l"/>
        <c:majorGridlines/>
        <c:title>
          <c:tx>
            <c:strRef>
              <c:f>'Pu241'!$B$12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172072320"/>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'Am241)'!$B$10</c:f>
          <c:strCache>
            <c:ptCount val="1"/>
            <c:pt idx="0">
              <c:v>Comparaison des modèles pour le Am241</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'Am241)'!$S$2</c:f>
              <c:strCache>
                <c:ptCount val="1"/>
                <c:pt idx="0">
                  <c:v>VESTA - Am241 </c:v>
                </c:pt>
              </c:strCache>
            </c:strRef>
          </c:tx>
          <c:spPr>
            <a:ln w="28575">
              <a:noFill/>
            </a:ln>
          </c:spPr>
          <c:marker>
            <c:symbol val="square"/>
            <c:size val="7"/>
            <c:spPr>
              <a:solidFill>
                <a:srgbClr val="FF0000"/>
              </a:solidFill>
            </c:spPr>
          </c:marker>
          <c:xVal>
            <c:numRef>
              <c:f>'Am241)'!$R$3:$R$10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'Am241)'!$S$3:$S$9</c:f>
              <c:numCache>
                <c:formatCode>0.0000E+00</c:formatCode>
                <c:ptCount val="7"/>
                <c:pt idx="0">
                  <c:v>3.2520680334545068E+19</c:v>
                </c:pt>
                <c:pt idx="1">
                  <c:v>3.2520680334545068E+19</c:v>
                </c:pt>
                <c:pt idx="2">
                  <c:v>3.2494808671589978E+19</c:v>
                </c:pt>
                <c:pt idx="3">
                  <c:v>3.2305083143252664E+19</c:v>
                </c:pt>
                <c:pt idx="4">
                  <c:v>3.1761778221195825E+19</c:v>
                </c:pt>
                <c:pt idx="5">
                  <c:v>2.9916266263732916E+19</c:v>
                </c:pt>
                <c:pt idx="6">
                  <c:v>2.9269474689855726E+19</c:v>
                </c:pt>
              </c:numCache>
            </c:numRef>
          </c:yVal>
          <c:smooth val="0"/>
        </c:ser>
        <c:ser>
          <c:idx val="2"/>
          <c:order val="1"/>
          <c:tx>
            <c:strRef>
              <c:f>'Am241)'!$Q$2</c:f>
              <c:strCache>
                <c:ptCount val="1"/>
                <c:pt idx="0">
                  <c:v>DRAGON - Am241</c:v>
                </c:pt>
              </c:strCache>
            </c:strRef>
          </c:tx>
          <c:marker>
            <c:symbol val="none"/>
          </c:marker>
          <c:xVal>
            <c:numRef>
              <c:f>'Am241)'!$P$3:$P$511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'Am241)'!$Q$3:$Q$52</c:f>
              <c:numCache>
                <c:formatCode>0.0000E+00</c:formatCode>
                <c:ptCount val="50"/>
                <c:pt idx="0">
                  <c:v>3.2520680334545068E+19</c:v>
                </c:pt>
                <c:pt idx="1">
                  <c:v>3.267224541122535E+19</c:v>
                </c:pt>
                <c:pt idx="2">
                  <c:v>3.27849220800732E+19</c:v>
                </c:pt>
                <c:pt idx="3">
                  <c:v>3.2859707479750967E+19</c:v>
                </c:pt>
                <c:pt idx="4">
                  <c:v>3.2900590164908151E+19</c:v>
                </c:pt>
                <c:pt idx="5">
                  <c:v>3.290956441286948E+19</c:v>
                </c:pt>
                <c:pt idx="6">
                  <c:v>3.2891615916946821E+19</c:v>
                </c:pt>
                <c:pt idx="7">
                  <c:v>3.284774181580252E+19</c:v>
                </c:pt>
                <c:pt idx="8">
                  <c:v>3.2782927802748453E+19</c:v>
                </c:pt>
                <c:pt idx="9">
                  <c:v>3.2697173877784605E+19</c:v>
                </c:pt>
                <c:pt idx="10">
                  <c:v>3.2595465734222836E+19</c:v>
                </c:pt>
                <c:pt idx="11">
                  <c:v>3.2478800510725509E+19</c:v>
                </c:pt>
                <c:pt idx="12">
                  <c:v>3.2348175345955004E+19</c:v>
                </c:pt>
                <c:pt idx="13">
                  <c:v>3.2207578794560786E+19</c:v>
                </c:pt>
                <c:pt idx="14">
                  <c:v>3.2057010856542876E+19</c:v>
                </c:pt>
                <c:pt idx="15">
                  <c:v>3.1897468670563627E+19</c:v>
                </c:pt>
                <c:pt idx="16">
                  <c:v>3.173194365261015E+19</c:v>
                </c:pt>
                <c:pt idx="17">
                  <c:v>3.1561432941344834E+19</c:v>
                </c:pt>
                <c:pt idx="18">
                  <c:v>3.1385936536767664E+19</c:v>
                </c:pt>
                <c:pt idx="19">
                  <c:v>3.1207448716203377E+19</c:v>
                </c:pt>
                <c:pt idx="20">
                  <c:v>3.1026966618314351E+19</c:v>
                </c:pt>
                <c:pt idx="21">
                  <c:v>3.0844490243100582E+19</c:v>
                </c:pt>
                <c:pt idx="22">
                  <c:v>3.066101672922445E+19</c:v>
                </c:pt>
                <c:pt idx="23">
                  <c:v>3.0477543215348318E+19</c:v>
                </c:pt>
                <c:pt idx="24">
                  <c:v>3.0294069701472178E+19</c:v>
                </c:pt>
                <c:pt idx="25">
                  <c:v>3.0111593326258414E+19</c:v>
                </c:pt>
                <c:pt idx="26">
                  <c:v>2.9930114089707016E+19</c:v>
                </c:pt>
                <c:pt idx="27">
                  <c:v>2.9749631991817994E+19</c:v>
                </c:pt>
                <c:pt idx="28">
                  <c:v>2.9572141309916082E+19</c:v>
                </c:pt>
                <c:pt idx="29">
                  <c:v>2.9395647766676533E+19</c:v>
                </c:pt>
                <c:pt idx="30">
                  <c:v>2.9222145639424102E+19</c:v>
                </c:pt>
                <c:pt idx="31">
                  <c:v>2.905063778949641E+19</c:v>
                </c:pt>
                <c:pt idx="32">
                  <c:v>2.888112421689346E+19</c:v>
                </c:pt>
                <c:pt idx="33">
                  <c:v>2.8714602060277617E+19</c:v>
                </c:pt>
                <c:pt idx="34">
                  <c:v>2.8551071319648887E+19</c:v>
                </c:pt>
                <c:pt idx="35">
                  <c:v>2.83895348563449E+19</c:v>
                </c:pt>
                <c:pt idx="36">
                  <c:v>2.8231986947690394E+19</c:v>
                </c:pt>
                <c:pt idx="37">
                  <c:v>2.8075436177698251E+19</c:v>
                </c:pt>
                <c:pt idx="38">
                  <c:v>2.7922873962355597E+19</c:v>
                </c:pt>
                <c:pt idx="39">
                  <c:v>2.7772306024337682E+19</c:v>
                </c:pt>
                <c:pt idx="40">
                  <c:v>2.7623732363644506E+19</c:v>
                </c:pt>
                <c:pt idx="41">
                  <c:v>2.7477152980276072E+19</c:v>
                </c:pt>
                <c:pt idx="42">
                  <c:v>2.7333565012894749E+19</c:v>
                </c:pt>
                <c:pt idx="43">
                  <c:v>2.7191971322838168E+19</c:v>
                </c:pt>
                <c:pt idx="44">
                  <c:v>2.7052371910106321E+19</c:v>
                </c:pt>
                <c:pt idx="45">
                  <c:v>2.691376963603685E+19</c:v>
                </c:pt>
                <c:pt idx="46">
                  <c:v>2.6777161639292121E+19</c:v>
                </c:pt>
                <c:pt idx="47">
                  <c:v>2.6642547919872127E+19</c:v>
                </c:pt>
                <c:pt idx="48">
                  <c:v>2.6508931339114508E+19</c:v>
                </c:pt>
                <c:pt idx="49">
                  <c:v>2.6376311897019257E+19</c:v>
                </c:pt>
              </c:numCache>
            </c:numRef>
          </c:yVal>
          <c:smooth val="0"/>
        </c:ser>
        <c:ser>
          <c:idx val="4"/>
          <c:order val="2"/>
          <c:tx>
            <c:strRef>
              <c:f>'Am241)'!$K$2</c:f>
              <c:strCache>
                <c:ptCount val="1"/>
                <c:pt idx="0">
                  <c:v>RK1 - N(Am241 -)</c:v>
                </c:pt>
              </c:strCache>
            </c:strRef>
          </c:tx>
          <c:spPr>
            <a:ln>
              <a:solidFill>
                <a:schemeClr val="accent1"/>
              </a:solidFill>
            </a:ln>
          </c:spPr>
          <c:marker>
            <c:symbol val="none"/>
          </c:marker>
          <c:xVal>
            <c:numRef>
              <c:f>'Am241)'!$J$3:$J$137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'Am241)'!$K$3:$K$137</c:f>
              <c:numCache>
                <c:formatCode>0.0000E+00</c:formatCode>
                <c:ptCount val="135"/>
                <c:pt idx="0">
                  <c:v>3.2520680334545068E+19</c:v>
                </c:pt>
                <c:pt idx="1">
                  <c:v>3.2534653574734283E+19</c:v>
                </c:pt>
                <c:pt idx="2">
                  <c:v>3.2542074725729509E+19</c:v>
                </c:pt>
                <c:pt idx="3">
                  <c:v>3.2543310821702263E+19</c:v>
                </c:pt>
                <c:pt idx="4">
                  <c:v>3.2538714008387015E+19</c:v>
                </c:pt>
                <c:pt idx="5">
                  <c:v>3.2528622065433682E+19</c:v>
                </c:pt>
                <c:pt idx="6">
                  <c:v>3.251335891169187E+19</c:v>
                </c:pt>
                <c:pt idx="7">
                  <c:v>3.2493235093964632E+19</c:v>
                </c:pt>
                <c:pt idx="8">
                  <c:v>3.246854825975296E+19</c:v>
                </c:pt>
                <c:pt idx="9">
                  <c:v>3.2439583614496035E+19</c:v>
                </c:pt>
                <c:pt idx="10">
                  <c:v>3.2406614363796681E+19</c:v>
                </c:pt>
                <c:pt idx="11">
                  <c:v>3.2369902141106323E+19</c:v>
                </c:pt>
                <c:pt idx="12">
                  <c:v>3.2329697421329052E+19</c:v>
                </c:pt>
                <c:pt idx="13">
                  <c:v>3.2286239920790135E+19</c:v>
                </c:pt>
                <c:pt idx="14">
                  <c:v>3.2239758984000618E+19</c:v>
                </c:pt>
                <c:pt idx="15">
                  <c:v>3.219047395763619E+19</c:v>
                </c:pt>
                <c:pt idx="16">
                  <c:v>3.2138594552135512E+19</c:v>
                </c:pt>
                <c:pt idx="17">
                  <c:v>3.2084321191310774E+19</c:v>
                </c:pt>
                <c:pt idx="18">
                  <c:v>3.2027845350350897E+19</c:v>
                </c:pt>
                <c:pt idx="19">
                  <c:v>3.1969349882586104E+19</c:v>
                </c:pt>
                <c:pt idx="20">
                  <c:v>3.1909009335371092E+19</c:v>
                </c:pt>
                <c:pt idx="21">
                  <c:v>3.1846990255432958E+19</c:v>
                </c:pt>
                <c:pt idx="22">
                  <c:v>3.1783451484019261E+19</c:v>
                </c:pt>
                <c:pt idx="23">
                  <c:v>3.1718544442171183E+19</c:v>
                </c:pt>
                <c:pt idx="24">
                  <c:v>3.165241340643668E+19</c:v>
                </c:pt>
                <c:pt idx="25">
                  <c:v>3.1585195775328662E+19</c:v>
                </c:pt>
                <c:pt idx="26">
                  <c:v>3.1517022326823801E+19</c:v>
                </c:pt>
                <c:pt idx="27">
                  <c:v>3.1448017467188322E+19</c:v>
                </c:pt>
                <c:pt idx="28">
                  <c:v>3.1378299471408247E+19</c:v>
                </c:pt>
                <c:pt idx="29">
                  <c:v>3.1307980715492889E+19</c:v>
                </c:pt>
                <c:pt idx="30">
                  <c:v>3.123716790091205E+19</c:v>
                </c:pt>
                <c:pt idx="31">
                  <c:v>3.1165962271419195E+19</c:v>
                </c:pt>
                <c:pt idx="32">
                  <c:v>3.1094459822505075E+19</c:v>
                </c:pt>
                <c:pt idx="33">
                  <c:v>3.102275150371858E+19</c:v>
                </c:pt>
                <c:pt idx="34">
                  <c:v>3.0950923414084243E+19</c:v>
                </c:pt>
                <c:pt idx="35">
                  <c:v>3.0879056990838649E+19</c:v>
                </c:pt>
                <c:pt idx="36">
                  <c:v>3.0807229191701004E+19</c:v>
                </c:pt>
                <c:pt idx="37">
                  <c:v>3.073551267088649E+19</c:v>
                </c:pt>
                <c:pt idx="38">
                  <c:v>3.0663975949064385E+19</c:v>
                </c:pt>
                <c:pt idx="39">
                  <c:v>3.0592683577456685E+19</c:v>
                </c:pt>
                <c:pt idx="40">
                  <c:v>3.0521696296266809E+19</c:v>
                </c:pt>
                <c:pt idx="41">
                  <c:v>3.0451071187622023E+19</c:v>
                </c:pt>
                <c:pt idx="42">
                  <c:v>3.0380861823207465E+19</c:v>
                </c:pt>
                <c:pt idx="43">
                  <c:v>3.0311118406764069E+19</c:v>
                </c:pt>
                <c:pt idx="44">
                  <c:v>3.024188791161729E+19</c:v>
                </c:pt>
                <c:pt idx="45">
                  <c:v>3.017321421339827E+19</c:v>
                </c:pt>
                <c:pt idx="46">
                  <c:v>3.0105138218114015E+19</c:v>
                </c:pt>
                <c:pt idx="47">
                  <c:v>3.0037697985718247E+19</c:v>
                </c:pt>
                <c:pt idx="48">
                  <c:v>2.9970928849329795E+19</c:v>
                </c:pt>
                <c:pt idx="49">
                  <c:v>2.9904863530240774E+19</c:v>
                </c:pt>
                <c:pt idx="50">
                  <c:v>2.9839532248852333E+19</c:v>
                </c:pt>
                <c:pt idx="51">
                  <c:v>2.9774962831671407E+19</c:v>
                </c:pt>
                <c:pt idx="52">
                  <c:v>2.9711180814497681E+19</c:v>
                </c:pt>
                <c:pt idx="53">
                  <c:v>2.9648209541925917E+19</c:v>
                </c:pt>
                <c:pt idx="54">
                  <c:v>2.958607026328483E+19</c:v>
                </c:pt>
                <c:pt idx="55">
                  <c:v>2.9524782225129898E+19</c:v>
                </c:pt>
                <c:pt idx="56">
                  <c:v>2.9464362760403726E+19</c:v>
                </c:pt>
                <c:pt idx="57">
                  <c:v>2.9404827374374035E+19</c:v>
                </c:pt>
                <c:pt idx="58">
                  <c:v>2.9346189827455857E+19</c:v>
                </c:pt>
                <c:pt idx="59">
                  <c:v>2.9288462215021109E+19</c:v>
                </c:pt>
                <c:pt idx="60">
                  <c:v>2.9231655044295487E+19</c:v>
                </c:pt>
                <c:pt idx="61">
                  <c:v>2.9175777308439417E+19</c:v>
                </c:pt>
                <c:pt idx="62">
                  <c:v>2.9120836557906751E+19</c:v>
                </c:pt>
                <c:pt idx="63">
                  <c:v>2.9066838969171923E+19</c:v>
                </c:pt>
                <c:pt idx="64">
                  <c:v>2.9013789410913337E+19</c:v>
                </c:pt>
                <c:pt idx="65">
                  <c:v>2.8961691507738087E+19</c:v>
                </c:pt>
                <c:pt idx="66">
                  <c:v>2.8910547701530247E+19</c:v>
                </c:pt>
                <c:pt idx="67">
                  <c:v>2.8860359310502466E+19</c:v>
                </c:pt>
                <c:pt idx="68">
                  <c:v>2.8811126586028016E+19</c:v>
                </c:pt>
                <c:pt idx="69">
                  <c:v>2.8762848767327965E+19</c:v>
                </c:pt>
                <c:pt idx="70">
                  <c:v>2.8715524134085796E+19</c:v>
                </c:pt>
                <c:pt idx="71">
                  <c:v>2.8669150057059422E+19</c:v>
                </c:pt>
                <c:pt idx="72">
                  <c:v>2.8623723046758384E+19</c:v>
                </c:pt>
                <c:pt idx="73">
                  <c:v>2.8579238800251798E+19</c:v>
                </c:pt>
                <c:pt idx="74">
                  <c:v>2.8535692246170518E+19</c:v>
                </c:pt>
                <c:pt idx="75">
                  <c:v>2.8493077587964944E+19</c:v>
                </c:pt>
                <c:pt idx="76">
                  <c:v>2.8451388345477984E+19</c:v>
                </c:pt>
                <c:pt idx="77">
                  <c:v>2.8410617394890641E+19</c:v>
                </c:pt>
                <c:pt idx="78">
                  <c:v>2.8370757007096029E+19</c:v>
                </c:pt>
                <c:pt idx="79">
                  <c:v>2.8331798884555629E+19</c:v>
                </c:pt>
                <c:pt idx="80">
                  <c:v>2.8293734196689998E+19</c:v>
                </c:pt>
                <c:pt idx="81">
                  <c:v>2.8256553613854433E+19</c:v>
                </c:pt>
                <c:pt idx="82">
                  <c:v>2.8220247339948384E+19</c:v>
                </c:pt>
                <c:pt idx="83">
                  <c:v>2.818480514370594E+19</c:v>
                </c:pt>
                <c:pt idx="84">
                  <c:v>2.8150216388713116E+19</c:v>
                </c:pt>
                <c:pt idx="85">
                  <c:v>2.8116470062196179E+19</c:v>
                </c:pt>
                <c:pt idx="86">
                  <c:v>2.8083554802623865E+19</c:v>
                </c:pt>
                <c:pt idx="87">
                  <c:v>2.8051458926164906E+19</c:v>
                </c:pt>
                <c:pt idx="88">
                  <c:v>2.8020170452040942E+19</c:v>
                </c:pt>
                <c:pt idx="89">
                  <c:v>2.7989677126813606E+19</c:v>
                </c:pt>
                <c:pt idx="90">
                  <c:v>2.7959966447643324E+19</c:v>
                </c:pt>
                <c:pt idx="91">
                  <c:v>2.793102568455605E+19</c:v>
                </c:pt>
                <c:pt idx="92">
                  <c:v>2.7902841901753127E+19</c:v>
                </c:pt>
                <c:pt idx="93">
                  <c:v>2.7875401977998168E+19</c:v>
                </c:pt>
                <c:pt idx="94">
                  <c:v>2.7848692626113819E+19</c:v>
                </c:pt>
                <c:pt idx="95">
                  <c:v>2.7822700411620192E+19</c:v>
                </c:pt>
                <c:pt idx="96">
                  <c:v>2.779741177054566E+19</c:v>
                </c:pt>
                <c:pt idx="97">
                  <c:v>2.7772813026439754E+19</c:v>
                </c:pt>
                <c:pt idx="98">
                  <c:v>2.7748890406616875E+19</c:v>
                </c:pt>
                <c:pt idx="99">
                  <c:v>2.7725630057658622E+19</c:v>
                </c:pt>
                <c:pt idx="100">
                  <c:v>2.7703018060201603E+19</c:v>
                </c:pt>
                <c:pt idx="101">
                  <c:v>2.7681040443036725E+19</c:v>
                </c:pt>
                <c:pt idx="102">
                  <c:v>2.7659683196545044E+19</c:v>
                </c:pt>
                <c:pt idx="103">
                  <c:v>2.7638932285494518E+19</c:v>
                </c:pt>
                <c:pt idx="104">
                  <c:v>2.7618773661221089E+19</c:v>
                </c:pt>
                <c:pt idx="105">
                  <c:v>2.7599193273216856E+19</c:v>
                </c:pt>
                <c:pt idx="106">
                  <c:v>2.758017708014721E+19</c:v>
                </c:pt>
                <c:pt idx="107">
                  <c:v>2.7561711060318224E+19</c:v>
                </c:pt>
                <c:pt idx="108">
                  <c:v>2.7543781221614719E+19</c:v>
                </c:pt>
                <c:pt idx="109">
                  <c:v>2.7526373610928898E+19</c:v>
                </c:pt>
                <c:pt idx="110">
                  <c:v>2.7509474323098657E+19</c:v>
                </c:pt>
                <c:pt idx="111">
                  <c:v>2.7493069509374071E+19</c:v>
                </c:pt>
                <c:pt idx="112">
                  <c:v>2.7477145385429991E+19</c:v>
                </c:pt>
                <c:pt idx="113">
                  <c:v>2.7461688238941995E+19</c:v>
                </c:pt>
                <c:pt idx="114">
                  <c:v>2.7446684436742398E+19</c:v>
                </c:pt>
                <c:pt idx="115">
                  <c:v>2.7432120431572468E+19</c:v>
                </c:pt>
                <c:pt idx="116">
                  <c:v>2.7417982768446431E+19</c:v>
                </c:pt>
                <c:pt idx="117">
                  <c:v>2.7404258090642326E+19</c:v>
                </c:pt>
                <c:pt idx="118">
                  <c:v>2.7390933145334231E+19</c:v>
                </c:pt>
                <c:pt idx="119">
                  <c:v>2.7377994788879974E+19</c:v>
                </c:pt>
                <c:pt idx="120">
                  <c:v>2.7365429991777825E+19</c:v>
                </c:pt>
                <c:pt idx="121">
                  <c:v>2.7353225843305304E+19</c:v>
                </c:pt>
                <c:pt idx="122">
                  <c:v>2.7341369555852796E+19</c:v>
                </c:pt>
                <c:pt idx="123">
                  <c:v>2.7329848468964143E+19</c:v>
                </c:pt>
                <c:pt idx="124">
                  <c:v>2.7318650053096034E+19</c:v>
                </c:pt>
                <c:pt idx="125">
                  <c:v>2.7307761913107591E+19</c:v>
                </c:pt>
                <c:pt idx="126">
                  <c:v>2.7297171791491133E+19</c:v>
                </c:pt>
                <c:pt idx="127">
                  <c:v>2.7286867571354771E+19</c:v>
                </c:pt>
                <c:pt idx="128">
                  <c:v>2.7276837279167033E+19</c:v>
                </c:pt>
                <c:pt idx="129">
                  <c:v>2.7267069087273435E+19</c:v>
                </c:pt>
                <c:pt idx="130">
                  <c:v>2.7257551316194562E+19</c:v>
                </c:pt>
                <c:pt idx="131">
                  <c:v>2.724827243671482E+19</c:v>
                </c:pt>
                <c:pt idx="132">
                  <c:v>2.7239221071770796E+19</c:v>
                </c:pt>
                <c:pt idx="133">
                  <c:v>2.7230385998147777E+19</c:v>
                </c:pt>
                <c:pt idx="134">
                  <c:v>2.7221756147992691E+19</c:v>
                </c:pt>
              </c:numCache>
            </c:numRef>
          </c:yVal>
          <c:smooth val="0"/>
        </c:ser>
        <c:ser>
          <c:idx val="1"/>
          <c:order val="3"/>
          <c:tx>
            <c:strRef>
              <c:f>'Am241)'!$M$2</c:f>
              <c:strCache>
                <c:ptCount val="1"/>
                <c:pt idx="0">
                  <c:v>O5 - N(Am241)</c:v>
                </c:pt>
              </c:strCache>
            </c:strRef>
          </c:tx>
          <c:marker>
            <c:symbol val="none"/>
          </c:marker>
          <c:xVal>
            <c:numRef>
              <c:f>'Am241)'!$L$3:$L$123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'Am241)'!$M$3:$M$116</c:f>
              <c:numCache>
                <c:formatCode>0.0000E+00</c:formatCode>
                <c:ptCount val="114"/>
                <c:pt idx="0">
                  <c:v>3.2520680334545068E+19</c:v>
                </c:pt>
                <c:pt idx="1">
                  <c:v>3.2531438086500602E+19</c:v>
                </c:pt>
                <c:pt idx="2">
                  <c:v>3.2536002229100179E+19</c:v>
                </c:pt>
                <c:pt idx="3">
                  <c:v>3.2534718116800365E+19</c:v>
                </c:pt>
                <c:pt idx="4">
                  <c:v>3.2527917260325671E+19</c:v>
                </c:pt>
                <c:pt idx="5">
                  <c:v>3.2515917849021063E+19</c:v>
                </c:pt>
                <c:pt idx="6">
                  <c:v>3.2499025273204437E+19</c:v>
                </c:pt>
                <c:pt idx="7">
                  <c:v>3.2477532646519136E+19</c:v>
                </c:pt>
                <c:pt idx="8">
                  <c:v>3.2451721328286433E+19</c:v>
                </c:pt>
                <c:pt idx="9">
                  <c:v>3.2421861445858046E+19</c:v>
                </c:pt>
                <c:pt idx="10">
                  <c:v>3.238821241696861E+19</c:v>
                </c:pt>
                <c:pt idx="11">
                  <c:v>3.2351023472088191E+19</c:v>
                </c:pt>
                <c:pt idx="12">
                  <c:v>3.2310534176774779E+19</c:v>
                </c:pt>
                <c:pt idx="13">
                  <c:v>3.2266931951070454E+19</c:v>
                </c:pt>
                <c:pt idx="14">
                  <c:v>3.2220462806552199E+19</c:v>
                </c:pt>
                <c:pt idx="15">
                  <c:v>3.2171334118576828E+19</c:v>
                </c:pt>
                <c:pt idx="16">
                  <c:v>3.2119744258704642E+19</c:v>
                </c:pt>
                <c:pt idx="17">
                  <c:v>3.206588294657373E+19</c:v>
                </c:pt>
                <c:pt idx="18">
                  <c:v>3.2009931601774174E+19</c:v>
                </c:pt>
                <c:pt idx="19">
                  <c:v>3.195206369572234E+19</c:v>
                </c:pt>
                <c:pt idx="20">
                  <c:v>3.189244510353517E+19</c:v>
                </c:pt>
                <c:pt idx="21">
                  <c:v>3.1831234455904383E+19</c:v>
                </c:pt>
                <c:pt idx="22">
                  <c:v>3.176858349097078E+19</c:v>
                </c:pt>
                <c:pt idx="23">
                  <c:v>3.1704637406198501E+19</c:v>
                </c:pt>
                <c:pt idx="24">
                  <c:v>3.1639535210249282E+19</c:v>
                </c:pt>
                <c:pt idx="25">
                  <c:v>3.1573380656958255E+19</c:v>
                </c:pt>
                <c:pt idx="26">
                  <c:v>3.150631800119543E+19</c:v>
                </c:pt>
                <c:pt idx="27">
                  <c:v>3.1438465469479817E+19</c:v>
                </c:pt>
                <c:pt idx="28">
                  <c:v>3.1369935530901938E+19</c:v>
                </c:pt>
                <c:pt idx="29">
                  <c:v>3.1300835132535149E+19</c:v>
                </c:pt>
                <c:pt idx="30">
                  <c:v>3.1231265934846951E+19</c:v>
                </c:pt>
                <c:pt idx="31">
                  <c:v>3.1161324547110334E+19</c:v>
                </c:pt>
                <c:pt idx="32">
                  <c:v>3.1091102762815099E+19</c:v>
                </c:pt>
                <c:pt idx="33">
                  <c:v>3.1020687795079184E+19</c:v>
                </c:pt>
                <c:pt idx="34">
                  <c:v>3.0950162512059998E+19</c:v>
                </c:pt>
                <c:pt idx="35">
                  <c:v>3.0879605672365724E+19</c:v>
                </c:pt>
                <c:pt idx="36">
                  <c:v>3.0809092160466678E+19</c:v>
                </c:pt>
                <c:pt idx="37">
                  <c:v>3.0738673164120076E+19</c:v>
                </c:pt>
                <c:pt idx="38">
                  <c:v>3.0668427828409905E+19</c:v>
                </c:pt>
                <c:pt idx="39">
                  <c:v>3.0598417880107106E+19</c:v>
                </c:pt>
                <c:pt idx="40">
                  <c:v>3.0528701448736838E+19</c:v>
                </c:pt>
                <c:pt idx="41">
                  <c:v>3.0459333222714343E+19</c:v>
                </c:pt>
                <c:pt idx="42">
                  <c:v>3.0390364605480862E+19</c:v>
                </c:pt>
                <c:pt idx="43">
                  <c:v>3.0321843871639638E+19</c:v>
                </c:pt>
                <c:pt idx="44">
                  <c:v>3.0253816323091755E+19</c:v>
                </c:pt>
                <c:pt idx="45">
                  <c:v>3.0186324445172134E+19</c:v>
                </c:pt>
                <c:pt idx="46">
                  <c:v>3.0119408062785434E+19</c:v>
                </c:pt>
                <c:pt idx="47">
                  <c:v>3.0053104496541983E+19</c:v>
                </c:pt>
                <c:pt idx="48">
                  <c:v>2.9987448718893703E+19</c:v>
                </c:pt>
                <c:pt idx="49">
                  <c:v>2.9922459889353515E+19</c:v>
                </c:pt>
                <c:pt idx="50">
                  <c:v>2.9858176432813711E+19</c:v>
                </c:pt>
                <c:pt idx="51">
                  <c:v>2.9794625214403756E+19</c:v>
                </c:pt>
                <c:pt idx="52">
                  <c:v>2.9731830924882604E+19</c:v>
                </c:pt>
                <c:pt idx="53">
                  <c:v>2.9669816183050772E+19</c:v>
                </c:pt>
                <c:pt idx="54">
                  <c:v>2.9608601638162412E+19</c:v>
                </c:pt>
                <c:pt idx="55">
                  <c:v>2.9548206072337441E+19</c:v>
                </c:pt>
                <c:pt idx="56">
                  <c:v>2.9488646502973608E+19</c:v>
                </c:pt>
                <c:pt idx="57">
                  <c:v>2.9429938285158572E+19</c:v>
                </c:pt>
                <c:pt idx="58">
                  <c:v>2.9372095214082015E+19</c:v>
                </c:pt>
                <c:pt idx="59">
                  <c:v>2.9315129627447718E+19</c:v>
                </c:pt>
                <c:pt idx="60">
                  <c:v>2.9259052507885666E+19</c:v>
                </c:pt>
                <c:pt idx="61">
                  <c:v>2.9203864381665047E+19</c:v>
                </c:pt>
                <c:pt idx="62">
                  <c:v>2.9149579022299845E+19</c:v>
                </c:pt>
                <c:pt idx="63">
                  <c:v>2.9096202612237042E+19</c:v>
                </c:pt>
                <c:pt idx="64">
                  <c:v>2.9043740084474556E+19</c:v>
                </c:pt>
                <c:pt idx="65">
                  <c:v>2.8992195188764041E+19</c:v>
                </c:pt>
                <c:pt idx="66">
                  <c:v>2.8941570557813686E+19</c:v>
                </c:pt>
                <c:pt idx="67">
                  <c:v>2.8891867773491024E+19</c:v>
                </c:pt>
                <c:pt idx="68">
                  <c:v>2.8843087433025741E+19</c:v>
                </c:pt>
                <c:pt idx="69">
                  <c:v>2.8795229215212483E+19</c:v>
                </c:pt>
                <c:pt idx="70">
                  <c:v>2.8748291946613641E+19</c:v>
                </c:pt>
                <c:pt idx="71">
                  <c:v>2.8702273667762192E+19</c:v>
                </c:pt>
                <c:pt idx="72">
                  <c:v>2.8657171699364463E+19</c:v>
                </c:pt>
                <c:pt idx="73">
                  <c:v>2.8612976527908012E+19</c:v>
                </c:pt>
                <c:pt idx="74">
                  <c:v>2.8569687724351353E+19</c:v>
                </c:pt>
                <c:pt idx="75">
                  <c:v>2.8527299942410707E+19</c:v>
                </c:pt>
                <c:pt idx="76">
                  <c:v>2.8485807177089118E+19</c:v>
                </c:pt>
                <c:pt idx="77">
                  <c:v>2.8445202806640751E+19</c:v>
                </c:pt>
                <c:pt idx="78">
                  <c:v>2.8405479634535158E+19</c:v>
                </c:pt>
                <c:pt idx="79">
                  <c:v>2.8366629931421598E+19</c:v>
                </c:pt>
                <c:pt idx="80">
                  <c:v>2.8328645477093319E+19</c:v>
                </c:pt>
                <c:pt idx="81">
                  <c:v>2.8291517602451825E+19</c:v>
                </c:pt>
                <c:pt idx="82">
                  <c:v>2.8255237231471215E+19</c:v>
                </c:pt>
                <c:pt idx="83">
                  <c:v>2.8219794923162419E+19</c:v>
                </c:pt>
                <c:pt idx="84">
                  <c:v>2.8185180913537544E+19</c:v>
                </c:pt>
                <c:pt idx="85">
                  <c:v>2.8151381039278285E+19</c:v>
                </c:pt>
                <c:pt idx="86">
                  <c:v>2.8118387345578435E+19</c:v>
                </c:pt>
                <c:pt idx="87">
                  <c:v>2.8086188749629649E+19</c:v>
                </c:pt>
                <c:pt idx="88">
                  <c:v>2.8054773878144205E+19</c:v>
                </c:pt>
                <c:pt idx="89">
                  <c:v>2.8024131093233676E+19</c:v>
                </c:pt>
                <c:pt idx="90">
                  <c:v>2.7994248518287573E+19</c:v>
                </c:pt>
                <c:pt idx="91">
                  <c:v>2.7965114063851999E+19</c:v>
                </c:pt>
                <c:pt idx="92">
                  <c:v>2.7936715453508301E+19</c:v>
                </c:pt>
                <c:pt idx="93">
                  <c:v>2.7909040249751736E+19</c:v>
                </c:pt>
                <c:pt idx="94">
                  <c:v>2.788207587987012E+19</c:v>
                </c:pt>
                <c:pt idx="95">
                  <c:v>2.7855809661822476E+19</c:v>
                </c:pt>
                <c:pt idx="96">
                  <c:v>2.7830228830117704E+19</c:v>
                </c:pt>
                <c:pt idx="97">
                  <c:v>2.780531784469479E+19</c:v>
                </c:pt>
                <c:pt idx="98">
                  <c:v>2.7781065390016774E+19</c:v>
                </c:pt>
                <c:pt idx="99">
                  <c:v>2.7757458209656992E+19</c:v>
                </c:pt>
                <c:pt idx="100">
                  <c:v>2.7734482978298253E+19</c:v>
                </c:pt>
                <c:pt idx="101">
                  <c:v>2.7712126317054501E+19</c:v>
                </c:pt>
                <c:pt idx="102">
                  <c:v>2.7690374808792449E+19</c:v>
                </c:pt>
                <c:pt idx="103">
                  <c:v>2.7669215013453222E+19</c:v>
                </c:pt>
                <c:pt idx="104">
                  <c:v>2.7648633483373974E+19</c:v>
                </c:pt>
                <c:pt idx="105">
                  <c:v>2.7628616778609574E+19</c:v>
                </c:pt>
                <c:pt idx="106">
                  <c:v>2.7609151482254205E+19</c:v>
                </c:pt>
                <c:pt idx="107">
                  <c:v>2.759022421576301E+19</c:v>
                </c:pt>
                <c:pt idx="108">
                  <c:v>2.7571821654273769E+19</c:v>
                </c:pt>
                <c:pt idx="109">
                  <c:v>2.755392877245064E+19</c:v>
                </c:pt>
                <c:pt idx="110">
                  <c:v>2.7536533403336753E+19</c:v>
                </c:pt>
                <c:pt idx="111">
                  <c:v>2.7519622218138608E+19</c:v>
                </c:pt>
                <c:pt idx="112">
                  <c:v>2.7503181945383694E+19</c:v>
                </c:pt>
                <c:pt idx="113">
                  <c:v>2.748719937941409E+19</c:v>
                </c:pt>
              </c:numCache>
            </c:numRef>
          </c:yVal>
          <c:smooth val="0"/>
        </c:ser>
        <c:ser>
          <c:idx val="0"/>
          <c:order val="4"/>
          <c:tx>
            <c:strRef>
              <c:f>'Am241)'!$O$2</c:f>
              <c:strCache>
                <c:ptCount val="1"/>
                <c:pt idx="0">
                  <c:v> Exact Simpl. - N(Am241)</c:v>
                </c:pt>
              </c:strCache>
            </c:strRef>
          </c:tx>
          <c:spPr>
            <a:ln>
              <a:solidFill>
                <a:schemeClr val="tx1"/>
              </a:solidFill>
            </a:ln>
          </c:spPr>
          <c:marker>
            <c:symbol val="none"/>
          </c:marker>
          <c:xVal>
            <c:numRef>
              <c:f>'Am241)'!$N$3:$N$137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'Am241)'!$O$3:$O$137</c:f>
              <c:numCache>
                <c:formatCode>0.0000E+00</c:formatCode>
                <c:ptCount val="135"/>
                <c:pt idx="0">
                  <c:v>3.2520680334545175E+19</c:v>
                </c:pt>
                <c:pt idx="1">
                  <c:v>3.2531438086477447E+19</c:v>
                </c:pt>
                <c:pt idx="2">
                  <c:v>3.2536002227588538E+19</c:v>
                </c:pt>
                <c:pt idx="3">
                  <c:v>3.2534718099636453E+19</c:v>
                </c:pt>
                <c:pt idx="4">
                  <c:v>3.2527917164369732E+19</c:v>
                </c:pt>
                <c:pt idx="5">
                  <c:v>3.2515917484860047E+19</c:v>
                </c:pt>
                <c:pt idx="6">
                  <c:v>3.2499024191312675E+19</c:v>
                </c:pt>
                <c:pt idx="7">
                  <c:v>3.2477529931837759E+19</c:v>
                </c:pt>
                <c:pt idx="8">
                  <c:v>3.245171530864744E+19</c:v>
                </c:pt>
                <c:pt idx="9">
                  <c:v>3.2421849300135911E+19</c:v>
                </c:pt>
                <c:pt idx="10">
                  <c:v>3.2388189669278155E+19</c:v>
                </c:pt>
                <c:pt idx="11">
                  <c:v>3.2350983358775943E+19</c:v>
                </c:pt>
                <c:pt idx="12">
                  <c:v>3.231046687336294E+19</c:v>
                </c:pt>
                <c:pt idx="13">
                  <c:v>3.2266866649670263E+19</c:v>
                </c:pt>
                <c:pt idx="14">
                  <c:v>3.2220399414039675E+19</c:v>
                </c:pt>
                <c:pt idx="15">
                  <c:v>3.2171272528662151E+19</c:v>
                </c:pt>
                <c:pt idx="16">
                  <c:v>3.2119684326404997E+19</c:v>
                </c:pt>
                <c:pt idx="17">
                  <c:v>3.2065824434683339E+19</c:v>
                </c:pt>
                <c:pt idx="18">
                  <c:v>3.2009874088717091E+19</c:v>
                </c:pt>
                <c:pt idx="19">
                  <c:v>3.1952006434506555E+19</c:v>
                </c:pt>
                <c:pt idx="20">
                  <c:v>3.1892386821849555E+19</c:v>
                </c:pt>
                <c:pt idx="21">
                  <c:v>3.1831173087711117E+19</c:v>
                </c:pt>
                <c:pt idx="22">
                  <c:v>3.176851583024989E+19</c:v>
                </c:pt>
                <c:pt idx="23">
                  <c:v>3.1704558673793942E+19</c:v>
                </c:pt>
                <c:pt idx="24">
                  <c:v>3.1639438525051093E+19</c:v>
                </c:pt>
                <c:pt idx="25">
                  <c:v>3.1573285820829344E+19</c:v>
                </c:pt>
                <c:pt idx="26">
                  <c:v>3.1506224767534465E+19</c:v>
                </c:pt>
                <c:pt idx="27">
                  <c:v>3.1438373572704698E+19</c:v>
                </c:pt>
                <c:pt idx="28">
                  <c:v>3.1369844668833554E+19</c:v>
                </c:pt>
                <c:pt idx="29">
                  <c:v>3.1300744929723171E+19</c:v>
                </c:pt>
                <c:pt idx="30">
                  <c:v>3.1231175879606321E+19</c:v>
                </c:pt>
                <c:pt idx="31">
                  <c:v>3.1161233895263445E+19</c:v>
                </c:pt>
                <c:pt idx="32">
                  <c:v>3.1091010401358766E+19</c:v>
                </c:pt>
                <c:pt idx="33">
                  <c:v>3.1020592059208393E+19</c:v>
                </c:pt>
                <c:pt idx="34">
                  <c:v>3.0950060949190124E+19</c:v>
                </c:pt>
                <c:pt idx="35">
                  <c:v>3.0879494746996228E+19</c:v>
                </c:pt>
                <c:pt idx="36">
                  <c:v>3.0808966893925032E+19</c:v>
                </c:pt>
                <c:pt idx="37">
                  <c:v>3.07385467614005E+19</c:v>
                </c:pt>
                <c:pt idx="38">
                  <c:v>3.0668299809904476E+19</c:v>
                </c:pt>
                <c:pt idx="39">
                  <c:v>3.0598287742499062E+19</c:v>
                </c:pt>
                <c:pt idx="40">
                  <c:v>3.0528568653111886E+19</c:v>
                </c:pt>
                <c:pt idx="41">
                  <c:v>3.0459197169751212E+19</c:v>
                </c:pt>
                <c:pt idx="42">
                  <c:v>3.0390224592814137E+19</c:v>
                </c:pt>
                <c:pt idx="43">
                  <c:v>3.0321699028643447E+19</c:v>
                </c:pt>
                <c:pt idx="44">
                  <c:v>3.0253665518486462E+19</c:v>
                </c:pt>
                <c:pt idx="45">
                  <c:v>3.0186166163003269E+19</c:v>
                </c:pt>
                <c:pt idx="46">
                  <c:v>3.0119240242466505E+19</c:v>
                </c:pt>
                <c:pt idx="47">
                  <c:v>3.0052924332792742E+19</c:v>
                </c:pt>
                <c:pt idx="48">
                  <c:v>2.998725241753763E+19</c:v>
                </c:pt>
                <c:pt idx="49">
                  <c:v>2.9922255995987214E+19</c:v>
                </c:pt>
                <c:pt idx="50">
                  <c:v>2.9857964187469378E+19</c:v>
                </c:pt>
                <c:pt idx="51">
                  <c:v>2.9794403832009032E+19</c:v>
                </c:pt>
                <c:pt idx="52">
                  <c:v>2.9731599587444216E+19</c:v>
                </c:pt>
                <c:pt idx="53">
                  <c:v>2.9669574023118959E+19</c:v>
                </c:pt>
                <c:pt idx="54">
                  <c:v>2.9608347710262706E+19</c:v>
                </c:pt>
                <c:pt idx="55">
                  <c:v>2.9547939309164913E+19</c:v>
                </c:pt>
                <c:pt idx="56">
                  <c:v>2.9488365653248762E+19</c:v>
                </c:pt>
                <c:pt idx="57">
                  <c:v>2.9429641830144369E+19</c:v>
                </c:pt>
                <c:pt idx="58">
                  <c:v>2.9371781259860771E+19</c:v>
                </c:pt>
                <c:pt idx="59">
                  <c:v>2.9314795770150035E+19</c:v>
                </c:pt>
                <c:pt idx="60">
                  <c:v>2.9258695669155955E+19</c:v>
                </c:pt>
                <c:pt idx="61">
                  <c:v>2.9203489815436616E+19</c:v>
                </c:pt>
                <c:pt idx="62">
                  <c:v>2.9149185685446435E+19</c:v>
                </c:pt>
                <c:pt idx="63">
                  <c:v>2.9095789438561493E+19</c:v>
                </c:pt>
                <c:pt idx="64">
                  <c:v>2.9043305979728634E+19</c:v>
                </c:pt>
                <c:pt idx="65">
                  <c:v>2.8991739019817591E+19</c:v>
                </c:pt>
                <c:pt idx="66">
                  <c:v>2.8941091133750616E+19</c:v>
                </c:pt>
                <c:pt idx="67">
                  <c:v>2.889136381648461E+19</c:v>
                </c:pt>
                <c:pt idx="68">
                  <c:v>2.8842557536915423E+19</c:v>
                </c:pt>
                <c:pt idx="69">
                  <c:v>2.8794671789774832E+19</c:v>
                </c:pt>
                <c:pt idx="70">
                  <c:v>2.874770514558532E+19</c:v>
                </c:pt>
                <c:pt idx="71">
                  <c:v>2.8701655298738782E+19</c:v>
                </c:pt>
                <c:pt idx="72">
                  <c:v>2.8656519113760899E+19</c:v>
                </c:pt>
                <c:pt idx="73">
                  <c:v>2.8612292669822075E+19</c:v>
                </c:pt>
                <c:pt idx="74">
                  <c:v>2.8568971303553679E+19</c:v>
                </c:pt>
                <c:pt idx="75">
                  <c:v>2.8526549650226364E+19</c:v>
                </c:pt>
                <c:pt idx="76">
                  <c:v>2.8485021683345863E+19</c:v>
                </c:pt>
                <c:pt idx="77">
                  <c:v>2.8444380752718889E+19</c:v>
                </c:pt>
                <c:pt idx="78">
                  <c:v>2.8404619621041807E+19</c:v>
                </c:pt>
                <c:pt idx="79">
                  <c:v>2.8365730499060859E+19</c:v>
                </c:pt>
                <c:pt idx="80">
                  <c:v>2.8327705079353524E+19</c:v>
                </c:pt>
                <c:pt idx="81">
                  <c:v>2.8290534568776901E+19</c:v>
                </c:pt>
                <c:pt idx="82">
                  <c:v>2.8254209719629087E+19</c:v>
                </c:pt>
                <c:pt idx="83">
                  <c:v>2.8218720859567358E+19</c:v>
                </c:pt>
                <c:pt idx="84">
                  <c:v>2.8184057920325493E+19</c:v>
                </c:pt>
                <c:pt idx="85">
                  <c:v>2.8150210465271538E+19</c:v>
                </c:pt>
                <c:pt idx="86">
                  <c:v>2.8117167715845951E+19</c:v>
                </c:pt>
                <c:pt idx="87">
                  <c:v>2.8084918576918413E+19</c:v>
                </c:pt>
                <c:pt idx="88">
                  <c:v>2.8053451661101142E+19</c:v>
                </c:pt>
                <c:pt idx="89">
                  <c:v>2.8022755312054051E+19</c:v>
                </c:pt>
                <c:pt idx="90">
                  <c:v>2.7992817626817683E+19</c:v>
                </c:pt>
                <c:pt idx="91">
                  <c:v>2.7963626477207003E+19</c:v>
                </c:pt>
                <c:pt idx="92">
                  <c:v>2.7935169530299236E+19</c:v>
                </c:pt>
                <c:pt idx="93">
                  <c:v>2.7907434268047266E+19</c:v>
                </c:pt>
                <c:pt idx="94">
                  <c:v>2.7880408006049378E+19</c:v>
                </c:pt>
                <c:pt idx="95">
                  <c:v>2.7854077911504904E+19</c:v>
                </c:pt>
                <c:pt idx="96">
                  <c:v>2.7828431020384694E+19</c:v>
                </c:pt>
                <c:pt idx="97">
                  <c:v>2.7803454253844066E+19</c:v>
                </c:pt>
                <c:pt idx="98">
                  <c:v>2.7779134433905164E+19</c:v>
                </c:pt>
                <c:pt idx="99">
                  <c:v>2.7755458298434707E+19</c:v>
                </c:pt>
                <c:pt idx="100">
                  <c:v>2.7732412515442426E+19</c:v>
                </c:pt>
                <c:pt idx="101">
                  <c:v>2.7709983696724394E+19</c:v>
                </c:pt>
                <c:pt idx="102">
                  <c:v>2.7688158410874962E+19</c:v>
                </c:pt>
                <c:pt idx="103">
                  <c:v>2.7666923195689878E+19</c:v>
                </c:pt>
                <c:pt idx="104">
                  <c:v>2.7646264569982939E+19</c:v>
                </c:pt>
                <c:pt idx="105">
                  <c:v>2.7626169044837147E+19</c:v>
                </c:pt>
                <c:pt idx="106">
                  <c:v>2.7606623134311199E+19</c:v>
                </c:pt>
                <c:pt idx="107">
                  <c:v>2.7587613365621391E+19</c:v>
                </c:pt>
                <c:pt idx="108">
                  <c:v>2.7569126288817783E+19</c:v>
                </c:pt>
                <c:pt idx="109">
                  <c:v>2.7551148485973688E+19</c:v>
                </c:pt>
                <c:pt idx="110">
                  <c:v>2.7533666579906404E+19</c:v>
                </c:pt>
                <c:pt idx="111">
                  <c:v>2.7516667242446529E+19</c:v>
                </c:pt>
                <c:pt idx="112">
                  <c:v>2.7500137202272711E+19</c:v>
                </c:pt>
                <c:pt idx="113">
                  <c:v>2.7484063252328317E+19</c:v>
                </c:pt>
                <c:pt idx="114">
                  <c:v>2.7468432256835736E+19</c:v>
                </c:pt>
                <c:pt idx="115">
                  <c:v>2.7453231157923131E+19</c:v>
                </c:pt>
                <c:pt idx="116">
                  <c:v>2.7438446981879136E+19</c:v>
                </c:pt>
                <c:pt idx="117">
                  <c:v>2.7424066845048938E+19</c:v>
                </c:pt>
                <c:pt idx="118">
                  <c:v>2.7410077959386149E+19</c:v>
                </c:pt>
                <c:pt idx="119">
                  <c:v>2.7396467637673103E+19</c:v>
                </c:pt>
                <c:pt idx="120">
                  <c:v>2.7383223298423202E+19</c:v>
                </c:pt>
                <c:pt idx="121">
                  <c:v>2.7370332470476947E+19</c:v>
                </c:pt>
                <c:pt idx="122">
                  <c:v>2.7357782797304185E+19</c:v>
                </c:pt>
                <c:pt idx="123">
                  <c:v>2.734556204102393E+19</c:v>
                </c:pt>
                <c:pt idx="124">
                  <c:v>2.7333658086152905E+19</c:v>
                </c:pt>
                <c:pt idx="125">
                  <c:v>2.7322058943093834E+19</c:v>
                </c:pt>
                <c:pt idx="126">
                  <c:v>2.7310752751373668E+19</c:v>
                </c:pt>
                <c:pt idx="127">
                  <c:v>2.729972778264209E+19</c:v>
                </c:pt>
                <c:pt idx="128">
                  <c:v>2.7288972443439608E+19</c:v>
                </c:pt>
                <c:pt idx="129">
                  <c:v>2.7278475277745439E+19</c:v>
                </c:pt>
                <c:pt idx="130">
                  <c:v>2.7268224969313133E+19</c:v>
                </c:pt>
                <c:pt idx="131">
                  <c:v>2.7258210343803888E+19</c:v>
                </c:pt>
                <c:pt idx="132">
                  <c:v>2.7248420370725061E+19</c:v>
                </c:pt>
                <c:pt idx="133">
                  <c:v>2.7238844165182804E+19</c:v>
                </c:pt>
                <c:pt idx="134">
                  <c:v>2.7229470989455905E+19</c:v>
                </c:pt>
              </c:numCache>
            </c:numRef>
          </c:yVal>
          <c:smooth val="0"/>
        </c:ser>
        <c:dLbls>
          <c:showLegendKey val="0"/>
          <c:showVal val="0"/>
          <c:showCatName val="0"/>
          <c:showSerName val="0"/>
          <c:showPercent val="0"/>
          <c:showBubbleSize val="0"/>
        </c:dLbls>
        <c:axId val="172438656"/>
        <c:axId val="172440576"/>
      </c:scatterChart>
      <c:valAx>
        <c:axId val="172438656"/>
        <c:scaling>
          <c:orientation val="minMax"/>
          <c:max val="10"/>
          <c:min val="0"/>
        </c:scaling>
        <c:delete val="0"/>
        <c:axPos val="b"/>
        <c:majorGridlines/>
        <c:title>
          <c:tx>
            <c:strRef>
              <c:f>'Am241)'!$B$11</c:f>
              <c:strCache>
                <c:ptCount val="1"/>
                <c:pt idx="0">
                  <c:v>Temps (années)</c:v>
                </c:pt>
              </c:strCache>
            </c:strRef>
          </c:tx>
          <c:overlay val="0"/>
        </c:title>
        <c:numFmt formatCode="General" sourceLinked="0"/>
        <c:majorTickMark val="out"/>
        <c:minorTickMark val="none"/>
        <c:tickLblPos val="nextTo"/>
        <c:crossAx val="172440576"/>
        <c:crosses val="autoZero"/>
        <c:crossBetween val="midCat"/>
      </c:valAx>
      <c:valAx>
        <c:axId val="172440576"/>
        <c:scaling>
          <c:orientation val="minMax"/>
          <c:min val="2.5E+19"/>
        </c:scaling>
        <c:delete val="0"/>
        <c:axPos val="l"/>
        <c:majorGridlines/>
        <c:title>
          <c:tx>
            <c:strRef>
              <c:f>'Am241)'!$B$12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172438656"/>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'Pu242'!$B$10</c:f>
          <c:strCache>
            <c:ptCount val="1"/>
            <c:pt idx="0">
              <c:v>Comparaison des modèles pour le Pu242</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'Pu242'!$S$2</c:f>
              <c:strCache>
                <c:ptCount val="1"/>
                <c:pt idx="0">
                  <c:v>VESTA - Pu242 </c:v>
                </c:pt>
              </c:strCache>
            </c:strRef>
          </c:tx>
          <c:spPr>
            <a:ln w="28575">
              <a:noFill/>
            </a:ln>
          </c:spPr>
          <c:marker>
            <c:symbol val="square"/>
            <c:size val="7"/>
            <c:spPr>
              <a:solidFill>
                <a:srgbClr val="FF0000"/>
              </a:solidFill>
            </c:spPr>
          </c:marker>
          <c:xVal>
            <c:numRef>
              <c:f>'Pu242'!$R$3:$R$10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'Pu242'!$S$3:$S$9</c:f>
              <c:numCache>
                <c:formatCode>0.0000E+00</c:formatCode>
                <c:ptCount val="7"/>
                <c:pt idx="0">
                  <c:v>5.1070699679853748E+19</c:v>
                </c:pt>
                <c:pt idx="1">
                  <c:v>5.1691620040703025E+19</c:v>
                </c:pt>
                <c:pt idx="2">
                  <c:v>5.2873093505096802E+19</c:v>
                </c:pt>
                <c:pt idx="3">
                  <c:v>5.5149801494877528E+19</c:v>
                </c:pt>
                <c:pt idx="4">
                  <c:v>5.837513781373354E+19</c:v>
                </c:pt>
                <c:pt idx="5">
                  <c:v>6.5765814886620176E+19</c:v>
                </c:pt>
                <c:pt idx="6">
                  <c:v>7.5148611450564936E+19</c:v>
                </c:pt>
              </c:numCache>
            </c:numRef>
          </c:yVal>
          <c:smooth val="0"/>
        </c:ser>
        <c:ser>
          <c:idx val="2"/>
          <c:order val="1"/>
          <c:tx>
            <c:strRef>
              <c:f>'Pu242'!$Q$2</c:f>
              <c:strCache>
                <c:ptCount val="1"/>
                <c:pt idx="0">
                  <c:v>DRAGON - Pu242</c:v>
                </c:pt>
              </c:strCache>
            </c:strRef>
          </c:tx>
          <c:marker>
            <c:symbol val="none"/>
          </c:marker>
          <c:xVal>
            <c:numRef>
              <c:f>'Pu242'!$P$3:$P$511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'Pu242'!$Q$3:$Q$52</c:f>
              <c:numCache>
                <c:formatCode>0.0000E+00</c:formatCode>
                <c:ptCount val="50"/>
                <c:pt idx="0">
                  <c:v>5.1070699679853748E+19</c:v>
                </c:pt>
                <c:pt idx="1">
                  <c:v>5.1783643376817611E+19</c:v>
                </c:pt>
                <c:pt idx="2">
                  <c:v>5.2460690607920366E+19</c:v>
                </c:pt>
                <c:pt idx="3">
                  <c:v>5.3105829869368795E+19</c:v>
                </c:pt>
                <c:pt idx="4">
                  <c:v>5.3721055409266278E+19</c:v>
                </c:pt>
                <c:pt idx="5">
                  <c:v>5.4307364351664538E+19</c:v>
                </c:pt>
                <c:pt idx="6">
                  <c:v>5.4868745192770347E+19</c:v>
                </c:pt>
                <c:pt idx="7">
                  <c:v>5.5404200808532034E+19</c:v>
                </c:pt>
                <c:pt idx="8">
                  <c:v>5.5917719695156363E+19</c:v>
                </c:pt>
                <c:pt idx="9">
                  <c:v>5.6410298976695026E+19</c:v>
                </c:pt>
                <c:pt idx="10">
                  <c:v>5.6882935777199751E+19</c:v>
                </c:pt>
                <c:pt idx="11">
                  <c:v>5.7337624344773911E+19</c:v>
                </c:pt>
                <c:pt idx="12">
                  <c:v>5.777536180346921E+19</c:v>
                </c:pt>
                <c:pt idx="13">
                  <c:v>5.8197145277337346E+19</c:v>
                </c:pt>
                <c:pt idx="14">
                  <c:v>5.8604969014481699E+19</c:v>
                </c:pt>
                <c:pt idx="15">
                  <c:v>5.8998833014902301E+19</c:v>
                </c:pt>
                <c:pt idx="16">
                  <c:v>5.9380731526702531E+19</c:v>
                </c:pt>
                <c:pt idx="17">
                  <c:v>5.9751661673934078E+19</c:v>
                </c:pt>
                <c:pt idx="18">
                  <c:v>6.0111623456596967E+19</c:v>
                </c:pt>
                <c:pt idx="19">
                  <c:v>6.0462611122794562E+19</c:v>
                </c:pt>
                <c:pt idx="20">
                  <c:v>6.0803627548475171E+19</c:v>
                </c:pt>
                <c:pt idx="21">
                  <c:v>6.1137664105793913E+19</c:v>
                </c:pt>
                <c:pt idx="22">
                  <c:v>6.1463723670699065E+19</c:v>
                </c:pt>
                <c:pt idx="23">
                  <c:v>6.1782803367242342E+19</c:v>
                </c:pt>
                <c:pt idx="24">
                  <c:v>6.2095900319475417E+19</c:v>
                </c:pt>
                <c:pt idx="25">
                  <c:v>6.2403014527398314E+19</c:v>
                </c:pt>
                <c:pt idx="26">
                  <c:v>6.2705143115062723E+19</c:v>
                </c:pt>
                <c:pt idx="27">
                  <c:v>6.3002286082468643E+19</c:v>
                </c:pt>
                <c:pt idx="28">
                  <c:v>6.3295440553667772E+19</c:v>
                </c:pt>
                <c:pt idx="29">
                  <c:v>6.358460652866012E+19</c:v>
                </c:pt>
                <c:pt idx="30">
                  <c:v>6.3869784007445651E+19</c:v>
                </c:pt>
                <c:pt idx="31">
                  <c:v>6.4151970114076115E+19</c:v>
                </c:pt>
                <c:pt idx="32">
                  <c:v>6.4430167724499788E+19</c:v>
                </c:pt>
                <c:pt idx="33">
                  <c:v>6.4706371086820041E+19</c:v>
                </c:pt>
                <c:pt idx="34">
                  <c:v>6.4979583076985209E+19</c:v>
                </c:pt>
                <c:pt idx="35">
                  <c:v>6.525080081904699E+19</c:v>
                </c:pt>
                <c:pt idx="36">
                  <c:v>6.5519027188953686E+19</c:v>
                </c:pt>
                <c:pt idx="37">
                  <c:v>6.5785259310756979E+19</c:v>
                </c:pt>
                <c:pt idx="38">
                  <c:v>6.6050494308508574E+19</c:v>
                </c:pt>
                <c:pt idx="39">
                  <c:v>6.6312737934105068E+19</c:v>
                </c:pt>
                <c:pt idx="40">
                  <c:v>6.6572987311598182E+19</c:v>
                </c:pt>
                <c:pt idx="41">
                  <c:v>6.6831242440987886E+19</c:v>
                </c:pt>
                <c:pt idx="42">
                  <c:v>6.7088500446325899E+19</c:v>
                </c:pt>
                <c:pt idx="43">
                  <c:v>6.7343764203560509E+19</c:v>
                </c:pt>
                <c:pt idx="44">
                  <c:v>6.7597033712691741E+19</c:v>
                </c:pt>
                <c:pt idx="45">
                  <c:v>6.7848308973719552E+19</c:v>
                </c:pt>
                <c:pt idx="46">
                  <c:v>6.8098587110695674E+19</c:v>
                </c:pt>
                <c:pt idx="47">
                  <c:v>6.8345873875516719E+19</c:v>
                </c:pt>
                <c:pt idx="48">
                  <c:v>6.8592163516286042E+19</c:v>
                </c:pt>
                <c:pt idx="49">
                  <c:v>6.8836458908951994E+19</c:v>
                </c:pt>
              </c:numCache>
            </c:numRef>
          </c:yVal>
          <c:smooth val="0"/>
        </c:ser>
        <c:ser>
          <c:idx val="4"/>
          <c:order val="2"/>
          <c:tx>
            <c:strRef>
              <c:f>'Pu242'!$K$2</c:f>
              <c:strCache>
                <c:ptCount val="1"/>
                <c:pt idx="0">
                  <c:v>RK1 - N(Pu242)</c:v>
                </c:pt>
              </c:strCache>
            </c:strRef>
          </c:tx>
          <c:spPr>
            <a:ln>
              <a:solidFill>
                <a:schemeClr val="accent1"/>
              </a:solidFill>
            </a:ln>
          </c:spPr>
          <c:marker>
            <c:symbol val="none"/>
          </c:marker>
          <c:xVal>
            <c:numRef>
              <c:f>'Pu242'!$J$3:$J$137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'Pu242'!$K$3:$K$137</c:f>
              <c:numCache>
                <c:formatCode>0.0000E+00</c:formatCode>
                <c:ptCount val="135"/>
                <c:pt idx="0">
                  <c:v>5.1070699679853748E+19</c:v>
                </c:pt>
                <c:pt idx="1">
                  <c:v>5.1407310007414563E+19</c:v>
                </c:pt>
                <c:pt idx="2">
                  <c:v>5.1735278932703445E+19</c:v>
                </c:pt>
                <c:pt idx="3">
                  <c:v>5.2054902252901179E+19</c:v>
                </c:pt>
                <c:pt idx="4">
                  <c:v>5.2366466223856083E+19</c:v>
                </c:pt>
                <c:pt idx="5">
                  <c:v>5.2670247847727866E+19</c:v>
                </c:pt>
                <c:pt idx="6">
                  <c:v>5.2966515152135119E+19</c:v>
                </c:pt>
                <c:pt idx="7">
                  <c:v>5.32555274610577E+19</c:v>
                </c:pt>
                <c:pt idx="8">
                  <c:v>5.3537535657737888E+19</c:v>
                </c:pt>
                <c:pt idx="9">
                  <c:v>5.3812782439816823E+19</c:v>
                </c:pt>
                <c:pt idx="10">
                  <c:v>5.4081502566935757E+19</c:v>
                </c:pt>
                <c:pt idx="11">
                  <c:v>5.4343923101024846E+19</c:v>
                </c:pt>
                <c:pt idx="12">
                  <c:v>5.46002636394955E+19</c:v>
                </c:pt>
                <c:pt idx="13">
                  <c:v>5.4850736541545923E+19</c:v>
                </c:pt>
                <c:pt idx="14">
                  <c:v>5.5095547147783324E+19</c:v>
                </c:pt>
                <c:pt idx="15">
                  <c:v>5.5334893993360032E+19</c:v>
                </c:pt>
                <c:pt idx="16">
                  <c:v>5.5568969014815105E+19</c:v>
                </c:pt>
                <c:pt idx="17">
                  <c:v>5.5797957750807183E+19</c:v>
                </c:pt>
                <c:pt idx="18">
                  <c:v>5.6022039536918823E+19</c:v>
                </c:pt>
                <c:pt idx="19">
                  <c:v>5.6241387694707319E+19</c:v>
                </c:pt>
                <c:pt idx="20">
                  <c:v>5.6456169715171639E+19</c:v>
                </c:pt>
                <c:pt idx="21">
                  <c:v>5.6666547436800205E+19</c:v>
                </c:pt>
                <c:pt idx="22">
                  <c:v>5.6872677218359304E+19</c:v>
                </c:pt>
                <c:pt idx="23">
                  <c:v>5.707471010657715E+19</c:v>
                </c:pt>
                <c:pt idx="24">
                  <c:v>5.7272791998874051E+19</c:v>
                </c:pt>
                <c:pt idx="25">
                  <c:v>5.7467063801284682E+19</c:v>
                </c:pt>
                <c:pt idx="26">
                  <c:v>5.765766158171408E+19</c:v>
                </c:pt>
                <c:pt idx="27">
                  <c:v>5.784471671866481E+19</c:v>
                </c:pt>
                <c:pt idx="28">
                  <c:v>5.8028356045568705E+19</c:v>
                </c:pt>
                <c:pt idx="29">
                  <c:v>5.8208701990852534E+19</c:v>
                </c:pt>
                <c:pt idx="30">
                  <c:v>5.8385872713863242E+19</c:v>
                </c:pt>
                <c:pt idx="31">
                  <c:v>5.8559982236774572E+19</c:v>
                </c:pt>
                <c:pt idx="32">
                  <c:v>5.873114057259334E+19</c:v>
                </c:pt>
                <c:pt idx="33">
                  <c:v>5.8899453849380094E+19</c:v>
                </c:pt>
                <c:pt idx="34">
                  <c:v>5.9065024430795506E+19</c:v>
                </c:pt>
                <c:pt idx="35">
                  <c:v>5.9227951033080545E+19</c:v>
                </c:pt>
                <c:pt idx="36">
                  <c:v>5.9388328838575292E+19</c:v>
                </c:pt>
                <c:pt idx="37">
                  <c:v>5.9546249605878137E+19</c:v>
                </c:pt>
                <c:pt idx="38">
                  <c:v>5.9701801776744047E+19</c:v>
                </c:pt>
                <c:pt idx="39">
                  <c:v>5.9855070579817824E+19</c:v>
                </c:pt>
                <c:pt idx="40">
                  <c:v>6.0006138131295248E+19</c:v>
                </c:pt>
                <c:pt idx="41">
                  <c:v>6.0155083532602335E+19</c:v>
                </c:pt>
                <c:pt idx="42">
                  <c:v>6.0301982965180367E+19</c:v>
                </c:pt>
                <c:pt idx="43">
                  <c:v>6.0446909782461563E+19</c:v>
                </c:pt>
                <c:pt idx="44">
                  <c:v>6.0589934599117898E+19</c:v>
                </c:pt>
                <c:pt idx="45">
                  <c:v>6.0731125377663148E+19</c:v>
                </c:pt>
                <c:pt idx="46">
                  <c:v>6.0870547512485741E+19</c:v>
                </c:pt>
                <c:pt idx="47">
                  <c:v>6.1008263911387881E+19</c:v>
                </c:pt>
                <c:pt idx="48">
                  <c:v>6.1144335074704015E+19</c:v>
                </c:pt>
                <c:pt idx="49">
                  <c:v>6.1278819172069655E+19</c:v>
                </c:pt>
                <c:pt idx="50">
                  <c:v>6.1411772116909507E+19</c:v>
                </c:pt>
                <c:pt idx="51">
                  <c:v>6.1543247638711714E+19</c:v>
                </c:pt>
                <c:pt idx="52">
                  <c:v>6.167329735315311E+19</c:v>
                </c:pt>
                <c:pt idx="53">
                  <c:v>6.1801970830138483E+19</c:v>
                </c:pt>
                <c:pt idx="54">
                  <c:v>6.1929315659814978E+19</c:v>
                </c:pt>
                <c:pt idx="55">
                  <c:v>6.2055377516620939E+19</c:v>
                </c:pt>
                <c:pt idx="56">
                  <c:v>6.2180200221426803E+19</c:v>
                </c:pt>
                <c:pt idx="57">
                  <c:v>6.2303825801823863E+19</c:v>
                </c:pt>
                <c:pt idx="58">
                  <c:v>6.2426294550615237E+19</c:v>
                </c:pt>
                <c:pt idx="59">
                  <c:v>6.2547645082561569E+19</c:v>
                </c:pt>
                <c:pt idx="60">
                  <c:v>6.2667914389432656E+19</c:v>
                </c:pt>
                <c:pt idx="61">
                  <c:v>6.2787137893414511E+19</c:v>
                </c:pt>
                <c:pt idx="62">
                  <c:v>6.2905349498920018E+19</c:v>
                </c:pt>
                <c:pt idx="63">
                  <c:v>6.3022581642849952E+19</c:v>
                </c:pt>
                <c:pt idx="64">
                  <c:v>6.3138865343349588E+19</c:v>
                </c:pt>
                <c:pt idx="65">
                  <c:v>6.3254230247105036E+19</c:v>
                </c:pt>
                <c:pt idx="66">
                  <c:v>6.3368704675221922E+19</c:v>
                </c:pt>
                <c:pt idx="67">
                  <c:v>6.3482315667727933E+19</c:v>
                </c:pt>
                <c:pt idx="68">
                  <c:v>6.359508902673947E+19</c:v>
                </c:pt>
                <c:pt idx="69">
                  <c:v>6.3707049358331421E+19</c:v>
                </c:pt>
                <c:pt idx="70">
                  <c:v>6.3818220113148076E+19</c:v>
                </c:pt>
                <c:pt idx="71">
                  <c:v>6.3928623625791873E+19</c:v>
                </c:pt>
                <c:pt idx="72">
                  <c:v>6.4038281153025778E+19</c:v>
                </c:pt>
                <c:pt idx="73">
                  <c:v>6.4147212910823973E+19</c:v>
                </c:pt>
                <c:pt idx="74">
                  <c:v>6.4255438110304477E+19</c:v>
                </c:pt>
                <c:pt idx="75">
                  <c:v>6.4362974992576455E+19</c:v>
                </c:pt>
                <c:pt idx="76">
                  <c:v>6.4469840862533804E+19</c:v>
                </c:pt>
                <c:pt idx="77">
                  <c:v>6.4576052121625969E+19</c:v>
                </c:pt>
                <c:pt idx="78">
                  <c:v>6.4681624299635761E+19</c:v>
                </c:pt>
                <c:pt idx="79">
                  <c:v>6.4786572085493244E+19</c:v>
                </c:pt>
                <c:pt idx="80">
                  <c:v>6.4890909357153829E+19</c:v>
                </c:pt>
                <c:pt idx="81">
                  <c:v>6.4994649210567967E+19</c:v>
                </c:pt>
                <c:pt idx="82">
                  <c:v>6.5097803987768943E+19</c:v>
                </c:pt>
                <c:pt idx="83">
                  <c:v>6.5200385304104559E+19</c:v>
                </c:pt>
                <c:pt idx="84">
                  <c:v>6.5302404074637689E+19</c:v>
                </c:pt>
                <c:pt idx="85">
                  <c:v>6.5403870539740054E+19</c:v>
                </c:pt>
                <c:pt idx="86">
                  <c:v>6.5504794289902739E+19</c:v>
                </c:pt>
                <c:pt idx="87">
                  <c:v>6.5605184289786356E+19</c:v>
                </c:pt>
                <c:pt idx="88">
                  <c:v>6.5705048901533073E+19</c:v>
                </c:pt>
                <c:pt idx="89">
                  <c:v>6.5804395907362111E+19</c:v>
                </c:pt>
                <c:pt idx="90">
                  <c:v>6.5903232531469574E+19</c:v>
                </c:pt>
                <c:pt idx="91">
                  <c:v>6.6001565461253022E+19</c:v>
                </c:pt>
                <c:pt idx="92">
                  <c:v>6.6099400867880509E+19</c:v>
                </c:pt>
                <c:pt idx="93">
                  <c:v>6.6196744426223206E+19</c:v>
                </c:pt>
                <c:pt idx="94">
                  <c:v>6.6293601334170272E+19</c:v>
                </c:pt>
                <c:pt idx="95">
                  <c:v>6.6389976331343995E+19</c:v>
                </c:pt>
                <c:pt idx="96">
                  <c:v>6.6485873717232787E+19</c:v>
                </c:pt>
                <c:pt idx="97">
                  <c:v>6.6581297368758993E+19</c:v>
                </c:pt>
                <c:pt idx="98">
                  <c:v>6.667625075729811E+19</c:v>
                </c:pt>
                <c:pt idx="99">
                  <c:v>6.6770736965165449E+19</c:v>
                </c:pt>
                <c:pt idx="100">
                  <c:v>6.6864758701585801E+19</c:v>
                </c:pt>
                <c:pt idx="101">
                  <c:v>6.6958318318161256E+19</c:v>
                </c:pt>
                <c:pt idx="102">
                  <c:v>6.7051417823851897E+19</c:v>
                </c:pt>
                <c:pt idx="103">
                  <c:v>6.7144058899483566E+19</c:v>
                </c:pt>
                <c:pt idx="104">
                  <c:v>6.7236242911796634E+19</c:v>
                </c:pt>
                <c:pt idx="105">
                  <c:v>6.7327970927049122E+19</c:v>
                </c:pt>
                <c:pt idx="106">
                  <c:v>6.7419243724187361E+19</c:v>
                </c:pt>
                <c:pt idx="107">
                  <c:v>6.7510061807596749E+19</c:v>
                </c:pt>
                <c:pt idx="108">
                  <c:v>6.7600425419445002E+19</c:v>
                </c:pt>
                <c:pt idx="109">
                  <c:v>6.7690334551629783E+19</c:v>
                </c:pt>
                <c:pt idx="110">
                  <c:v>6.7779788957342392E+19</c:v>
                </c:pt>
                <c:pt idx="111">
                  <c:v>6.7868788162258723E+19</c:v>
                </c:pt>
                <c:pt idx="112">
                  <c:v>6.7957331475368468E+19</c:v>
                </c:pt>
                <c:pt idx="113">
                  <c:v>6.8045417999453209E+19</c:v>
                </c:pt>
                <c:pt idx="114">
                  <c:v>6.8133046641223655E+19</c:v>
                </c:pt>
                <c:pt idx="115">
                  <c:v>6.8220216121126109E+19</c:v>
                </c:pt>
                <c:pt idx="116">
                  <c:v>6.8306924982827901E+19</c:v>
                </c:pt>
                <c:pt idx="117">
                  <c:v>6.8393171602391146E+19</c:v>
                </c:pt>
                <c:pt idx="118">
                  <c:v>6.8478954197144142E+19</c:v>
                </c:pt>
                <c:pt idx="119">
                  <c:v>6.8564270834259182E+19</c:v>
                </c:pt>
                <c:pt idx="120">
                  <c:v>6.8649119439045526E+19</c:v>
                </c:pt>
                <c:pt idx="121">
                  <c:v>6.8733497802965901E+19</c:v>
                </c:pt>
                <c:pt idx="122">
                  <c:v>6.8817403591384687E+19</c:v>
                </c:pt>
                <c:pt idx="123">
                  <c:v>6.8900834351055725E+19</c:v>
                </c:pt>
                <c:pt idx="124">
                  <c:v>6.8983787517357416E+19</c:v>
                </c:pt>
                <c:pt idx="125">
                  <c:v>6.906626042128266E+19</c:v>
                </c:pt>
                <c:pt idx="126">
                  <c:v>6.9148250296190763E+19</c:v>
                </c:pt>
                <c:pt idx="127">
                  <c:v>6.9229754284328485E+19</c:v>
                </c:pt>
                <c:pt idx="128">
                  <c:v>6.9310769443127001E+19</c:v>
                </c:pt>
                <c:pt idx="129">
                  <c:v>6.9391292751281471E+19</c:v>
                </c:pt>
                <c:pt idx="130">
                  <c:v>6.9471321114619593E+19</c:v>
                </c:pt>
                <c:pt idx="131">
                  <c:v>6.9550851371765514E+19</c:v>
                </c:pt>
                <c:pt idx="132">
                  <c:v>6.9629880299605123E+19</c:v>
                </c:pt>
                <c:pt idx="133">
                  <c:v>6.9708404618558611E+19</c:v>
                </c:pt>
                <c:pt idx="134">
                  <c:v>6.9786420997666144E+19</c:v>
                </c:pt>
              </c:numCache>
            </c:numRef>
          </c:yVal>
          <c:smooth val="0"/>
        </c:ser>
        <c:ser>
          <c:idx val="1"/>
          <c:order val="3"/>
          <c:tx>
            <c:strRef>
              <c:f>'Pu242'!$M$2</c:f>
              <c:strCache>
                <c:ptCount val="1"/>
                <c:pt idx="0">
                  <c:v>O5 - N(Pu242)</c:v>
                </c:pt>
              </c:strCache>
            </c:strRef>
          </c:tx>
          <c:marker>
            <c:symbol val="none"/>
          </c:marker>
          <c:xVal>
            <c:numRef>
              <c:f>'Pu242'!$L$3:$L$123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'Pu242'!$M$3:$M$116</c:f>
              <c:numCache>
                <c:formatCode>0.0000E+00</c:formatCode>
                <c:ptCount val="114"/>
                <c:pt idx="0">
                  <c:v>5.1070699679853748E+19</c:v>
                </c:pt>
                <c:pt idx="1">
                  <c:v>5.1403038210650227E+19</c:v>
                </c:pt>
                <c:pt idx="2">
                  <c:v>5.1727025642489274E+19</c:v>
                </c:pt>
                <c:pt idx="3">
                  <c:v>5.2042943820107784E+19</c:v>
                </c:pt>
                <c:pt idx="4">
                  <c:v>5.2351065622197903E+19</c:v>
                </c:pt>
                <c:pt idx="5">
                  <c:v>5.2651655249050952E+19</c:v>
                </c:pt>
                <c:pt idx="6">
                  <c:v>5.2944968510201225E+19</c:v>
                </c:pt>
                <c:pt idx="7">
                  <c:v>5.3231253112069841E+19</c:v>
                </c:pt>
                <c:pt idx="8">
                  <c:v>5.3510748945608696E+19</c:v>
                </c:pt>
                <c:pt idx="9">
                  <c:v>5.3783688373944222E+19</c:v>
                </c:pt>
                <c:pt idx="10">
                  <c:v>5.4050296520021344E+19</c:v>
                </c:pt>
                <c:pt idx="11">
                  <c:v>5.431079155424727E+19</c:v>
                </c:pt>
                <c:pt idx="12">
                  <c:v>5.4565384982135439E+19</c:v>
                </c:pt>
                <c:pt idx="13">
                  <c:v>5.4814260506297049E+19</c:v>
                </c:pt>
                <c:pt idx="14">
                  <c:v>5.5057629186330255E+19</c:v>
                </c:pt>
                <c:pt idx="15">
                  <c:v>5.5295681088236462E+19</c:v>
                </c:pt>
                <c:pt idx="16">
                  <c:v>5.5528600046657716E+19</c:v>
                </c:pt>
                <c:pt idx="17">
                  <c:v>5.5756563866682458E+19</c:v>
                </c:pt>
                <c:pt idx="18">
                  <c:v>5.5979744525651198E+19</c:v>
                </c:pt>
                <c:pt idx="19">
                  <c:v>5.6198308374962225E+19</c:v>
                </c:pt>
                <c:pt idx="20">
                  <c:v>5.6412416341877375E+19</c:v>
                </c:pt>
                <c:pt idx="21">
                  <c:v>5.6622224131327672E+19</c:v>
                </c:pt>
                <c:pt idx="22">
                  <c:v>5.6827882427719123E+19</c:v>
                </c:pt>
                <c:pt idx="23">
                  <c:v>5.7029537096738398E+19</c:v>
                </c:pt>
                <c:pt idx="24">
                  <c:v>5.7227329387158503E+19</c:v>
                </c:pt>
                <c:pt idx="25">
                  <c:v>5.7421381101686874E+19</c:v>
                </c:pt>
                <c:pt idx="26">
                  <c:v>5.7611833292816613E+19</c:v>
                </c:pt>
                <c:pt idx="27">
                  <c:v>5.7798812344617558E+19</c:v>
                </c:pt>
                <c:pt idx="28">
                  <c:v>5.7982440328300675E+19</c:v>
                </c:pt>
                <c:pt idx="29">
                  <c:v>5.8162835143782515E+19</c:v>
                </c:pt>
                <c:pt idx="30">
                  <c:v>5.8340110661249786E+19</c:v>
                </c:pt>
                <c:pt idx="31">
                  <c:v>5.8514376862723817E+19</c:v>
                </c:pt>
                <c:pt idx="32">
                  <c:v>5.868573998362511E+19</c:v>
                </c:pt>
                <c:pt idx="33">
                  <c:v>5.885430265433781E+19</c:v>
                </c:pt>
                <c:pt idx="34">
                  <c:v>5.9020164041774268E+19</c:v>
                </c:pt>
                <c:pt idx="35">
                  <c:v>5.9183419990939501E+19</c:v>
                </c:pt>
                <c:pt idx="36">
                  <c:v>5.9344163166495744E+19</c:v>
                </c:pt>
                <c:pt idx="37">
                  <c:v>5.9502472640465789E+19</c:v>
                </c:pt>
                <c:pt idx="38">
                  <c:v>5.9658441061338784E+19</c:v>
                </c:pt>
                <c:pt idx="39">
                  <c:v>5.9812150839716348E+19</c:v>
                </c:pt>
                <c:pt idx="40">
                  <c:v>5.9963681418726294E+19</c:v>
                </c:pt>
                <c:pt idx="41">
                  <c:v>6.0113109373273948E+19</c:v>
                </c:pt>
                <c:pt idx="42">
                  <c:v>6.026050850929324E+19</c:v>
                </c:pt>
                <c:pt idx="43">
                  <c:v>6.0405949962998071E+19</c:v>
                </c:pt>
                <c:pt idx="44">
                  <c:v>6.0549502300133417E+19</c:v>
                </c:pt>
                <c:pt idx="45">
                  <c:v>6.0691231615226561E+19</c:v>
                </c:pt>
                <c:pt idx="46">
                  <c:v>6.0831201630838391E+19</c:v>
                </c:pt>
                <c:pt idx="47">
                  <c:v>6.0969473796814529E+19</c:v>
                </c:pt>
                <c:pt idx="48">
                  <c:v>6.1106107389536633E+19</c:v>
                </c:pt>
                <c:pt idx="49">
                  <c:v>6.1241152194658583E+19</c:v>
                </c:pt>
                <c:pt idx="50">
                  <c:v>6.1374667598933328E+19</c:v>
                </c:pt>
                <c:pt idx="51">
                  <c:v>6.1506705855702352E+19</c:v>
                </c:pt>
                <c:pt idx="52">
                  <c:v>6.1637317193449054E+19</c:v>
                </c:pt>
                <c:pt idx="53">
                  <c:v>6.1766549885304979E+19</c:v>
                </c:pt>
                <c:pt idx="54">
                  <c:v>6.1894450318556054E+19</c:v>
                </c:pt>
                <c:pt idx="55">
                  <c:v>6.2021063064148836E+19</c:v>
                </c:pt>
                <c:pt idx="56">
                  <c:v>6.2146430946196824E+19</c:v>
                </c:pt>
                <c:pt idx="57">
                  <c:v>6.2270595111486513E+19</c:v>
                </c:pt>
                <c:pt idx="58">
                  <c:v>6.2393595098983842E+19</c:v>
                </c:pt>
                <c:pt idx="59">
                  <c:v>6.2515468909340328E+19</c:v>
                </c:pt>
                <c:pt idx="60">
                  <c:v>6.2636253074399281E+19</c:v>
                </c:pt>
                <c:pt idx="61">
                  <c:v>6.275597751085985E+19</c:v>
                </c:pt>
                <c:pt idx="62">
                  <c:v>6.2874678946464039E+19</c:v>
                </c:pt>
                <c:pt idx="63">
                  <c:v>6.2992389151244018E+19</c:v>
                </c:pt>
                <c:pt idx="64">
                  <c:v>6.3109138529718493E+19</c:v>
                </c:pt>
                <c:pt idx="65">
                  <c:v>6.3224956169474064E+19</c:v>
                </c:pt>
                <c:pt idx="66">
                  <c:v>6.3339869889746371E+19</c:v>
                </c:pt>
                <c:pt idx="67">
                  <c:v>6.3453906290001322E+19</c:v>
                </c:pt>
                <c:pt idx="68">
                  <c:v>6.3567090798516355E+19</c:v>
                </c:pt>
                <c:pt idx="69">
                  <c:v>6.3679447720961647E+19</c:v>
                </c:pt>
                <c:pt idx="70">
                  <c:v>6.3791000288981393E+19</c:v>
                </c:pt>
                <c:pt idx="71">
                  <c:v>6.3901770708774896E+19</c:v>
                </c:pt>
                <c:pt idx="72">
                  <c:v>6.4011780209677976E+19</c:v>
                </c:pt>
                <c:pt idx="73">
                  <c:v>6.4121045422194622E+19</c:v>
                </c:pt>
                <c:pt idx="74">
                  <c:v>6.42295878259224E+19</c:v>
                </c:pt>
                <c:pt idx="75">
                  <c:v>6.4337425467452604E+19</c:v>
                </c:pt>
                <c:pt idx="76">
                  <c:v>6.4444575487855272E+19</c:v>
                </c:pt>
                <c:pt idx="77">
                  <c:v>6.4551054156531876E+19</c:v>
                </c:pt>
                <c:pt idx="78">
                  <c:v>6.4656876905067708E+19</c:v>
                </c:pt>
                <c:pt idx="79">
                  <c:v>6.4762058361084551E+19</c:v>
                </c:pt>
                <c:pt idx="80">
                  <c:v>6.4866612382093066E+19</c:v>
                </c:pt>
                <c:pt idx="81">
                  <c:v>6.4970552089345352E+19</c:v>
                </c:pt>
                <c:pt idx="82">
                  <c:v>6.5073889901687562E+19</c:v>
                </c:pt>
                <c:pt idx="83">
                  <c:v>6.517663756941226E+19</c:v>
                </c:pt>
                <c:pt idx="84">
                  <c:v>6.5278806208111084E+19</c:v>
                </c:pt>
                <c:pt idx="85">
                  <c:v>6.5380403748300882E+19</c:v>
                </c:pt>
                <c:pt idx="86">
                  <c:v>6.5481441586761097E+19</c:v>
                </c:pt>
                <c:pt idx="87">
                  <c:v>6.5581928755328508E+19</c:v>
                </c:pt>
                <c:pt idx="88">
                  <c:v>6.5681873699958014E+19</c:v>
                </c:pt>
                <c:pt idx="89">
                  <c:v>6.578128430420453E+19</c:v>
                </c:pt>
                <c:pt idx="90">
                  <c:v>6.5880167912704991E+19</c:v>
                </c:pt>
                <c:pt idx="91">
                  <c:v>6.5978531354660282E+19</c:v>
                </c:pt>
                <c:pt idx="92">
                  <c:v>6.6076380967317217E+19</c:v>
                </c:pt>
                <c:pt idx="93">
                  <c:v>6.617372261945054E+19</c:v>
                </c:pt>
                <c:pt idx="94">
                  <c:v>6.6270561734844867E+19</c:v>
                </c:pt>
                <c:pt idx="95">
                  <c:v>6.6366903315776627E+19</c:v>
                </c:pt>
                <c:pt idx="96">
                  <c:v>6.6462751966496096E+19</c:v>
                </c:pt>
                <c:pt idx="97">
                  <c:v>6.6558110097062633E+19</c:v>
                </c:pt>
                <c:pt idx="98">
                  <c:v>6.6652982606448599E+19</c:v>
                </c:pt>
                <c:pt idx="99">
                  <c:v>6.6747372776208253E+19</c:v>
                </c:pt>
                <c:pt idx="100">
                  <c:v>6.6841283522829304E+19</c:v>
                </c:pt>
                <c:pt idx="101">
                  <c:v>6.6934717413913403E+19</c:v>
                </c:pt>
                <c:pt idx="102">
                  <c:v>6.702767668435642E+19</c:v>
                </c:pt>
                <c:pt idx="103">
                  <c:v>6.7120163252528923E+19</c:v>
                </c:pt>
                <c:pt idx="104">
                  <c:v>6.7212178736456516E+19</c:v>
                </c:pt>
                <c:pt idx="105">
                  <c:v>6.7303724470000222E+19</c:v>
                </c:pt>
                <c:pt idx="106">
                  <c:v>6.7394801519036891E+19</c:v>
                </c:pt>
                <c:pt idx="107">
                  <c:v>6.7485410697639608E+19</c:v>
                </c:pt>
                <c:pt idx="108">
                  <c:v>6.7575552584257995E+19</c:v>
                </c:pt>
                <c:pt idx="109">
                  <c:v>6.7665226257032962E+19</c:v>
                </c:pt>
                <c:pt idx="110">
                  <c:v>6.7754432589992894E+19</c:v>
                </c:pt>
                <c:pt idx="111">
                  <c:v>6.7843171362121875E+19</c:v>
                </c:pt>
                <c:pt idx="112">
                  <c:v>6.7931442138596557E+19</c:v>
                </c:pt>
                <c:pt idx="113">
                  <c:v>6.801924428182877E+19</c:v>
                </c:pt>
              </c:numCache>
            </c:numRef>
          </c:yVal>
          <c:smooth val="0"/>
        </c:ser>
        <c:ser>
          <c:idx val="0"/>
          <c:order val="4"/>
          <c:tx>
            <c:strRef>
              <c:f>'Pu242'!$O$2</c:f>
              <c:strCache>
                <c:ptCount val="1"/>
                <c:pt idx="0">
                  <c:v> Exact Simpl. - N(Pu242)</c:v>
                </c:pt>
              </c:strCache>
            </c:strRef>
          </c:tx>
          <c:spPr>
            <a:ln>
              <a:solidFill>
                <a:schemeClr val="tx1"/>
              </a:solidFill>
            </a:ln>
          </c:spPr>
          <c:marker>
            <c:symbol val="none"/>
          </c:marker>
          <c:xVal>
            <c:numRef>
              <c:f>'Pu242'!$N$3:$N$137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'Pu242'!$O$3:$O$137</c:f>
              <c:numCache>
                <c:formatCode>0.0000E+00</c:formatCode>
                <c:ptCount val="135"/>
                <c:pt idx="0">
                  <c:v>5.1070699679853543E+19</c:v>
                </c:pt>
                <c:pt idx="1">
                  <c:v>5.1403038210638676E+19</c:v>
                </c:pt>
                <c:pt idx="2">
                  <c:v>5.1727025641732014E+19</c:v>
                </c:pt>
                <c:pt idx="3">
                  <c:v>5.2042943811497558E+19</c:v>
                </c:pt>
                <c:pt idx="4">
                  <c:v>5.2351065574077039E+19</c:v>
                </c:pt>
                <c:pt idx="5">
                  <c:v>5.2651655066511081E+19</c:v>
                </c:pt>
                <c:pt idx="6">
                  <c:v>5.2944967968094093E+19</c:v>
                </c:pt>
                <c:pt idx="7">
                  <c:v>5.3231251752183923E+19</c:v>
                </c:pt>
                <c:pt idx="8">
                  <c:v>5.351074593069151E+19</c:v>
                </c:pt>
                <c:pt idx="9">
                  <c:v>5.3783682291456147E+19</c:v>
                </c:pt>
                <c:pt idx="10">
                  <c:v>5.4050285128719401E+19</c:v>
                </c:pt>
                <c:pt idx="11">
                  <c:v>5.431077146689808E+19</c:v>
                </c:pt>
                <c:pt idx="12">
                  <c:v>5.4565351277845283E+19</c:v>
                </c:pt>
                <c:pt idx="13">
                  <c:v>5.4814227691796496E+19</c:v>
                </c:pt>
                <c:pt idx="14">
                  <c:v>5.5057597202179129E+19</c:v>
                </c:pt>
                <c:pt idx="15">
                  <c:v>5.5295649864464466E+19</c:v>
                </c:pt>
                <c:pt idx="16">
                  <c:v>5.552856948923895E+19</c:v>
                </c:pt>
                <c:pt idx="17">
                  <c:v>5.5756533829655003E+19</c:v>
                </c:pt>
                <c:pt idx="18">
                  <c:v>5.5979714763434426E+19</c:v>
                </c:pt>
                <c:pt idx="19">
                  <c:v>5.6198278469574164E+19</c:v>
                </c:pt>
                <c:pt idx="20">
                  <c:v>5.6412385599911592E+19</c:v>
                </c:pt>
                <c:pt idx="21">
                  <c:v>5.6622191445700051E+19</c:v>
                </c:pt>
                <c:pt idx="22">
                  <c:v>5.682784609933738E+19</c:v>
                </c:pt>
                <c:pt idx="23">
                  <c:v>5.7029494611385844E+19</c:v>
                </c:pt>
                <c:pt idx="24">
                  <c:v>5.7227277143026303E+19</c:v>
                </c:pt>
                <c:pt idx="25">
                  <c:v>5.7421329114073399E+19</c:v>
                </c:pt>
                <c:pt idx="26">
                  <c:v>5.7611781346681225E+19</c:v>
                </c:pt>
                <c:pt idx="27">
                  <c:v>5.7798760204869796E+19</c:v>
                </c:pt>
                <c:pt idx="28">
                  <c:v>5.7982387729983177E+19</c:v>
                </c:pt>
                <c:pt idx="29">
                  <c:v>5.8162781772207555E+19</c:v>
                </c:pt>
                <c:pt idx="30">
                  <c:v>5.8340056118258729E+19</c:v>
                </c:pt>
                <c:pt idx="31">
                  <c:v>5.851432061534693E+19</c:v>
                </c:pt>
                <c:pt idx="32">
                  <c:v>5.8685681291534631E+19</c:v>
                </c:pt>
                <c:pt idx="33">
                  <c:v>5.885424047258334E+19</c:v>
                </c:pt>
                <c:pt idx="34">
                  <c:v>5.9020096895397331E+19</c:v>
                </c:pt>
                <c:pt idx="35">
                  <c:v>5.918334581815876E+19</c:v>
                </c:pt>
                <c:pt idx="36">
                  <c:v>5.9344079127252533E+19</c:v>
                </c:pt>
                <c:pt idx="37">
                  <c:v>5.9502385441072939E+19</c:v>
                </c:pt>
                <c:pt idx="38">
                  <c:v>5.9658350210799796E+19</c:v>
                </c:pt>
                <c:pt idx="39">
                  <c:v>5.9812055818238394E+19</c:v>
                </c:pt>
                <c:pt idx="40">
                  <c:v>5.9963581670798492E+19</c:v>
                </c:pt>
                <c:pt idx="41">
                  <c:v>6.011300429370386E+19</c:v>
                </c:pt>
                <c:pt idx="42">
                  <c:v>6.0260397419508695E+19</c:v>
                </c:pt>
                <c:pt idx="43">
                  <c:v>6.0405832074996777E+19</c:v>
                </c:pt>
                <c:pt idx="44">
                  <c:v>6.0549376665543246E+19</c:v>
                </c:pt>
                <c:pt idx="45">
                  <c:v>6.0691097057009533E+19</c:v>
                </c:pt>
                <c:pt idx="46">
                  <c:v>6.0831056655242625E+19</c:v>
                </c:pt>
                <c:pt idx="47">
                  <c:v>6.0969316483249766E+19</c:v>
                </c:pt>
                <c:pt idx="48">
                  <c:v>6.1105935256113381E+19</c:v>
                </c:pt>
                <c:pt idx="49">
                  <c:v>6.1240969453713359E+19</c:v>
                </c:pt>
                <c:pt idx="50">
                  <c:v>6.1374473391319024E+19</c:v>
                </c:pt>
                <c:pt idx="51">
                  <c:v>6.1506499288112103E+19</c:v>
                </c:pt>
                <c:pt idx="52">
                  <c:v>6.1637097333701181E+19</c:v>
                </c:pt>
                <c:pt idx="53">
                  <c:v>6.1766315752685601E+19</c:v>
                </c:pt>
                <c:pt idx="54">
                  <c:v>6.1894200867322692E+19</c:v>
                </c:pt>
                <c:pt idx="55">
                  <c:v>6.202079715835809E+19</c:v>
                </c:pt>
                <c:pt idx="56">
                  <c:v>6.2146147324065317E+19</c:v>
                </c:pt>
                <c:pt idx="57">
                  <c:v>6.2270292337553637E+19</c:v>
                </c:pt>
                <c:pt idx="58">
                  <c:v>6.2393271502388298E+19</c:v>
                </c:pt>
                <c:pt idx="59">
                  <c:v>6.2515122506572857E+19</c:v>
                </c:pt>
                <c:pt idx="60">
                  <c:v>6.2635881474945417E+19</c:v>
                </c:pt>
                <c:pt idx="61">
                  <c:v>6.2755583020027838E+19</c:v>
                </c:pt>
                <c:pt idx="62">
                  <c:v>6.2874260291376677E+19</c:v>
                </c:pt>
                <c:pt idx="63">
                  <c:v>6.2991945023478071E+19</c:v>
                </c:pt>
                <c:pt idx="64">
                  <c:v>6.31086675822283E+19</c:v>
                </c:pt>
                <c:pt idx="65">
                  <c:v>6.3224457010041094E+19</c:v>
                </c:pt>
                <c:pt idx="66">
                  <c:v>6.3339341069620576E+19</c:v>
                </c:pt>
                <c:pt idx="67">
                  <c:v>6.3453346286439268E+19</c:v>
                </c:pt>
                <c:pt idx="68">
                  <c:v>6.3566497989957255E+19</c:v>
                </c:pt>
                <c:pt idx="69">
                  <c:v>6.3678820353619722E+19</c:v>
                </c:pt>
                <c:pt idx="70">
                  <c:v>6.3790336433669243E+19</c:v>
                </c:pt>
                <c:pt idx="71">
                  <c:v>6.3901068206801617E+19</c:v>
                </c:pt>
                <c:pt idx="72">
                  <c:v>6.401103660670727E+19</c:v>
                </c:pt>
                <c:pt idx="73">
                  <c:v>6.4120261559521116E+19</c:v>
                </c:pt>
                <c:pt idx="74">
                  <c:v>6.4228762018219983E+19</c:v>
                </c:pt>
                <c:pt idx="75">
                  <c:v>6.4336555995992261E+19</c:v>
                </c:pt>
                <c:pt idx="76">
                  <c:v>6.4443660598611837E+19</c:v>
                </c:pt>
                <c:pt idx="77">
                  <c:v>6.4550092055847502E+19</c:v>
                </c:pt>
                <c:pt idx="78">
                  <c:v>6.4655865751927521E+19</c:v>
                </c:pt>
                <c:pt idx="79">
                  <c:v>6.4760996255098995E+19</c:v>
                </c:pt>
                <c:pt idx="80">
                  <c:v>6.4865497346293498E+19</c:v>
                </c:pt>
                <c:pt idx="81">
                  <c:v>6.4969382046938694E+19</c:v>
                </c:pt>
                <c:pt idx="82">
                  <c:v>6.5072662645929247E+19</c:v>
                </c:pt>
                <c:pt idx="83">
                  <c:v>6.5175350725789811E+19</c:v>
                </c:pt>
                <c:pt idx="84">
                  <c:v>6.5277457188045652E+19</c:v>
                </c:pt>
                <c:pt idx="85">
                  <c:v>6.5378992277832892E+19</c:v>
                </c:pt>
                <c:pt idx="86">
                  <c:v>6.5479965607758135E+19</c:v>
                </c:pt>
                <c:pt idx="87">
                  <c:v>6.5580386181043454E+19</c:v>
                </c:pt>
                <c:pt idx="88">
                  <c:v>6.5680262413963166E+19</c:v>
                </c:pt>
                <c:pt idx="89">
                  <c:v>6.5779602157604831E+19</c:v>
                </c:pt>
                <c:pt idx="90">
                  <c:v>6.5878412718964441E+19</c:v>
                </c:pt>
                <c:pt idx="91">
                  <c:v>6.59767008814022E+19</c:v>
                </c:pt>
                <c:pt idx="92">
                  <c:v>6.607447292447241E+19</c:v>
                </c:pt>
                <c:pt idx="93">
                  <c:v>6.6171734643147309E+19</c:v>
                </c:pt>
                <c:pt idx="94">
                  <c:v>6.6268491366454624E+19</c:v>
                </c:pt>
                <c:pt idx="95">
                  <c:v>6.6364747975539556E+19</c:v>
                </c:pt>
                <c:pt idx="96">
                  <c:v>6.6460508921175769E+19</c:v>
                </c:pt>
                <c:pt idx="97">
                  <c:v>6.6555778240733872E+19</c:v>
                </c:pt>
                <c:pt idx="98">
                  <c:v>6.6650559574629319E+19</c:v>
                </c:pt>
                <c:pt idx="99">
                  <c:v>6.6744856182258336E+19</c:v>
                </c:pt>
                <c:pt idx="100">
                  <c:v>6.6838670957444071E+19</c:v>
                </c:pt>
                <c:pt idx="101">
                  <c:v>6.6932006443399676E+19</c:v>
                </c:pt>
                <c:pt idx="102">
                  <c:v>6.7024864847227978E+19</c:v>
                </c:pt>
                <c:pt idx="103">
                  <c:v>6.7117248053967585E+19</c:v>
                </c:pt>
                <c:pt idx="104">
                  <c:v>6.7209157640200421E+19</c:v>
                </c:pt>
                <c:pt idx="105">
                  <c:v>6.730059488723275E+19</c:v>
                </c:pt>
                <c:pt idx="106">
                  <c:v>6.7391560793861423E+19</c:v>
                </c:pt>
                <c:pt idx="107">
                  <c:v>6.7482056088739217E+19</c:v>
                </c:pt>
                <c:pt idx="108">
                  <c:v>6.7572081242347733E+19</c:v>
                </c:pt>
                <c:pt idx="109">
                  <c:v>6.7661636478593335E+19</c:v>
                </c:pt>
                <c:pt idx="110">
                  <c:v>6.7750721786031768E+19</c:v>
                </c:pt>
                <c:pt idx="111">
                  <c:v>6.7839336928738509E+19</c:v>
                </c:pt>
                <c:pt idx="112">
                  <c:v>6.7927481456829891E+19</c:v>
                </c:pt>
                <c:pt idx="113">
                  <c:v>6.80151547166469E+19</c:v>
                </c:pt>
                <c:pt idx="114">
                  <c:v>6.810235586061176E+19</c:v>
                </c:pt>
                <c:pt idx="115">
                  <c:v>6.81890838567685E+19</c:v>
                </c:pt>
                <c:pt idx="116">
                  <c:v>6.8275337498011599E+19</c:v>
                </c:pt>
                <c:pt idx="117">
                  <c:v>6.8361115411016876E+19</c:v>
                </c:pt>
                <c:pt idx="118">
                  <c:v>6.8446416064881656E+19</c:v>
                </c:pt>
                <c:pt idx="119">
                  <c:v>6.8531237779480871E+19</c:v>
                </c:pt>
                <c:pt idx="120">
                  <c:v>6.8615578733550305E+19</c:v>
                </c:pt>
                <c:pt idx="121">
                  <c:v>6.8699436972502614E+19</c:v>
                </c:pt>
                <c:pt idx="122">
                  <c:v>6.8782810415985099E+19</c:v>
                </c:pt>
                <c:pt idx="123">
                  <c:v>6.8865696865186316E+19</c:v>
                </c:pt>
                <c:pt idx="124">
                  <c:v>6.8948094009898893E+19</c:v>
                </c:pt>
                <c:pt idx="125">
                  <c:v>6.9029999435346018E+19</c:v>
                </c:pt>
                <c:pt idx="126">
                  <c:v>6.9111410628778459E+19</c:v>
                </c:pt>
                <c:pt idx="127">
                  <c:v>6.9192324985846596E+19</c:v>
                </c:pt>
                <c:pt idx="128">
                  <c:v>6.9272739816759853E+19</c:v>
                </c:pt>
                <c:pt idx="129">
                  <c:v>6.9352652352232096E+19</c:v>
                </c:pt>
                <c:pt idx="130">
                  <c:v>6.9432059749225529E+19</c:v>
                </c:pt>
                <c:pt idx="131">
                  <c:v>6.9510959096495669E+19</c:v>
                </c:pt>
                <c:pt idx="132">
                  <c:v>6.9589347419943797E+19</c:v>
                </c:pt>
                <c:pt idx="133">
                  <c:v>6.9667221687784767E+19</c:v>
                </c:pt>
                <c:pt idx="134">
                  <c:v>6.9744578815531057E+19</c:v>
                </c:pt>
              </c:numCache>
            </c:numRef>
          </c:yVal>
          <c:smooth val="0"/>
        </c:ser>
        <c:dLbls>
          <c:showLegendKey val="0"/>
          <c:showVal val="0"/>
          <c:showCatName val="0"/>
          <c:showSerName val="0"/>
          <c:showPercent val="0"/>
          <c:showBubbleSize val="0"/>
        </c:dLbls>
        <c:axId val="172485248"/>
        <c:axId val="180945664"/>
      </c:scatterChart>
      <c:valAx>
        <c:axId val="172485248"/>
        <c:scaling>
          <c:orientation val="minMax"/>
          <c:max val="10"/>
          <c:min val="0"/>
        </c:scaling>
        <c:delete val="0"/>
        <c:axPos val="b"/>
        <c:majorGridlines/>
        <c:title>
          <c:tx>
            <c:strRef>
              <c:f>'Pu242'!$B$11</c:f>
              <c:strCache>
                <c:ptCount val="1"/>
                <c:pt idx="0">
                  <c:v>Temps (années)</c:v>
                </c:pt>
              </c:strCache>
            </c:strRef>
          </c:tx>
          <c:overlay val="0"/>
        </c:title>
        <c:numFmt formatCode="General" sourceLinked="0"/>
        <c:majorTickMark val="out"/>
        <c:minorTickMark val="none"/>
        <c:tickLblPos val="nextTo"/>
        <c:crossAx val="180945664"/>
        <c:crosses val="autoZero"/>
        <c:crossBetween val="midCat"/>
      </c:valAx>
      <c:valAx>
        <c:axId val="180945664"/>
        <c:scaling>
          <c:orientation val="minMax"/>
          <c:min val="4E+19"/>
        </c:scaling>
        <c:delete val="0"/>
        <c:axPos val="l"/>
        <c:majorGridlines/>
        <c:title>
          <c:tx>
            <c:strRef>
              <c:f>'Pu242'!$B$12</c:f>
              <c:strCache>
                <c:ptCount val="1"/>
                <c:pt idx="0">
                  <c:v>Quantité (t)</c:v>
                </c:pt>
              </c:strCache>
            </c:strRef>
          </c:tx>
          <c:layout>
            <c:manualLayout>
              <c:xMode val="edge"/>
              <c:yMode val="edge"/>
              <c:x val="2.6442978102155332E-2"/>
              <c:y val="0.40050370566825777"/>
            </c:manualLayout>
          </c:layout>
          <c:overlay val="0"/>
          <c:txPr>
            <a:bodyPr rot="-5400000" vert="horz"/>
            <a:lstStyle/>
            <a:p>
              <a:pPr>
                <a:defRPr/>
              </a:pPr>
              <a:endParaRPr lang="fr-FR"/>
            </a:p>
          </c:txPr>
        </c:title>
        <c:numFmt formatCode="0.0E+00" sourceLinked="0"/>
        <c:majorTickMark val="out"/>
        <c:minorTickMark val="none"/>
        <c:tickLblPos val="nextTo"/>
        <c:crossAx val="172485248"/>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a:pPr>
            <a:r>
              <a:rPr lang="fr-FR" sz="1400"/>
              <a:t>Vecteur Pu au cours du temps (RK1)</a:t>
            </a:r>
          </a:p>
        </c:rich>
      </c:tx>
      <c:overlay val="0"/>
    </c:title>
    <c:autoTitleDeleted val="0"/>
    <c:plotArea>
      <c:layout/>
      <c:areaChart>
        <c:grouping val="percentStacked"/>
        <c:varyColors val="0"/>
        <c:ser>
          <c:idx val="1"/>
          <c:order val="0"/>
          <c:tx>
            <c:strRef>
              <c:f>mod.RK1!$K$1</c:f>
              <c:strCache>
                <c:ptCount val="1"/>
                <c:pt idx="0">
                  <c:v>N(Pu239)</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mod.RK1!$K$2:$K$132</c:f>
              <c:numCache>
                <c:formatCode>0.00</c:formatCode>
                <c:ptCount val="131"/>
                <c:pt idx="0">
                  <c:v>2.1782E+21</c:v>
                </c:pt>
                <c:pt idx="1">
                  <c:v>2.1746804294197565E+21</c:v>
                </c:pt>
                <c:pt idx="2">
                  <c:v>2.1711193080469499E+21</c:v>
                </c:pt>
                <c:pt idx="3">
                  <c:v>2.167517719189603E+21</c:v>
                </c:pt>
                <c:pt idx="4">
                  <c:v>2.1638767252979618E+21</c:v>
                </c:pt>
                <c:pt idx="5">
                  <c:v>2.1601973683553546E+21</c:v>
                </c:pt>
                <c:pt idx="6">
                  <c:v>2.156480670261362E+21</c:v>
                </c:pt>
                <c:pt idx="7">
                  <c:v>2.1527276332074646E+21</c:v>
                </c:pt>
                <c:pt idx="8">
                  <c:v>2.1489392400453363E+21</c:v>
                </c:pt>
                <c:pt idx="9">
                  <c:v>2.1451164546479418E+21</c:v>
                </c:pt>
                <c:pt idx="10">
                  <c:v>2.1412602222635951E+21</c:v>
                </c:pt>
                <c:pt idx="11">
                  <c:v>2.1373714698631315E+21</c:v>
                </c:pt>
                <c:pt idx="12">
                  <c:v>2.1334511064803437E+21</c:v>
                </c:pt>
                <c:pt idx="13">
                  <c:v>2.1295000235458243E+21</c:v>
                </c:pt>
                <c:pt idx="14">
                  <c:v>2.1255190952143581E+21</c:v>
                </c:pt>
                <c:pt idx="15">
                  <c:v>2.1215091786860022E+21</c:v>
                </c:pt>
                <c:pt idx="16">
                  <c:v>2.1174711145209861E+21</c:v>
                </c:pt>
                <c:pt idx="17">
                  <c:v>2.1134057269485673E+21</c:v>
                </c:pt>
                <c:pt idx="18">
                  <c:v>2.1093138241699654E+21</c:v>
                </c:pt>
                <c:pt idx="19">
                  <c:v>2.1051961986555039E+21</c:v>
                </c:pt>
                <c:pt idx="20">
                  <c:v>2.1010536274360787E+21</c:v>
                </c:pt>
                <c:pt idx="21">
                  <c:v>2.0968868723890735E+21</c:v>
                </c:pt>
                <c:pt idx="22">
                  <c:v>2.0926966805188371E+21</c:v>
                </c:pt>
                <c:pt idx="23">
                  <c:v>2.0884837842318375E+21</c:v>
                </c:pt>
                <c:pt idx="24">
                  <c:v>2.0842489016066019E+21</c:v>
                </c:pt>
                <c:pt idx="25">
                  <c:v>2.0799927366585494E+21</c:v>
                </c:pt>
                <c:pt idx="26">
                  <c:v>2.0757159795998251E+21</c:v>
                </c:pt>
                <c:pt idx="27">
                  <c:v>2.0714193070942349E+21</c:v>
                </c:pt>
                <c:pt idx="28">
                  <c:v>2.0671033825073826E+21</c:v>
                </c:pt>
                <c:pt idx="29">
                  <c:v>2.062768856152109E+21</c:v>
                </c:pt>
                <c:pt idx="30">
                  <c:v>2.0584163655293241E+21</c:v>
                </c:pt>
                <c:pt idx="31">
                  <c:v>2.0540465355643324E+21</c:v>
                </c:pt>
                <c:pt idx="32">
                  <c:v>2.0496599788387358E+21</c:v>
                </c:pt>
                <c:pt idx="33">
                  <c:v>2.0452572958180088E+21</c:v>
                </c:pt>
                <c:pt idx="34">
                  <c:v>2.0408390750748284E+21</c:v>
                </c:pt>
                <c:pt idx="35">
                  <c:v>2.0364058935082484E+21</c:v>
                </c:pt>
                <c:pt idx="36">
                  <c:v>2.0319583165587972E+21</c:v>
                </c:pt>
                <c:pt idx="37">
                  <c:v>2.0274968984195831E+21</c:v>
                </c:pt>
                <c:pt idx="38">
                  <c:v>2.0230221822434843E+21</c:v>
                </c:pt>
                <c:pt idx="39">
                  <c:v>2.0185347003465039E+21</c:v>
                </c:pt>
                <c:pt idx="40">
                  <c:v>2.0140349744073626E+21</c:v>
                </c:pt>
                <c:pt idx="41">
                  <c:v>2.0095235156634058E+21</c:v>
                </c:pt>
                <c:pt idx="42">
                  <c:v>2.0050008251028959E+21</c:v>
                </c:pt>
                <c:pt idx="43">
                  <c:v>2.0004673936537627E+21</c:v>
                </c:pt>
                <c:pt idx="44">
                  <c:v>1.9959237023688774E+21</c:v>
                </c:pt>
                <c:pt idx="45">
                  <c:v>1.9913702226079232E+21</c:v>
                </c:pt>
                <c:pt idx="46">
                  <c:v>1.9868074162159231E+21</c:v>
                </c:pt>
                <c:pt idx="47">
                  <c:v>1.982235735698495E+21</c:v>
                </c:pt>
                <c:pt idx="48">
                  <c:v>1.9776556243938936E+21</c:v>
                </c:pt>
                <c:pt idx="49">
                  <c:v>1.9730675166419029E+21</c:v>
                </c:pt>
                <c:pt idx="50">
                  <c:v>1.9684718379496393E+21</c:v>
                </c:pt>
                <c:pt idx="51">
                  <c:v>1.9638690051543254E+21</c:v>
                </c:pt>
                <c:pt idx="52">
                  <c:v>1.9592594265830919E+21</c:v>
                </c:pt>
                <c:pt idx="53">
                  <c:v>1.9546435022098643E+21</c:v>
                </c:pt>
                <c:pt idx="54">
                  <c:v>1.9500216238093907E+21</c:v>
                </c:pt>
                <c:pt idx="55">
                  <c:v>1.945394175108464E+21</c:v>
                </c:pt>
                <c:pt idx="56">
                  <c:v>1.9407615319343938E+21</c:v>
                </c:pt>
                <c:pt idx="57">
                  <c:v>1.9361240623607775E+21</c:v>
                </c:pt>
                <c:pt idx="58">
                  <c:v>1.9314821268506238E+21</c:v>
                </c:pt>
                <c:pt idx="59">
                  <c:v>1.926836078396877E+21</c:v>
                </c:pt>
                <c:pt idx="60">
                  <c:v>1.9221862626603927E+21</c:v>
                </c:pt>
                <c:pt idx="61">
                  <c:v>1.917533018105411E+21</c:v>
                </c:pt>
                <c:pt idx="62">
                  <c:v>1.9128766761325751E+21</c:v>
                </c:pt>
                <c:pt idx="63">
                  <c:v>1.9082175612095418E+21</c:v>
                </c:pt>
                <c:pt idx="64">
                  <c:v>1.9035559909992272E+21</c:v>
                </c:pt>
                <c:pt idx="65">
                  <c:v>1.8988922764857327E+21</c:v>
                </c:pt>
                <c:pt idx="66">
                  <c:v>1.894226722097996E+21</c:v>
                </c:pt>
                <c:pt idx="67">
                  <c:v>1.889559625831205E+21</c:v>
                </c:pt>
                <c:pt idx="68">
                  <c:v>1.884891279366022E+21</c:v>
                </c:pt>
                <c:pt idx="69">
                  <c:v>1.8802219681856524E+21</c:v>
                </c:pt>
                <c:pt idx="70">
                  <c:v>1.8755519716908034E+21</c:v>
                </c:pt>
                <c:pt idx="71">
                  <c:v>1.8708815633125679E+21</c:v>
                </c:pt>
                <c:pt idx="72">
                  <c:v>1.8662110106232726E+21</c:v>
                </c:pt>
                <c:pt idx="73">
                  <c:v>1.8615405754453299E+21</c:v>
                </c:pt>
                <c:pt idx="74">
                  <c:v>1.8568705139581261E+21</c:v>
                </c:pt>
                <c:pt idx="75">
                  <c:v>1.8522010768029857E+21</c:v>
                </c:pt>
                <c:pt idx="76">
                  <c:v>1.8475325091862455E+21</c:v>
                </c:pt>
                <c:pt idx="77">
                  <c:v>1.8428650509804726E+21</c:v>
                </c:pt>
                <c:pt idx="78">
                  <c:v>1.8381989368238608E+21</c:v>
                </c:pt>
                <c:pt idx="79">
                  <c:v>1.8335343962178383E+21</c:v>
                </c:pt>
                <c:pt idx="80">
                  <c:v>1.8288716536229195E+21</c:v>
                </c:pt>
                <c:pt idx="81">
                  <c:v>1.8242109285528327E+21</c:v>
                </c:pt>
                <c:pt idx="82">
                  <c:v>1.819552435666955E+21</c:v>
                </c:pt>
                <c:pt idx="83">
                  <c:v>1.8148963848610846E+21</c:v>
                </c:pt>
                <c:pt idx="84">
                  <c:v>1.8102429813565812E+21</c:v>
                </c:pt>
                <c:pt idx="85">
                  <c:v>1.8055924257879037E+21</c:v>
                </c:pt>
                <c:pt idx="86">
                  <c:v>1.8009449142885753E+21</c:v>
                </c:pt>
                <c:pt idx="87">
                  <c:v>1.7963006385756014E+21</c:v>
                </c:pt>
                <c:pt idx="88">
                  <c:v>1.7916597860323717E+21</c:v>
                </c:pt>
                <c:pt idx="89">
                  <c:v>1.7870225397900708E+21</c:v>
                </c:pt>
                <c:pt idx="90">
                  <c:v>1.7823890788076272E+21</c:v>
                </c:pt>
                <c:pt idx="91">
                  <c:v>1.7777595779502231E+21</c:v>
                </c:pt>
                <c:pt idx="92">
                  <c:v>1.7731342080663948E+21</c:v>
                </c:pt>
                <c:pt idx="93">
                  <c:v>1.7685131360637459E+21</c:v>
                </c:pt>
                <c:pt idx="94">
                  <c:v>1.7638965249833E+21</c:v>
                </c:pt>
                <c:pt idx="95">
                  <c:v>1.759284534072516E+21</c:v>
                </c:pt>
                <c:pt idx="96">
                  <c:v>1.754677318856991E+21</c:v>
                </c:pt>
                <c:pt idx="97">
                  <c:v>1.7500750312108736E+21</c:v>
                </c:pt>
                <c:pt idx="98">
                  <c:v>1.7454778194260103E+21</c:v>
                </c:pt>
                <c:pt idx="99">
                  <c:v>1.7408858282798489E+21</c:v>
                </c:pt>
                <c:pt idx="100">
                  <c:v>1.7362991991021191E+21</c:v>
                </c:pt>
                <c:pt idx="101">
                  <c:v>1.7317180698403136E+21</c:v>
                </c:pt>
                <c:pt idx="102">
                  <c:v>1.7271425751239914E+21</c:v>
                </c:pt>
                <c:pt idx="103">
                  <c:v>1.7225728463279222E+21</c:v>
                </c:pt>
                <c:pt idx="104">
                  <c:v>1.7180090116340945E+21</c:v>
                </c:pt>
                <c:pt idx="105">
                  <c:v>1.7134511960926063E+21</c:v>
                </c:pt>
                <c:pt idx="106">
                  <c:v>1.7088995216814592E+21</c:v>
                </c:pt>
                <c:pt idx="107">
                  <c:v>1.7043541073652747E+21</c:v>
                </c:pt>
                <c:pt idx="108">
                  <c:v>1.6998150691529522E+21</c:v>
                </c:pt>
                <c:pt idx="109">
                  <c:v>1.6952825201542871E+21</c:v>
                </c:pt>
                <c:pt idx="110">
                  <c:v>1.6907565706355671E+21</c:v>
                </c:pt>
                <c:pt idx="111">
                  <c:v>1.6862373280741668E+21</c:v>
                </c:pt>
                <c:pt idx="112">
                  <c:v>1.6817248972121545E+21</c:v>
                </c:pt>
                <c:pt idx="113">
                  <c:v>1.6772193801089337E+21</c:v>
                </c:pt>
                <c:pt idx="114">
                  <c:v>1.6727208761929315E+21</c:v>
                </c:pt>
                <c:pt idx="115">
                  <c:v>1.6682294823123534E+21</c:v>
                </c:pt>
                <c:pt idx="116">
                  <c:v>1.6637452927850214E+21</c:v>
                </c:pt>
                <c:pt idx="117">
                  <c:v>1.6592683994473095E+21</c:v>
                </c:pt>
                <c:pt idx="118">
                  <c:v>1.6547988917021956E+21</c:v>
                </c:pt>
                <c:pt idx="119">
                  <c:v>1.6503368565664401E+21</c:v>
                </c:pt>
                <c:pt idx="120">
                  <c:v>1.6458823787169144E+21</c:v>
                </c:pt>
                <c:pt idx="121">
                  <c:v>1.6414355405360865E+21</c:v>
                </c:pt>
                <c:pt idx="122">
                  <c:v>1.6369964221566838E+21</c:v>
                </c:pt>
                <c:pt idx="123">
                  <c:v>1.6325651015055458E+21</c:v>
                </c:pt>
                <c:pt idx="124">
                  <c:v>1.6281416543466795E+21</c:v>
                </c:pt>
                <c:pt idx="125">
                  <c:v>1.6237261543235356E+21</c:v>
                </c:pt>
                <c:pt idx="126">
                  <c:v>1.6193186730005147E+21</c:v>
                </c:pt>
                <c:pt idx="127">
                  <c:v>1.6149192799037201E+21</c:v>
                </c:pt>
                <c:pt idx="128">
                  <c:v>1.6105280425609692E+21</c:v>
                </c:pt>
                <c:pt idx="129">
                  <c:v>1.6061450265410771E+21</c:v>
                </c:pt>
                <c:pt idx="130">
                  <c:v>1.601770295492425E+21</c:v>
                </c:pt>
              </c:numCache>
            </c:numRef>
          </c:val>
        </c:ser>
        <c:ser>
          <c:idx val="2"/>
          <c:order val="1"/>
          <c:tx>
            <c:strRef>
              <c:f>mod.RK1!$M$1</c:f>
              <c:strCache>
                <c:ptCount val="1"/>
                <c:pt idx="0">
                  <c:v>N(Pu240)</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mod.RK1!$M$2:$M$132</c:f>
              <c:numCache>
                <c:formatCode>0.00</c:formatCode>
                <c:ptCount val="131"/>
                <c:pt idx="0">
                  <c:v>7.2346005790387942E+20</c:v>
                </c:pt>
                <c:pt idx="1">
                  <c:v>7.2684881001631986E+20</c:v>
                </c:pt>
                <c:pt idx="2">
                  <c:v>7.3019604255202043E+20</c:v>
                </c:pt>
                <c:pt idx="3">
                  <c:v>7.335019100789164E+20</c:v>
                </c:pt>
                <c:pt idx="4">
                  <c:v>7.3676657047339794E+20</c:v>
                </c:pt>
                <c:pt idx="5">
                  <c:v>7.3999018480691079E+20</c:v>
                </c:pt>
                <c:pt idx="6">
                  <c:v>7.4317291723508744E+20</c:v>
                </c:pt>
                <c:pt idx="7">
                  <c:v>7.463149348893583E+20</c:v>
                </c:pt>
                <c:pt idx="8">
                  <c:v>7.4941640777099117E+20</c:v>
                </c:pt>
                <c:pt idx="9">
                  <c:v>7.5247750864750851E+20</c:v>
                </c:pt>
                <c:pt idx="10">
                  <c:v>7.5549841295143482E+20</c:v>
                </c:pt>
                <c:pt idx="11">
                  <c:v>7.5847929868132509E+20</c:v>
                </c:pt>
                <c:pt idx="12">
                  <c:v>7.6142034630502777E+20</c:v>
                </c:pt>
                <c:pt idx="13">
                  <c:v>7.6432173866513754E+20</c:v>
                </c:pt>
                <c:pt idx="14">
                  <c:v>7.6718366088659101E+20</c:v>
                </c:pt>
                <c:pt idx="15">
                  <c:v>7.7000630028636298E+20</c:v>
                </c:pt>
                <c:pt idx="16">
                  <c:v>7.7278984628521966E+20</c:v>
                </c:pt>
                <c:pt idx="17">
                  <c:v>7.75534490321487E+20</c:v>
                </c:pt>
                <c:pt idx="18">
                  <c:v>7.7824042576679233E+20</c:v>
                </c:pt>
                <c:pt idx="19">
                  <c:v>7.8090784784373947E+20</c:v>
                </c:pt>
                <c:pt idx="20">
                  <c:v>7.8353695354547785E+20</c:v>
                </c:pt>
                <c:pt idx="21">
                  <c:v>7.8612794155712669E+20</c:v>
                </c:pt>
                <c:pt idx="22">
                  <c:v>7.8868101217901622E+20</c:v>
                </c:pt>
                <c:pt idx="23">
                  <c:v>7.911963672517091E+20</c:v>
                </c:pt>
                <c:pt idx="24">
                  <c:v>7.9367421008276554E+20</c:v>
                </c:pt>
                <c:pt idx="25">
                  <c:v>7.9611474537521676E+20</c:v>
                </c:pt>
                <c:pt idx="26">
                  <c:v>7.9851817915771165E+20</c:v>
                </c:pt>
                <c:pt idx="27">
                  <c:v>8.0088471871630226E+20</c:v>
                </c:pt>
                <c:pt idx="28">
                  <c:v>8.0321457252783568E+20</c:v>
                </c:pt>
                <c:pt idx="29">
                  <c:v>8.0550795019491829E+20</c:v>
                </c:pt>
                <c:pt idx="30">
                  <c:v>8.0776506238242089E+20</c:v>
                </c:pt>
                <c:pt idx="31">
                  <c:v>8.0998612075549347E+20</c:v>
                </c:pt>
                <c:pt idx="32">
                  <c:v>8.1217133791905867E+20</c:v>
                </c:pt>
                <c:pt idx="33">
                  <c:v>8.1432092735875318E+20</c:v>
                </c:pt>
                <c:pt idx="34">
                  <c:v>8.1643510338328815E+20</c:v>
                </c:pt>
                <c:pt idx="35">
                  <c:v>8.1851408106820023E+20</c:v>
                </c:pt>
                <c:pt idx="36">
                  <c:v>8.2055807620096288E+20</c:v>
                </c:pt>
                <c:pt idx="37">
                  <c:v>8.2256730522743236E+20</c:v>
                </c:pt>
                <c:pt idx="38">
                  <c:v>8.2454198519959978E+20</c:v>
                </c:pt>
                <c:pt idx="39">
                  <c:v>8.2648233372462272E+20</c:v>
                </c:pt>
                <c:pt idx="40">
                  <c:v>8.2838856891511092E+20</c:v>
                </c:pt>
                <c:pt idx="41">
                  <c:v>8.3026090934063949E+20</c:v>
                </c:pt>
                <c:pt idx="42">
                  <c:v>8.320995739804652E+20</c:v>
                </c:pt>
                <c:pt idx="43">
                  <c:v>8.3390478217742057E+20</c:v>
                </c:pt>
                <c:pt idx="44">
                  <c:v>8.3567675359296265E+20</c:v>
                </c:pt>
                <c:pt idx="45">
                  <c:v>8.3741570816335138E+20</c:v>
                </c:pt>
                <c:pt idx="46">
                  <c:v>8.3912186605693593E+20</c:v>
                </c:pt>
                <c:pt idx="47">
                  <c:v>8.4079544763252487E+20</c:v>
                </c:pt>
                <c:pt idx="48">
                  <c:v>8.42436673398819E+20</c:v>
                </c:pt>
                <c:pt idx="49">
                  <c:v>8.4404576397488436E+20</c:v>
                </c:pt>
                <c:pt idx="50">
                  <c:v>8.4562294005164409E+20</c:v>
                </c:pt>
                <c:pt idx="51">
                  <c:v>8.4716842235436859E+20</c:v>
                </c:pt>
                <c:pt idx="52">
                  <c:v>8.4868243160614293E+20</c:v>
                </c:pt>
                <c:pt idx="53">
                  <c:v>8.5016518849229134E+20</c:v>
                </c:pt>
                <c:pt idx="54">
                  <c:v>8.5161691362573943E+20</c:v>
                </c:pt>
                <c:pt idx="55">
                  <c:v>8.5303782751329478E+20</c:v>
                </c:pt>
                <c:pt idx="56">
                  <c:v>8.5442815052282593E+20</c:v>
                </c:pt>
                <c:pt idx="57">
                  <c:v>8.5578810285132284E+20</c:v>
                </c:pt>
                <c:pt idx="58">
                  <c:v>8.5711790449381868E+20</c:v>
                </c:pt>
                <c:pt idx="59">
                  <c:v>8.5841777521315689E+20</c:v>
                </c:pt>
                <c:pt idx="60">
                  <c:v>8.5968793451058417E+20</c:v>
                </c:pt>
                <c:pt idx="61">
                  <c:v>8.609286015971539E+20</c:v>
                </c:pt>
                <c:pt idx="62">
                  <c:v>8.6213999536592165E+20</c:v>
                </c:pt>
                <c:pt idx="63">
                  <c:v>8.6332233436491743E+20</c:v>
                </c:pt>
                <c:pt idx="64">
                  <c:v>8.6447583677087783E+20</c:v>
                </c:pt>
                <c:pt idx="65">
                  <c:v>8.6560072036372185E+20</c:v>
                </c:pt>
                <c:pt idx="66">
                  <c:v>8.6669720250175599E+20</c:v>
                </c:pt>
                <c:pt idx="67">
                  <c:v>8.6776550009759164E+20</c:v>
                </c:pt>
                <c:pt idx="68">
                  <c:v>8.6880582959476192E+20</c:v>
                </c:pt>
                <c:pt idx="69">
                  <c:v>8.6981840694502084E+20</c:v>
                </c:pt>
                <c:pt idx="70">
                  <c:v>8.7080344758631268E+20</c:v>
                </c:pt>
                <c:pt idx="71">
                  <c:v>8.7176116642139551E+20</c:v>
                </c:pt>
                <c:pt idx="72">
                  <c:v>8.7269177779710657E+20</c:v>
                </c:pt>
                <c:pt idx="73">
                  <c:v>8.7359549548425485E+20</c:v>
                </c:pt>
                <c:pt idx="74">
                  <c:v>8.7447253265812803E+20</c:v>
                </c:pt>
                <c:pt idx="75">
                  <c:v>8.7532310187960094E+20</c:v>
                </c:pt>
                <c:pt idx="76">
                  <c:v>8.7614741507683163E+20</c:v>
                </c:pt>
                <c:pt idx="77">
                  <c:v>8.7694568352753438E+20</c:v>
                </c:pt>
                <c:pt idx="78">
                  <c:v>8.7771811784181521E+20</c:v>
                </c:pt>
                <c:pt idx="79">
                  <c:v>8.7846492794555951E+20</c:v>
                </c:pt>
                <c:pt idx="80">
                  <c:v>8.7918632306435896E+20</c:v>
                </c:pt>
                <c:pt idx="81">
                  <c:v>8.7988251170796667E+20</c:v>
                </c:pt>
                <c:pt idx="82">
                  <c:v>8.8055370165526882E+20</c:v>
                </c:pt>
                <c:pt idx="83">
                  <c:v>8.8120009993976152E+20</c:v>
                </c:pt>
                <c:pt idx="84">
                  <c:v>8.8182191283552269E+20</c:v>
                </c:pt>
                <c:pt idx="85">
                  <c:v>8.8241934584366734E+20</c:v>
                </c:pt>
                <c:pt idx="86">
                  <c:v>8.8299260367927601E+20</c:v>
                </c:pt>
                <c:pt idx="87">
                  <c:v>8.8354189025878645E+20</c:v>
                </c:pt>
                <c:pt idx="88">
                  <c:v>8.8406740868783761E+20</c:v>
                </c:pt>
                <c:pt idx="89">
                  <c:v>8.8456936124955715E+20</c:v>
                </c:pt>
                <c:pt idx="90">
                  <c:v>8.8504794939328155E+20</c:v>
                </c:pt>
                <c:pt idx="91">
                  <c:v>8.8550337372369977E+20</c:v>
                </c:pt>
                <c:pt idx="92">
                  <c:v>8.8593583399041158E+20</c:v>
                </c:pt>
                <c:pt idx="93">
                  <c:v>8.8634552907789055E+20</c:v>
                </c:pt>
                <c:pt idx="94">
                  <c:v>8.8673265699584318E+20</c:v>
                </c:pt>
                <c:pt idx="95">
                  <c:v>8.8709741486995512E+20</c:v>
                </c:pt>
                <c:pt idx="96">
                  <c:v>8.8743999893301625E+20</c:v>
                </c:pt>
                <c:pt idx="97">
                  <c:v>8.877606045164157E+20</c:v>
                </c:pt>
                <c:pt idx="98">
                  <c:v>8.8805942604199848E+20</c:v>
                </c:pt>
                <c:pt idx="99">
                  <c:v>8.8833665701427583E+20</c:v>
                </c:pt>
                <c:pt idx="100">
                  <c:v>8.8859249001298133E+20</c:v>
                </c:pt>
                <c:pt idx="101">
                  <c:v>8.8882711668596421E+20</c:v>
                </c:pt>
                <c:pt idx="102">
                  <c:v>8.8904072774241367E+20</c:v>
                </c:pt>
                <c:pt idx="103">
                  <c:v>8.8923351294640469E+20</c:v>
                </c:pt>
                <c:pt idx="104">
                  <c:v>8.8940566111075972E+20</c:v>
                </c:pt>
                <c:pt idx="105">
                  <c:v>8.8955736009121805E+20</c:v>
                </c:pt>
                <c:pt idx="106">
                  <c:v>8.896887967809055E+20</c:v>
                </c:pt>
                <c:pt idx="107">
                  <c:v>8.8980015710509885E+20</c:v>
                </c:pt>
                <c:pt idx="108">
                  <c:v>8.8989162601627648E+20</c:v>
                </c:pt>
                <c:pt idx="109">
                  <c:v>8.8996338748944954E+20</c:v>
                </c:pt>
                <c:pt idx="110">
                  <c:v>8.90015624517767E+20</c:v>
                </c:pt>
                <c:pt idx="111">
                  <c:v>8.9004851910838767E+20</c:v>
                </c:pt>
                <c:pt idx="112">
                  <c:v>8.9006225227861354E+20</c:v>
                </c:pt>
                <c:pt idx="113">
                  <c:v>8.9005700405227749E+20</c:v>
                </c:pt>
                <c:pt idx="114">
                  <c:v>8.9003295345638022E+20</c:v>
                </c:pt>
                <c:pt idx="115">
                  <c:v>8.8999027851796965E+20</c:v>
                </c:pt>
                <c:pt idx="116">
                  <c:v>8.8992915626125741E+20</c:v>
                </c:pt>
                <c:pt idx="117">
                  <c:v>8.8984976270496629E+20</c:v>
                </c:pt>
                <c:pt idx="118">
                  <c:v>8.8975227285990382E+20</c:v>
                </c:pt>
                <c:pt idx="119">
                  <c:v>8.8963686072675559E+20</c:v>
                </c:pt>
                <c:pt idx="120">
                  <c:v>8.8950369929409344E+20</c:v>
                </c:pt>
                <c:pt idx="121">
                  <c:v>8.8935296053659356E+20</c:v>
                </c:pt>
                <c:pt idx="122">
                  <c:v>8.8918481541345811E+20</c:v>
                </c:pt>
                <c:pt idx="123">
                  <c:v>8.8899943386703698E+20</c:v>
                </c:pt>
                <c:pt idx="124">
                  <c:v>8.8879698482164321E+20</c:v>
                </c:pt>
                <c:pt idx="125">
                  <c:v>8.8857763618255838E+20</c:v>
                </c:pt>
                <c:pt idx="126">
                  <c:v>8.8834155483522217E+20</c:v>
                </c:pt>
                <c:pt idx="127">
                  <c:v>8.8808890664460222E+20</c:v>
                </c:pt>
                <c:pt idx="128">
                  <c:v>8.8781985645473969E+20</c:v>
                </c:pt>
                <c:pt idx="129">
                  <c:v>8.8753456808846492E+20</c:v>
                </c:pt>
                <c:pt idx="130">
                  <c:v>8.8723320434728042E+20</c:v>
                </c:pt>
              </c:numCache>
            </c:numRef>
          </c:val>
        </c:ser>
        <c:ser>
          <c:idx val="3"/>
          <c:order val="2"/>
          <c:tx>
            <c:strRef>
              <c:f>mod.RK1!$O$1</c:f>
              <c:strCache>
                <c:ptCount val="1"/>
                <c:pt idx="0">
                  <c:v>N(Pu241)</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mod.RK1!$O$2:$O$132</c:f>
              <c:numCache>
                <c:formatCode>0.00</c:formatCode>
                <c:ptCount val="131"/>
                <c:pt idx="0">
                  <c:v>1.5072084539664158E+20</c:v>
                </c:pt>
                <c:pt idx="1">
                  <c:v>1.4915920363728739E+20</c:v>
                </c:pt>
                <c:pt idx="2">
                  <c:v>1.4765891785442329E+20</c:v>
                </c:pt>
                <c:pt idx="3">
                  <c:v>1.4621795767804166E+20</c:v>
                </c:pt>
                <c:pt idx="4">
                  <c:v>1.4483435486548625E+20</c:v>
                </c:pt>
                <c:pt idx="5">
                  <c:v>1.435062014337768E+20</c:v>
                </c:pt>
                <c:pt idx="6">
                  <c:v>1.4223164784802193E+20</c:v>
                </c:pt>
                <c:pt idx="7">
                  <c:v>1.4100890126423232E+20</c:v>
                </c:pt>
                <c:pt idx="8">
                  <c:v>1.3983622382489697E+20</c:v>
                </c:pt>
                <c:pt idx="9">
                  <c:v>1.3871193100573498E+20</c:v>
                </c:pt>
                <c:pt idx="10">
                  <c:v>1.3763439001208273E+20</c:v>
                </c:pt>
                <c:pt idx="11">
                  <c:v>1.3660201822342323E+20</c:v>
                </c:pt>
                <c:pt idx="12">
                  <c:v>1.3561328168460904E+20</c:v>
                </c:pt>
                <c:pt idx="13">
                  <c:v>1.3466669364237418E+20</c:v>
                </c:pt>
                <c:pt idx="14">
                  <c:v>1.3376081312577246E+20</c:v>
                </c:pt>
                <c:pt idx="15">
                  <c:v>1.3289424356922099E+20</c:v>
                </c:pt>
                <c:pt idx="16">
                  <c:v>1.3206563147686745E+20</c:v>
                </c:pt>
                <c:pt idx="17">
                  <c:v>1.3127366512703803E+20</c:v>
                </c:pt>
                <c:pt idx="18">
                  <c:v>1.3051707331556083E+20</c:v>
                </c:pt>
                <c:pt idx="19">
                  <c:v>1.2979462413679564E+20</c:v>
                </c:pt>
                <c:pt idx="20">
                  <c:v>1.29105123801236E+20</c:v>
                </c:pt>
                <c:pt idx="21">
                  <c:v>1.284474154885843E+20</c:v>
                </c:pt>
                <c:pt idx="22">
                  <c:v>1.2782037823523308E+20</c:v>
                </c:pt>
                <c:pt idx="23">
                  <c:v>1.2722292585511811E+20</c:v>
                </c:pt>
                <c:pt idx="24">
                  <c:v>1.2665400589294041E+20</c:v>
                </c:pt>
                <c:pt idx="25">
                  <c:v>1.2611259860878372E+20</c:v>
                </c:pt>
                <c:pt idx="26">
                  <c:v>1.2559771599318412E+20</c:v>
                </c:pt>
                <c:pt idx="27">
                  <c:v>1.2510840081173647E+20</c:v>
                </c:pt>
                <c:pt idx="28">
                  <c:v>1.2464372567834986E+20</c:v>
                </c:pt>
                <c:pt idx="29">
                  <c:v>1.2420279215629148E+20</c:v>
                </c:pt>
                <c:pt idx="30">
                  <c:v>1.2378472988618349E+20</c:v>
                </c:pt>
                <c:pt idx="31">
                  <c:v>1.2338869574014344E+20</c:v>
                </c:pt>
                <c:pt idx="32">
                  <c:v>1.2301387300128258E+20</c:v>
                </c:pt>
                <c:pt idx="33">
                  <c:v>1.2265947056780041E+20</c:v>
                </c:pt>
                <c:pt idx="34">
                  <c:v>1.223247221809365E+20</c:v>
                </c:pt>
                <c:pt idx="35">
                  <c:v>1.2200888567606313E+20</c:v>
                </c:pt>
                <c:pt idx="36">
                  <c:v>1.2171124225622367E+20</c:v>
                </c:pt>
                <c:pt idx="37">
                  <c:v>1.214310957874426E+20</c:v>
                </c:pt>
                <c:pt idx="38">
                  <c:v>1.2116777211515352E+20</c:v>
                </c:pt>
                <c:pt idx="39">
                  <c:v>1.2092061840111087E+20</c:v>
                </c:pt>
                <c:pt idx="40">
                  <c:v>1.2068900248017048E+20</c:v>
                </c:pt>
                <c:pt idx="41">
                  <c:v>1.2047231223634256E+20</c:v>
                </c:pt>
                <c:pt idx="42">
                  <c:v>1.2026995499753826E+20</c:v>
                </c:pt>
                <c:pt idx="43">
                  <c:v>1.2008135694844915E+20</c:v>
                </c:pt>
                <c:pt idx="44">
                  <c:v>1.1990596256101496E+20</c:v>
                </c:pt>
                <c:pt idx="45">
                  <c:v>1.1974323404195208E+20</c:v>
                </c:pt>
                <c:pt idx="46">
                  <c:v>1.1959265079683062E+20</c:v>
                </c:pt>
                <c:pt idx="47">
                  <c:v>1.1945370891020365E+20</c:v>
                </c:pt>
                <c:pt idx="48">
                  <c:v>1.1932592064130685E+20</c:v>
                </c:pt>
                <c:pt idx="49">
                  <c:v>1.192088139348617E+20</c:v>
                </c:pt>
                <c:pt idx="50">
                  <c:v>1.1910193194652882E+20</c:v>
                </c:pt>
                <c:pt idx="51">
                  <c:v>1.1900483258257238E+20</c:v>
                </c:pt>
                <c:pt idx="52">
                  <c:v>1.1891708805330905E+20</c:v>
                </c:pt>
                <c:pt idx="53">
                  <c:v>1.1883828443992839E+20</c:v>
                </c:pt>
                <c:pt idx="54">
                  <c:v>1.1876802127428352E+20</c:v>
                </c:pt>
                <c:pt idx="55">
                  <c:v>1.1870591113126332E+20</c:v>
                </c:pt>
                <c:pt idx="56">
                  <c:v>1.1865157923336878E+20</c:v>
                </c:pt>
                <c:pt idx="57">
                  <c:v>1.1860466306712794E+20</c:v>
                </c:pt>
                <c:pt idx="58">
                  <c:v>1.1856481201099424E+20</c:v>
                </c:pt>
                <c:pt idx="59">
                  <c:v>1.1853168697438436E+20</c:v>
                </c:pt>
                <c:pt idx="60">
                  <c:v>1.1850496004752163E+20</c:v>
                </c:pt>
                <c:pt idx="61">
                  <c:v>1.1848431416176112E+20</c:v>
                </c:pt>
                <c:pt idx="62">
                  <c:v>1.1846944276008254E+20</c:v>
                </c:pt>
                <c:pt idx="63">
                  <c:v>1.1846004947744614E+20</c:v>
                </c:pt>
                <c:pt idx="64">
                  <c:v>1.184558478307163E+20</c:v>
                </c:pt>
                <c:pt idx="65">
                  <c:v>1.1845656091786614E+20</c:v>
                </c:pt>
                <c:pt idx="66">
                  <c:v>1.1846192112618517E+20</c:v>
                </c:pt>
                <c:pt idx="67">
                  <c:v>1.184716698492205E+20</c:v>
                </c:pt>
                <c:pt idx="68">
                  <c:v>1.1848555721218985E+20</c:v>
                </c:pt>
                <c:pt idx="69">
                  <c:v>1.1850334180561296E+20</c:v>
                </c:pt>
                <c:pt idx="70">
                  <c:v>1.1852479042691514E+20</c:v>
                </c:pt>
                <c:pt idx="71">
                  <c:v>1.1854967782976455E+20</c:v>
                </c:pt>
                <c:pt idx="72">
                  <c:v>1.1857778648091145E+20</c:v>
                </c:pt>
                <c:pt idx="73">
                  <c:v>1.1860890632430518E+20</c:v>
                </c:pt>
                <c:pt idx="74">
                  <c:v>1.1864283455227083E+20</c:v>
                </c:pt>
                <c:pt idx="75">
                  <c:v>1.1867937538353457E+20</c:v>
                </c:pt>
                <c:pt idx="76">
                  <c:v>1.187183398478926E+20</c:v>
                </c:pt>
                <c:pt idx="77">
                  <c:v>1.1875954557732504E+20</c:v>
                </c:pt>
                <c:pt idx="78">
                  <c:v>1.1880281660336189E+20</c:v>
                </c:pt>
                <c:pt idx="79">
                  <c:v>1.1884798316051428E+20</c:v>
                </c:pt>
                <c:pt idx="80">
                  <c:v>1.1889488149558931E+20</c:v>
                </c:pt>
                <c:pt idx="81">
                  <c:v>1.1894335368271279E+20</c:v>
                </c:pt>
                <c:pt idx="82">
                  <c:v>1.1899324744388916E+20</c:v>
                </c:pt>
                <c:pt idx="83">
                  <c:v>1.1904441597493302E+20</c:v>
                </c:pt>
                <c:pt idx="84">
                  <c:v>1.1909671777661166E+20</c:v>
                </c:pt>
                <c:pt idx="85">
                  <c:v>1.1915001649084295E+20</c:v>
                </c:pt>
                <c:pt idx="86">
                  <c:v>1.1920418074179743E+20</c:v>
                </c:pt>
                <c:pt idx="87">
                  <c:v>1.1925908398175804E+20</c:v>
                </c:pt>
                <c:pt idx="88">
                  <c:v>1.1931460434159541E+20</c:v>
                </c:pt>
                <c:pt idx="89">
                  <c:v>1.1937062448572067E+20</c:v>
                </c:pt>
                <c:pt idx="90">
                  <c:v>1.1942703147138227E+20</c:v>
                </c:pt>
                <c:pt idx="91">
                  <c:v>1.1948371661217674E+20</c:v>
                </c:pt>
                <c:pt idx="92">
                  <c:v>1.1954057534564788E+20</c:v>
                </c:pt>
                <c:pt idx="93">
                  <c:v>1.195975071048519E+20</c:v>
                </c:pt>
                <c:pt idx="94">
                  <c:v>1.1965441519377056E+20</c:v>
                </c:pt>
                <c:pt idx="95">
                  <c:v>1.1971120666645694E+20</c:v>
                </c:pt>
                <c:pt idx="96">
                  <c:v>1.1976779220980281E+20</c:v>
                </c:pt>
                <c:pt idx="97">
                  <c:v>1.1982408602981915E+20</c:v>
                </c:pt>
                <c:pt idx="98">
                  <c:v>1.1988000574132539E+20</c:v>
                </c:pt>
                <c:pt idx="99">
                  <c:v>1.1993547226094513E+20</c:v>
                </c:pt>
                <c:pt idx="100">
                  <c:v>1.199904097033102E+20</c:v>
                </c:pt>
                <c:pt idx="101">
                  <c:v>1.2004474528037685E+20</c:v>
                </c:pt>
                <c:pt idx="102">
                  <c:v>1.2009840920376164E+20</c:v>
                </c:pt>
                <c:pt idx="103">
                  <c:v>1.2015133459000671E+20</c:v>
                </c:pt>
                <c:pt idx="104">
                  <c:v>1.2020345736868708E+20</c:v>
                </c:pt>
                <c:pt idx="105">
                  <c:v>1.2025471619327536E+20</c:v>
                </c:pt>
                <c:pt idx="106">
                  <c:v>1.2030505235468145E+20</c:v>
                </c:pt>
                <c:pt idx="107">
                  <c:v>1.2035440969738766E+20</c:v>
                </c:pt>
                <c:pt idx="108">
                  <c:v>1.2040273453810167E+20</c:v>
                </c:pt>
                <c:pt idx="109">
                  <c:v>1.2044997558685255E+20</c:v>
                </c:pt>
                <c:pt idx="110">
                  <c:v>1.2049608387045674E+20</c:v>
                </c:pt>
                <c:pt idx="111">
                  <c:v>1.2054101265828345E+20</c:v>
                </c:pt>
                <c:pt idx="112">
                  <c:v>1.2058471739025108E+20</c:v>
                </c:pt>
                <c:pt idx="113">
                  <c:v>1.2062715560698805E+20</c:v>
                </c:pt>
                <c:pt idx="114">
                  <c:v>1.2066828688209348E+20</c:v>
                </c:pt>
                <c:pt idx="115">
                  <c:v>1.2070807275643545E+20</c:v>
                </c:pt>
                <c:pt idx="116">
                  <c:v>1.2074647667442578E+20</c:v>
                </c:pt>
                <c:pt idx="117">
                  <c:v>1.2078346392221273E+20</c:v>
                </c:pt>
                <c:pt idx="118">
                  <c:v>1.2081900156773445E+20</c:v>
                </c:pt>
                <c:pt idx="119">
                  <c:v>1.2085305840257758E+20</c:v>
                </c:pt>
                <c:pt idx="120">
                  <c:v>1.2088560488558753E+20</c:v>
                </c:pt>
                <c:pt idx="121">
                  <c:v>1.2091661308817808E+20</c:v>
                </c:pt>
                <c:pt idx="122">
                  <c:v>1.2094605664128978E+20</c:v>
                </c:pt>
                <c:pt idx="123">
                  <c:v>1.2097391068394811E+20</c:v>
                </c:pt>
                <c:pt idx="124">
                  <c:v>1.2100015181337364E+20</c:v>
                </c:pt>
                <c:pt idx="125">
                  <c:v>1.2102475803659821E+20</c:v>
                </c:pt>
                <c:pt idx="126">
                  <c:v>1.2104770872354208E+20</c:v>
                </c:pt>
                <c:pt idx="127">
                  <c:v>1.2106898456150879E+20</c:v>
                </c:pt>
                <c:pt idx="128">
                  <c:v>1.2108856751105535E+20</c:v>
                </c:pt>
                <c:pt idx="129">
                  <c:v>1.2110644076319695E+20</c:v>
                </c:pt>
                <c:pt idx="130">
                  <c:v>1.2112258869790653E+20</c:v>
                </c:pt>
              </c:numCache>
            </c:numRef>
          </c:val>
        </c:ser>
        <c:ser>
          <c:idx val="4"/>
          <c:order val="3"/>
          <c:tx>
            <c:strRef>
              <c:f>mod.RK1!$Q$1</c:f>
              <c:strCache>
                <c:ptCount val="1"/>
                <c:pt idx="0">
                  <c:v>N(Pu242)</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mod.RK1!$Q$2:$Q$132</c:f>
              <c:numCache>
                <c:formatCode>0.00</c:formatCode>
                <c:ptCount val="131"/>
                <c:pt idx="0">
                  <c:v>5.1070699679853748E+19</c:v>
                </c:pt>
                <c:pt idx="1">
                  <c:v>5.1407310007414563E+19</c:v>
                </c:pt>
                <c:pt idx="2">
                  <c:v>5.1735278932703445E+19</c:v>
                </c:pt>
                <c:pt idx="3">
                  <c:v>5.2054902252901179E+19</c:v>
                </c:pt>
                <c:pt idx="4">
                  <c:v>5.2366466223856083E+19</c:v>
                </c:pt>
                <c:pt idx="5">
                  <c:v>5.2670247847727866E+19</c:v>
                </c:pt>
                <c:pt idx="6">
                  <c:v>5.2966515152135119E+19</c:v>
                </c:pt>
                <c:pt idx="7">
                  <c:v>5.32555274610577E+19</c:v>
                </c:pt>
                <c:pt idx="8">
                  <c:v>5.3537535657737888E+19</c:v>
                </c:pt>
                <c:pt idx="9">
                  <c:v>5.3812782439816823E+19</c:v>
                </c:pt>
                <c:pt idx="10">
                  <c:v>5.4081502566935757E+19</c:v>
                </c:pt>
                <c:pt idx="11">
                  <c:v>5.4343923101024846E+19</c:v>
                </c:pt>
                <c:pt idx="12">
                  <c:v>5.46002636394955E+19</c:v>
                </c:pt>
                <c:pt idx="13">
                  <c:v>5.4850736541545923E+19</c:v>
                </c:pt>
                <c:pt idx="14">
                  <c:v>5.5095547147783324E+19</c:v>
                </c:pt>
                <c:pt idx="15">
                  <c:v>5.5334893993360032E+19</c:v>
                </c:pt>
                <c:pt idx="16">
                  <c:v>5.5568969014815105E+19</c:v>
                </c:pt>
                <c:pt idx="17">
                  <c:v>5.5797957750807183E+19</c:v>
                </c:pt>
                <c:pt idx="18">
                  <c:v>5.6022039536918823E+19</c:v>
                </c:pt>
                <c:pt idx="19">
                  <c:v>5.6241387694707319E+19</c:v>
                </c:pt>
                <c:pt idx="20">
                  <c:v>5.6456169715171639E+19</c:v>
                </c:pt>
                <c:pt idx="21">
                  <c:v>5.6666547436800205E+19</c:v>
                </c:pt>
                <c:pt idx="22">
                  <c:v>5.6872677218359304E+19</c:v>
                </c:pt>
                <c:pt idx="23">
                  <c:v>5.707471010657715E+19</c:v>
                </c:pt>
                <c:pt idx="24">
                  <c:v>5.7272791998874051E+19</c:v>
                </c:pt>
                <c:pt idx="25">
                  <c:v>5.7467063801284682E+19</c:v>
                </c:pt>
                <c:pt idx="26">
                  <c:v>5.765766158171408E+19</c:v>
                </c:pt>
                <c:pt idx="27">
                  <c:v>5.784471671866481E+19</c:v>
                </c:pt>
                <c:pt idx="28">
                  <c:v>5.8028356045568705E+19</c:v>
                </c:pt>
                <c:pt idx="29">
                  <c:v>5.8208701990852534E+19</c:v>
                </c:pt>
                <c:pt idx="30">
                  <c:v>5.8385872713863242E+19</c:v>
                </c:pt>
                <c:pt idx="31">
                  <c:v>5.8559982236774572E+19</c:v>
                </c:pt>
                <c:pt idx="32">
                  <c:v>5.873114057259334E+19</c:v>
                </c:pt>
                <c:pt idx="33">
                  <c:v>5.8899453849380094E+19</c:v>
                </c:pt>
                <c:pt idx="34">
                  <c:v>5.9065024430795506E+19</c:v>
                </c:pt>
                <c:pt idx="35">
                  <c:v>5.9227951033080545E+19</c:v>
                </c:pt>
                <c:pt idx="36">
                  <c:v>5.9388328838575292E+19</c:v>
                </c:pt>
                <c:pt idx="37">
                  <c:v>5.9546249605878137E+19</c:v>
                </c:pt>
                <c:pt idx="38">
                  <c:v>5.9701801776744047E+19</c:v>
                </c:pt>
                <c:pt idx="39">
                  <c:v>5.9855070579817824E+19</c:v>
                </c:pt>
                <c:pt idx="40">
                  <c:v>6.0006138131295248E+19</c:v>
                </c:pt>
                <c:pt idx="41">
                  <c:v>6.0155083532602335E+19</c:v>
                </c:pt>
                <c:pt idx="42">
                  <c:v>6.0301982965180367E+19</c:v>
                </c:pt>
                <c:pt idx="43">
                  <c:v>6.0446909782461563E+19</c:v>
                </c:pt>
                <c:pt idx="44">
                  <c:v>6.0589934599117898E+19</c:v>
                </c:pt>
                <c:pt idx="45">
                  <c:v>6.0731125377663148E+19</c:v>
                </c:pt>
                <c:pt idx="46">
                  <c:v>6.0870547512485741E+19</c:v>
                </c:pt>
                <c:pt idx="47">
                  <c:v>6.1008263911387881E+19</c:v>
                </c:pt>
                <c:pt idx="48">
                  <c:v>6.1144335074704015E+19</c:v>
                </c:pt>
                <c:pt idx="49">
                  <c:v>6.1278819172069655E+19</c:v>
                </c:pt>
                <c:pt idx="50">
                  <c:v>6.1411772116909507E+19</c:v>
                </c:pt>
                <c:pt idx="51">
                  <c:v>6.1543247638711714E+19</c:v>
                </c:pt>
                <c:pt idx="52">
                  <c:v>6.167329735315311E+19</c:v>
                </c:pt>
                <c:pt idx="53">
                  <c:v>6.1801970830138483E+19</c:v>
                </c:pt>
                <c:pt idx="54">
                  <c:v>6.1929315659814978E+19</c:v>
                </c:pt>
                <c:pt idx="55">
                  <c:v>6.2055377516620939E+19</c:v>
                </c:pt>
                <c:pt idx="56">
                  <c:v>6.2180200221426803E+19</c:v>
                </c:pt>
                <c:pt idx="57">
                  <c:v>6.2303825801823863E+19</c:v>
                </c:pt>
                <c:pt idx="58">
                  <c:v>6.2426294550615237E+19</c:v>
                </c:pt>
                <c:pt idx="59">
                  <c:v>6.2547645082561569E+19</c:v>
                </c:pt>
                <c:pt idx="60">
                  <c:v>6.2667914389432656E+19</c:v>
                </c:pt>
                <c:pt idx="61">
                  <c:v>6.2787137893414511E+19</c:v>
                </c:pt>
                <c:pt idx="62">
                  <c:v>6.2905349498920018E+19</c:v>
                </c:pt>
                <c:pt idx="63">
                  <c:v>6.3022581642849952E+19</c:v>
                </c:pt>
                <c:pt idx="64">
                  <c:v>6.3138865343349588E+19</c:v>
                </c:pt>
                <c:pt idx="65">
                  <c:v>6.3254230247105036E+19</c:v>
                </c:pt>
                <c:pt idx="66">
                  <c:v>6.3368704675221922E+19</c:v>
                </c:pt>
                <c:pt idx="67">
                  <c:v>6.3482315667727933E+19</c:v>
                </c:pt>
                <c:pt idx="68">
                  <c:v>6.359508902673947E+19</c:v>
                </c:pt>
                <c:pt idx="69">
                  <c:v>6.3707049358331421E+19</c:v>
                </c:pt>
                <c:pt idx="70">
                  <c:v>6.3818220113148076E+19</c:v>
                </c:pt>
                <c:pt idx="71">
                  <c:v>6.3928623625791873E+19</c:v>
                </c:pt>
                <c:pt idx="72">
                  <c:v>6.4038281153025778E+19</c:v>
                </c:pt>
                <c:pt idx="73">
                  <c:v>6.4147212910823973E+19</c:v>
                </c:pt>
                <c:pt idx="74">
                  <c:v>6.4255438110304477E+19</c:v>
                </c:pt>
                <c:pt idx="75">
                  <c:v>6.4362974992576455E+19</c:v>
                </c:pt>
                <c:pt idx="76">
                  <c:v>6.4469840862533804E+19</c:v>
                </c:pt>
                <c:pt idx="77">
                  <c:v>6.4576052121625969E+19</c:v>
                </c:pt>
                <c:pt idx="78">
                  <c:v>6.4681624299635761E+19</c:v>
                </c:pt>
                <c:pt idx="79">
                  <c:v>6.4786572085493244E+19</c:v>
                </c:pt>
                <c:pt idx="80">
                  <c:v>6.4890909357153829E+19</c:v>
                </c:pt>
                <c:pt idx="81">
                  <c:v>6.4994649210567967E+19</c:v>
                </c:pt>
                <c:pt idx="82">
                  <c:v>6.5097803987768943E+19</c:v>
                </c:pt>
                <c:pt idx="83">
                  <c:v>6.5200385304104559E+19</c:v>
                </c:pt>
                <c:pt idx="84">
                  <c:v>6.5302404074637689E+19</c:v>
                </c:pt>
                <c:pt idx="85">
                  <c:v>6.5403870539740054E+19</c:v>
                </c:pt>
                <c:pt idx="86">
                  <c:v>6.5504794289902739E+19</c:v>
                </c:pt>
                <c:pt idx="87">
                  <c:v>6.5605184289786356E+19</c:v>
                </c:pt>
                <c:pt idx="88">
                  <c:v>6.5705048901533073E+19</c:v>
                </c:pt>
                <c:pt idx="89">
                  <c:v>6.5804395907362111E+19</c:v>
                </c:pt>
                <c:pt idx="90">
                  <c:v>6.5903232531469574E+19</c:v>
                </c:pt>
                <c:pt idx="91">
                  <c:v>6.6001565461253022E+19</c:v>
                </c:pt>
                <c:pt idx="92">
                  <c:v>6.6099400867880509E+19</c:v>
                </c:pt>
                <c:pt idx="93">
                  <c:v>6.6196744426223206E+19</c:v>
                </c:pt>
                <c:pt idx="94">
                  <c:v>6.6293601334170272E+19</c:v>
                </c:pt>
                <c:pt idx="95">
                  <c:v>6.6389976331343995E+19</c:v>
                </c:pt>
                <c:pt idx="96">
                  <c:v>6.6485873717232787E+19</c:v>
                </c:pt>
                <c:pt idx="97">
                  <c:v>6.6581297368758993E+19</c:v>
                </c:pt>
                <c:pt idx="98">
                  <c:v>6.667625075729811E+19</c:v>
                </c:pt>
                <c:pt idx="99">
                  <c:v>6.6770736965165449E+19</c:v>
                </c:pt>
                <c:pt idx="100">
                  <c:v>6.6864758701585801E+19</c:v>
                </c:pt>
                <c:pt idx="101">
                  <c:v>6.6958318318161256E+19</c:v>
                </c:pt>
                <c:pt idx="102">
                  <c:v>6.7051417823851897E+19</c:v>
                </c:pt>
                <c:pt idx="103">
                  <c:v>6.7144058899483566E+19</c:v>
                </c:pt>
                <c:pt idx="104">
                  <c:v>6.7236242911796634E+19</c:v>
                </c:pt>
                <c:pt idx="105">
                  <c:v>6.7327970927049122E+19</c:v>
                </c:pt>
                <c:pt idx="106">
                  <c:v>6.7419243724187361E+19</c:v>
                </c:pt>
                <c:pt idx="107">
                  <c:v>6.7510061807596749E+19</c:v>
                </c:pt>
                <c:pt idx="108">
                  <c:v>6.7600425419445002E+19</c:v>
                </c:pt>
                <c:pt idx="109">
                  <c:v>6.7690334551629783E+19</c:v>
                </c:pt>
                <c:pt idx="110">
                  <c:v>6.7779788957342392E+19</c:v>
                </c:pt>
                <c:pt idx="111">
                  <c:v>6.7868788162258723E+19</c:v>
                </c:pt>
                <c:pt idx="112">
                  <c:v>6.7957331475368468E+19</c:v>
                </c:pt>
                <c:pt idx="113">
                  <c:v>6.8045417999453209E+19</c:v>
                </c:pt>
                <c:pt idx="114">
                  <c:v>6.8133046641223655E+19</c:v>
                </c:pt>
                <c:pt idx="115">
                  <c:v>6.8220216121126109E+19</c:v>
                </c:pt>
                <c:pt idx="116">
                  <c:v>6.8306924982827901E+19</c:v>
                </c:pt>
                <c:pt idx="117">
                  <c:v>6.8393171602391146E+19</c:v>
                </c:pt>
                <c:pt idx="118">
                  <c:v>6.8478954197144142E+19</c:v>
                </c:pt>
                <c:pt idx="119">
                  <c:v>6.8564270834259182E+19</c:v>
                </c:pt>
                <c:pt idx="120">
                  <c:v>6.8649119439045526E+19</c:v>
                </c:pt>
                <c:pt idx="121">
                  <c:v>6.8733497802965901E+19</c:v>
                </c:pt>
                <c:pt idx="122">
                  <c:v>6.8817403591384687E+19</c:v>
                </c:pt>
                <c:pt idx="123">
                  <c:v>6.8900834351055725E+19</c:v>
                </c:pt>
                <c:pt idx="124">
                  <c:v>6.8983787517357416E+19</c:v>
                </c:pt>
                <c:pt idx="125">
                  <c:v>6.906626042128266E+19</c:v>
                </c:pt>
                <c:pt idx="126">
                  <c:v>6.9148250296190763E+19</c:v>
                </c:pt>
                <c:pt idx="127">
                  <c:v>6.9229754284328485E+19</c:v>
                </c:pt>
                <c:pt idx="128">
                  <c:v>6.9310769443127001E+19</c:v>
                </c:pt>
                <c:pt idx="129">
                  <c:v>6.9391292751281471E+19</c:v>
                </c:pt>
                <c:pt idx="130">
                  <c:v>6.9471321114619593E+19</c:v>
                </c:pt>
              </c:numCache>
            </c:numRef>
          </c:val>
        </c:ser>
        <c:ser>
          <c:idx val="5"/>
          <c:order val="4"/>
          <c:tx>
            <c:strRef>
              <c:f>mod.RK1!$S$1</c:f>
              <c:strCache>
                <c:ptCount val="1"/>
                <c:pt idx="0">
                  <c:v>N(Am241)</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mod.RK1!$S$2:$S$132</c:f>
              <c:numCache>
                <c:formatCode>0.00</c:formatCode>
                <c:ptCount val="131"/>
                <c:pt idx="0">
                  <c:v>3.2520680334545068E+19</c:v>
                </c:pt>
                <c:pt idx="1">
                  <c:v>3.2534653574734283E+19</c:v>
                </c:pt>
                <c:pt idx="2">
                  <c:v>3.2542074725729509E+19</c:v>
                </c:pt>
                <c:pt idx="3">
                  <c:v>3.2543310821702263E+19</c:v>
                </c:pt>
                <c:pt idx="4">
                  <c:v>3.2538714008387015E+19</c:v>
                </c:pt>
                <c:pt idx="5">
                  <c:v>3.2528622065433682E+19</c:v>
                </c:pt>
                <c:pt idx="6">
                  <c:v>3.251335891169187E+19</c:v>
                </c:pt>
                <c:pt idx="7">
                  <c:v>3.2493235093964632E+19</c:v>
                </c:pt>
                <c:pt idx="8">
                  <c:v>3.246854825975296E+19</c:v>
                </c:pt>
                <c:pt idx="9">
                  <c:v>3.2439583614496035E+19</c:v>
                </c:pt>
                <c:pt idx="10">
                  <c:v>3.2406614363796681E+19</c:v>
                </c:pt>
                <c:pt idx="11">
                  <c:v>3.2369902141106323E+19</c:v>
                </c:pt>
                <c:pt idx="12">
                  <c:v>3.2329697421329052E+19</c:v>
                </c:pt>
                <c:pt idx="13">
                  <c:v>3.2286239920790135E+19</c:v>
                </c:pt>
                <c:pt idx="14">
                  <c:v>3.2239758984000618E+19</c:v>
                </c:pt>
                <c:pt idx="15">
                  <c:v>3.219047395763619E+19</c:v>
                </c:pt>
                <c:pt idx="16">
                  <c:v>3.2138594552135512E+19</c:v>
                </c:pt>
                <c:pt idx="17">
                  <c:v>3.2084321191310774E+19</c:v>
                </c:pt>
                <c:pt idx="18">
                  <c:v>3.2027845350350897E+19</c:v>
                </c:pt>
                <c:pt idx="19">
                  <c:v>3.1969349882586104E+19</c:v>
                </c:pt>
                <c:pt idx="20">
                  <c:v>3.1909009335371092E+19</c:v>
                </c:pt>
                <c:pt idx="21">
                  <c:v>3.1846990255432958E+19</c:v>
                </c:pt>
                <c:pt idx="22">
                  <c:v>3.1783451484019261E+19</c:v>
                </c:pt>
                <c:pt idx="23">
                  <c:v>3.1718544442171183E+19</c:v>
                </c:pt>
                <c:pt idx="24">
                  <c:v>3.165241340643668E+19</c:v>
                </c:pt>
                <c:pt idx="25">
                  <c:v>3.1585195775328662E+19</c:v>
                </c:pt>
                <c:pt idx="26">
                  <c:v>3.1517022326823801E+19</c:v>
                </c:pt>
                <c:pt idx="27">
                  <c:v>3.1448017467188322E+19</c:v>
                </c:pt>
                <c:pt idx="28">
                  <c:v>3.1378299471408247E+19</c:v>
                </c:pt>
                <c:pt idx="29">
                  <c:v>3.1307980715492889E+19</c:v>
                </c:pt>
                <c:pt idx="30">
                  <c:v>3.123716790091205E+19</c:v>
                </c:pt>
                <c:pt idx="31">
                  <c:v>3.1165962271419195E+19</c:v>
                </c:pt>
                <c:pt idx="32">
                  <c:v>3.1094459822505075E+19</c:v>
                </c:pt>
                <c:pt idx="33">
                  <c:v>3.102275150371858E+19</c:v>
                </c:pt>
                <c:pt idx="34">
                  <c:v>3.0950923414084243E+19</c:v>
                </c:pt>
                <c:pt idx="35">
                  <c:v>3.0879056990838649E+19</c:v>
                </c:pt>
                <c:pt idx="36">
                  <c:v>3.0807229191701004E+19</c:v>
                </c:pt>
                <c:pt idx="37">
                  <c:v>3.073551267088649E+19</c:v>
                </c:pt>
                <c:pt idx="38">
                  <c:v>3.0663975949064385E+19</c:v>
                </c:pt>
                <c:pt idx="39">
                  <c:v>3.0592683577456685E+19</c:v>
                </c:pt>
                <c:pt idx="40">
                  <c:v>3.0521696296266809E+19</c:v>
                </c:pt>
                <c:pt idx="41">
                  <c:v>3.0451071187622023E+19</c:v>
                </c:pt>
                <c:pt idx="42">
                  <c:v>3.0380861823207465E+19</c:v>
                </c:pt>
                <c:pt idx="43">
                  <c:v>3.0311118406764069E+19</c:v>
                </c:pt>
                <c:pt idx="44">
                  <c:v>3.024188791161729E+19</c:v>
                </c:pt>
                <c:pt idx="45">
                  <c:v>3.017321421339827E+19</c:v>
                </c:pt>
                <c:pt idx="46">
                  <c:v>3.0105138218114015E+19</c:v>
                </c:pt>
                <c:pt idx="47">
                  <c:v>3.0037697985718247E+19</c:v>
                </c:pt>
                <c:pt idx="48">
                  <c:v>2.9970928849329795E+19</c:v>
                </c:pt>
                <c:pt idx="49">
                  <c:v>2.9904863530240774E+19</c:v>
                </c:pt>
                <c:pt idx="50">
                  <c:v>2.9839532248852333E+19</c:v>
                </c:pt>
                <c:pt idx="51">
                  <c:v>2.9774962831671407E+19</c:v>
                </c:pt>
                <c:pt idx="52">
                  <c:v>2.9711180814497681E+19</c:v>
                </c:pt>
                <c:pt idx="53">
                  <c:v>2.9648209541925917E+19</c:v>
                </c:pt>
                <c:pt idx="54">
                  <c:v>2.958607026328483E+19</c:v>
                </c:pt>
                <c:pt idx="55">
                  <c:v>2.9524782225129898E+19</c:v>
                </c:pt>
                <c:pt idx="56">
                  <c:v>2.9464362760403726E+19</c:v>
                </c:pt>
                <c:pt idx="57">
                  <c:v>2.9404827374374035E+19</c:v>
                </c:pt>
                <c:pt idx="58">
                  <c:v>2.9346189827455857E+19</c:v>
                </c:pt>
                <c:pt idx="59">
                  <c:v>2.9288462215021109E+19</c:v>
                </c:pt>
                <c:pt idx="60">
                  <c:v>2.9231655044295487E+19</c:v>
                </c:pt>
                <c:pt idx="61">
                  <c:v>2.9175777308439417E+19</c:v>
                </c:pt>
                <c:pt idx="62">
                  <c:v>2.9120836557906751E+19</c:v>
                </c:pt>
                <c:pt idx="63">
                  <c:v>2.9066838969171923E+19</c:v>
                </c:pt>
                <c:pt idx="64">
                  <c:v>2.9013789410913337E+19</c:v>
                </c:pt>
                <c:pt idx="65">
                  <c:v>2.8961691507738087E+19</c:v>
                </c:pt>
                <c:pt idx="66">
                  <c:v>2.8910547701530247E+19</c:v>
                </c:pt>
                <c:pt idx="67">
                  <c:v>2.8860359310502466E+19</c:v>
                </c:pt>
                <c:pt idx="68">
                  <c:v>2.8811126586028016E+19</c:v>
                </c:pt>
                <c:pt idx="69">
                  <c:v>2.8762848767327965E+19</c:v>
                </c:pt>
                <c:pt idx="70">
                  <c:v>2.8715524134085796E+19</c:v>
                </c:pt>
                <c:pt idx="71">
                  <c:v>2.8669150057059422E+19</c:v>
                </c:pt>
                <c:pt idx="72">
                  <c:v>2.8623723046758384E+19</c:v>
                </c:pt>
                <c:pt idx="73">
                  <c:v>2.8579238800251798E+19</c:v>
                </c:pt>
                <c:pt idx="74">
                  <c:v>2.8535692246170518E+19</c:v>
                </c:pt>
                <c:pt idx="75">
                  <c:v>2.8493077587964944E+19</c:v>
                </c:pt>
                <c:pt idx="76">
                  <c:v>2.8451388345477984E+19</c:v>
                </c:pt>
                <c:pt idx="77">
                  <c:v>2.8410617394890641E+19</c:v>
                </c:pt>
                <c:pt idx="78">
                  <c:v>2.8370757007096029E+19</c:v>
                </c:pt>
                <c:pt idx="79">
                  <c:v>2.8331798884555629E+19</c:v>
                </c:pt>
                <c:pt idx="80">
                  <c:v>2.8293734196689998E+19</c:v>
                </c:pt>
                <c:pt idx="81">
                  <c:v>2.8256553613854433E+19</c:v>
                </c:pt>
                <c:pt idx="82">
                  <c:v>2.8220247339948384E+19</c:v>
                </c:pt>
                <c:pt idx="83">
                  <c:v>2.818480514370594E+19</c:v>
                </c:pt>
                <c:pt idx="84">
                  <c:v>2.8150216388713116E+19</c:v>
                </c:pt>
                <c:pt idx="85">
                  <c:v>2.8116470062196179E+19</c:v>
                </c:pt>
                <c:pt idx="86">
                  <c:v>2.8083554802623865E+19</c:v>
                </c:pt>
                <c:pt idx="87">
                  <c:v>2.8051458926164906E+19</c:v>
                </c:pt>
                <c:pt idx="88">
                  <c:v>2.8020170452040942E+19</c:v>
                </c:pt>
                <c:pt idx="89">
                  <c:v>2.7989677126813606E+19</c:v>
                </c:pt>
                <c:pt idx="90">
                  <c:v>2.7959966447643324E+19</c:v>
                </c:pt>
                <c:pt idx="91">
                  <c:v>2.793102568455605E+19</c:v>
                </c:pt>
                <c:pt idx="92">
                  <c:v>2.7902841901753127E+19</c:v>
                </c:pt>
                <c:pt idx="93">
                  <c:v>2.7875401977998168E+19</c:v>
                </c:pt>
                <c:pt idx="94">
                  <c:v>2.7848692626113819E+19</c:v>
                </c:pt>
                <c:pt idx="95">
                  <c:v>2.7822700411620192E+19</c:v>
                </c:pt>
                <c:pt idx="96">
                  <c:v>2.779741177054566E+19</c:v>
                </c:pt>
                <c:pt idx="97">
                  <c:v>2.7772813026439754E+19</c:v>
                </c:pt>
                <c:pt idx="98">
                  <c:v>2.7748890406616875E+19</c:v>
                </c:pt>
                <c:pt idx="99">
                  <c:v>2.7725630057658622E+19</c:v>
                </c:pt>
                <c:pt idx="100">
                  <c:v>2.7703018060201603E+19</c:v>
                </c:pt>
                <c:pt idx="101">
                  <c:v>2.7681040443036725E+19</c:v>
                </c:pt>
                <c:pt idx="102">
                  <c:v>2.7659683196545044E+19</c:v>
                </c:pt>
                <c:pt idx="103">
                  <c:v>2.7638932285494518E+19</c:v>
                </c:pt>
                <c:pt idx="104">
                  <c:v>2.7618773661221089E+19</c:v>
                </c:pt>
                <c:pt idx="105">
                  <c:v>2.7599193273216856E+19</c:v>
                </c:pt>
                <c:pt idx="106">
                  <c:v>2.758017708014721E+19</c:v>
                </c:pt>
                <c:pt idx="107">
                  <c:v>2.7561711060318224E+19</c:v>
                </c:pt>
                <c:pt idx="108">
                  <c:v>2.7543781221614719E+19</c:v>
                </c:pt>
                <c:pt idx="109">
                  <c:v>2.7526373610928898E+19</c:v>
                </c:pt>
                <c:pt idx="110">
                  <c:v>2.7509474323098657E+19</c:v>
                </c:pt>
                <c:pt idx="111">
                  <c:v>2.7493069509374071E+19</c:v>
                </c:pt>
                <c:pt idx="112">
                  <c:v>2.7477145385429991E+19</c:v>
                </c:pt>
                <c:pt idx="113">
                  <c:v>2.7461688238941995E+19</c:v>
                </c:pt>
                <c:pt idx="114">
                  <c:v>2.7446684436742398E+19</c:v>
                </c:pt>
                <c:pt idx="115">
                  <c:v>2.7432120431572468E+19</c:v>
                </c:pt>
                <c:pt idx="116">
                  <c:v>2.7417982768446431E+19</c:v>
                </c:pt>
                <c:pt idx="117">
                  <c:v>2.7404258090642326E+19</c:v>
                </c:pt>
                <c:pt idx="118">
                  <c:v>2.7390933145334231E+19</c:v>
                </c:pt>
                <c:pt idx="119">
                  <c:v>2.7377994788879974E+19</c:v>
                </c:pt>
                <c:pt idx="120">
                  <c:v>2.7365429991777825E+19</c:v>
                </c:pt>
                <c:pt idx="121">
                  <c:v>2.7353225843305304E+19</c:v>
                </c:pt>
                <c:pt idx="122">
                  <c:v>2.7341369555852796E+19</c:v>
                </c:pt>
                <c:pt idx="123">
                  <c:v>2.7329848468964143E+19</c:v>
                </c:pt>
                <c:pt idx="124">
                  <c:v>2.7318650053096034E+19</c:v>
                </c:pt>
                <c:pt idx="125">
                  <c:v>2.7307761913107591E+19</c:v>
                </c:pt>
                <c:pt idx="126">
                  <c:v>2.7297171791491133E+19</c:v>
                </c:pt>
                <c:pt idx="127">
                  <c:v>2.7286867571354771E+19</c:v>
                </c:pt>
                <c:pt idx="128">
                  <c:v>2.7276837279167033E+19</c:v>
                </c:pt>
                <c:pt idx="129">
                  <c:v>2.7267069087273435E+19</c:v>
                </c:pt>
                <c:pt idx="130">
                  <c:v>2.7257551316194562E+19</c:v>
                </c:pt>
              </c:numCache>
            </c:numRef>
          </c:val>
        </c:ser>
        <c:dLbls>
          <c:showLegendKey val="0"/>
          <c:showVal val="0"/>
          <c:showCatName val="0"/>
          <c:showSerName val="0"/>
          <c:showPercent val="0"/>
          <c:showBubbleSize val="0"/>
        </c:dLbls>
        <c:axId val="181006720"/>
        <c:axId val="181008640"/>
      </c:areaChart>
      <c:catAx>
        <c:axId val="181006720"/>
        <c:scaling>
          <c:orientation val="minMax"/>
        </c:scaling>
        <c:delete val="0"/>
        <c:axPos val="b"/>
        <c:title>
          <c:tx>
            <c:rich>
              <a:bodyPr/>
              <a:lstStyle/>
              <a:p>
                <a:pPr>
                  <a:defRPr sz="1200"/>
                </a:pPr>
                <a:r>
                  <a:rPr lang="en-US" sz="1200"/>
                  <a:t>Durée (années)</a:t>
                </a:r>
              </a:p>
            </c:rich>
          </c:tx>
          <c:overlay val="0"/>
        </c:title>
        <c:numFmt formatCode="#,##0.00" sourceLinked="0"/>
        <c:majorTickMark val="none"/>
        <c:minorTickMark val="none"/>
        <c:tickLblPos val="nextTo"/>
        <c:crossAx val="181008640"/>
        <c:crosses val="autoZero"/>
        <c:auto val="1"/>
        <c:lblAlgn val="ctr"/>
        <c:lblOffset val="100"/>
        <c:noMultiLvlLbl val="0"/>
      </c:catAx>
      <c:valAx>
        <c:axId val="181008640"/>
        <c:scaling>
          <c:orientation val="minMax"/>
        </c:scaling>
        <c:delete val="0"/>
        <c:axPos val="l"/>
        <c:majorGridlines/>
        <c:title>
          <c:tx>
            <c:rich>
              <a:bodyPr rot="-5400000" vert="horz"/>
              <a:lstStyle/>
              <a:p>
                <a:pPr>
                  <a:defRPr baseline="0"/>
                </a:pPr>
                <a:r>
                  <a:rPr lang="fr-FR" sz="1200" baseline="0"/>
                  <a:t>E %wt</a:t>
                </a:r>
                <a:endParaRPr lang="fr-FR" baseline="0"/>
              </a:p>
            </c:rich>
          </c:tx>
          <c:overlay val="0"/>
        </c:title>
        <c:numFmt formatCode="0%" sourceLinked="1"/>
        <c:majorTickMark val="none"/>
        <c:minorTickMark val="none"/>
        <c:tickLblPos val="nextTo"/>
        <c:crossAx val="181006720"/>
        <c:crosses val="autoZero"/>
        <c:crossBetween val="midCat"/>
      </c:valAx>
    </c:plotArea>
    <c:legend>
      <c:legendPos val="r"/>
      <c:overlay val="0"/>
      <c:spPr>
        <a:solidFill>
          <a:schemeClr val="bg1">
            <a:lumMod val="95000"/>
            <a:alpha val="65000"/>
          </a:schemeClr>
        </a:solidFill>
      </c:spPr>
    </c:legend>
    <c:plotVisOnly val="1"/>
    <c:dispBlanksAs val="gap"/>
    <c:showDLblsOverMax val="0"/>
  </c:chart>
  <c:txPr>
    <a:bodyPr/>
    <a:lstStyle/>
    <a:p>
      <a:pPr>
        <a:defRPr sz="1400">
          <a:solidFill>
            <a:sysClr val="windowText" lastClr="000000"/>
          </a:solidFill>
        </a:defRPr>
      </a:pPr>
      <a:endParaRPr lang="fr-F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Ecarts relatifs de concentration (DRAGON - RK1)</a:t>
            </a:r>
          </a:p>
        </c:rich>
      </c:tx>
      <c:overlay val="0"/>
    </c:title>
    <c:autoTitleDeleted val="0"/>
    <c:plotArea>
      <c:layout/>
      <c:scatterChart>
        <c:scatterStyle val="lineMarker"/>
        <c:varyColors val="0"/>
        <c:ser>
          <c:idx val="1"/>
          <c:order val="1"/>
          <c:tx>
            <c:strRef>
              <c:f>Dragon_vs_RK1!$AD$1</c:f>
              <c:strCache>
                <c:ptCount val="1"/>
                <c:pt idx="0">
                  <c:v>Pu239</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Dragon_vs_RK1!$AD$2:$AD$51</c:f>
              <c:numCache>
                <c:formatCode>0.0%</c:formatCode>
                <c:ptCount val="50"/>
                <c:pt idx="0">
                  <c:v>0</c:v>
                </c:pt>
                <c:pt idx="1">
                  <c:v>2.0396492578342858E-3</c:v>
                </c:pt>
                <c:pt idx="2">
                  <c:v>2.3516422540121825E-3</c:v>
                </c:pt>
                <c:pt idx="3">
                  <c:v>8.9624010017879795E-4</c:v>
                </c:pt>
                <c:pt idx="4">
                  <c:v>1.221215704990411E-3</c:v>
                </c:pt>
                <c:pt idx="5">
                  <c:v>-2.5721345813320315E-4</c:v>
                </c:pt>
                <c:pt idx="6">
                  <c:v>1.0308907653401474E-4</c:v>
                </c:pt>
                <c:pt idx="7">
                  <c:v>5.0610211726793703E-4</c:v>
                </c:pt>
                <c:pt idx="8">
                  <c:v>-9.9833974493249112E-4</c:v>
                </c:pt>
                <c:pt idx="9">
                  <c:v>-5.7820295073000752E-4</c:v>
                </c:pt>
                <c:pt idx="10">
                  <c:v>-2.1310376757784633E-3</c:v>
                </c:pt>
                <c:pt idx="11">
                  <c:v>-1.6276371507742738E-3</c:v>
                </c:pt>
                <c:pt idx="12">
                  <c:v>-1.1097987303650156E-3</c:v>
                </c:pt>
                <c:pt idx="13">
                  <c:v>-2.6479555405038908E-3</c:v>
                </c:pt>
                <c:pt idx="14">
                  <c:v>-2.0701167026061524E-3</c:v>
                </c:pt>
                <c:pt idx="15">
                  <c:v>-3.6489572625295467E-3</c:v>
                </c:pt>
                <c:pt idx="16">
                  <c:v>-2.9953268722663082E-3</c:v>
                </c:pt>
                <c:pt idx="17">
                  <c:v>-2.3603257344151926E-3</c:v>
                </c:pt>
                <c:pt idx="18">
                  <c:v>-3.9001176847272344E-3</c:v>
                </c:pt>
                <c:pt idx="19">
                  <c:v>-3.1685325084230458E-3</c:v>
                </c:pt>
                <c:pt idx="20">
                  <c:v>-4.7027557152020082E-3</c:v>
                </c:pt>
                <c:pt idx="21">
                  <c:v>-3.910617371906051E-3</c:v>
                </c:pt>
                <c:pt idx="22">
                  <c:v>-3.0736139097889679E-3</c:v>
                </c:pt>
                <c:pt idx="23">
                  <c:v>-4.5570408287038252E-3</c:v>
                </c:pt>
                <c:pt idx="24">
                  <c:v>-3.6413841288711799E-3</c:v>
                </c:pt>
                <c:pt idx="25">
                  <c:v>-5.1310684434590281E-3</c:v>
                </c:pt>
                <c:pt idx="26">
                  <c:v>-4.1768566127464999E-3</c:v>
                </c:pt>
                <c:pt idx="27">
                  <c:v>-3.1650654591396576E-3</c:v>
                </c:pt>
                <c:pt idx="28">
                  <c:v>-4.5518776571463583E-3</c:v>
                </c:pt>
                <c:pt idx="29">
                  <c:v>-3.486342916232418E-3</c:v>
                </c:pt>
                <c:pt idx="30">
                  <c:v>-4.8466855312363256E-3</c:v>
                </c:pt>
                <c:pt idx="31">
                  <c:v>-3.7179343501846599E-3</c:v>
                </c:pt>
                <c:pt idx="32">
                  <c:v>-2.5199712848258688E-3</c:v>
                </c:pt>
                <c:pt idx="33">
                  <c:v>-3.7846257985121416E-3</c:v>
                </c:pt>
                <c:pt idx="34">
                  <c:v>-2.5093347808220344E-3</c:v>
                </c:pt>
                <c:pt idx="35">
                  <c:v>-3.7736055491821977E-3</c:v>
                </c:pt>
                <c:pt idx="36">
                  <c:v>-2.4123889167587762E-3</c:v>
                </c:pt>
                <c:pt idx="37">
                  <c:v>-1.0260462601773854E-3</c:v>
                </c:pt>
                <c:pt idx="38">
                  <c:v>-2.2116080427551192E-3</c:v>
                </c:pt>
                <c:pt idx="39">
                  <c:v>-7.2712393279134133E-4</c:v>
                </c:pt>
                <c:pt idx="40">
                  <c:v>-1.8332562392679237E-3</c:v>
                </c:pt>
                <c:pt idx="41">
                  <c:v>-2.4181257459753171E-4</c:v>
                </c:pt>
                <c:pt idx="42">
                  <c:v>1.383700964368718E-3</c:v>
                </c:pt>
                <c:pt idx="43">
                  <c:v>3.9075807417521041E-4</c:v>
                </c:pt>
                <c:pt idx="44">
                  <c:v>2.0768443140570707E-3</c:v>
                </c:pt>
                <c:pt idx="45">
                  <c:v>1.1279045603110065E-3</c:v>
                </c:pt>
                <c:pt idx="46">
                  <c:v>2.9401890114882198E-3</c:v>
                </c:pt>
                <c:pt idx="47">
                  <c:v>4.7947046735703188E-3</c:v>
                </c:pt>
                <c:pt idx="48">
                  <c:v>3.9898184354556958E-3</c:v>
                </c:pt>
                <c:pt idx="49">
                  <c:v>5.9220366458379399E-3</c:v>
                </c:pt>
              </c:numCache>
            </c:numRef>
          </c:yVal>
          <c:smooth val="0"/>
        </c:ser>
        <c:ser>
          <c:idx val="2"/>
          <c:order val="2"/>
          <c:tx>
            <c:strRef>
              <c:f>Dragon_vs_RK1!$AE$1</c:f>
              <c:strCache>
                <c:ptCount val="1"/>
                <c:pt idx="0">
                  <c:v>Pu240</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Dragon_vs_RK1!$AE$2:$AE$51</c:f>
              <c:numCache>
                <c:formatCode>0.0%</c:formatCode>
                <c:ptCount val="50"/>
                <c:pt idx="0">
                  <c:v>0</c:v>
                </c:pt>
                <c:pt idx="1">
                  <c:v>-7.5966286801459632E-4</c:v>
                </c:pt>
                <c:pt idx="2">
                  <c:v>-1.512004706180022E-3</c:v>
                </c:pt>
                <c:pt idx="3">
                  <c:v>1.9622957523241199E-3</c:v>
                </c:pt>
                <c:pt idx="4">
                  <c:v>1.0818127896526195E-3</c:v>
                </c:pt>
                <c:pt idx="5">
                  <c:v>4.094584029722929E-3</c:v>
                </c:pt>
                <c:pt idx="6">
                  <c:v>3.1083856678911928E-3</c:v>
                </c:pt>
                <c:pt idx="7">
                  <c:v>2.1429845945646685E-3</c:v>
                </c:pt>
                <c:pt idx="8">
                  <c:v>4.6437769529896868E-3</c:v>
                </c:pt>
                <c:pt idx="9">
                  <c:v>3.6113666945342504E-3</c:v>
                </c:pt>
                <c:pt idx="10">
                  <c:v>5.7456980827791156E-3</c:v>
                </c:pt>
                <c:pt idx="11">
                  <c:v>4.664338140780086E-3</c:v>
                </c:pt>
                <c:pt idx="12">
                  <c:v>3.6271158079524868E-3</c:v>
                </c:pt>
                <c:pt idx="13">
                  <c:v>5.3789429193336407E-3</c:v>
                </c:pt>
                <c:pt idx="14">
                  <c:v>4.3012261491449351E-3</c:v>
                </c:pt>
                <c:pt idx="15">
                  <c:v>5.7780207105579658E-3</c:v>
                </c:pt>
                <c:pt idx="16">
                  <c:v>4.6876561317162474E-3</c:v>
                </c:pt>
                <c:pt idx="17">
                  <c:v>3.6383061553500267E-3</c:v>
                </c:pt>
                <c:pt idx="18">
                  <c:v>4.8180513321232788E-3</c:v>
                </c:pt>
                <c:pt idx="19">
                  <c:v>3.7743238703316822E-3</c:v>
                </c:pt>
                <c:pt idx="20">
                  <c:v>4.7457635103407446E-3</c:v>
                </c:pt>
                <c:pt idx="21">
                  <c:v>3.7089377100806868E-3</c:v>
                </c:pt>
                <c:pt idx="22">
                  <c:v>2.7336500066923006E-3</c:v>
                </c:pt>
                <c:pt idx="23">
                  <c:v>3.4802721512160739E-3</c:v>
                </c:pt>
                <c:pt idx="24">
                  <c:v>2.5283119642111771E-3</c:v>
                </c:pt>
                <c:pt idx="25">
                  <c:v>3.1125963081715777E-3</c:v>
                </c:pt>
                <c:pt idx="26">
                  <c:v>2.1960197191794903E-3</c:v>
                </c:pt>
                <c:pt idx="27">
                  <c:v>1.3256794960179936E-3</c:v>
                </c:pt>
                <c:pt idx="28">
                  <c:v>1.7590022290801264E-3</c:v>
                </c:pt>
                <c:pt idx="29">
                  <c:v>9.3924748837735585E-4</c:v>
                </c:pt>
                <c:pt idx="30">
                  <c:v>1.2381439615878639E-3</c:v>
                </c:pt>
                <c:pt idx="31">
                  <c:v>4.6857489677179531E-4</c:v>
                </c:pt>
                <c:pt idx="32">
                  <c:v>-2.463630745577276E-4</c:v>
                </c:pt>
                <c:pt idx="33">
                  <c:v>-4.4070727231429559E-5</c:v>
                </c:pt>
                <c:pt idx="34">
                  <c:v>-6.9442307149746485E-4</c:v>
                </c:pt>
                <c:pt idx="35">
                  <c:v>-5.9196359506166383E-4</c:v>
                </c:pt>
                <c:pt idx="36">
                  <c:v>-1.1785535165593744E-3</c:v>
                </c:pt>
                <c:pt idx="37">
                  <c:v>-1.7020712320754319E-3</c:v>
                </c:pt>
                <c:pt idx="38">
                  <c:v>-1.6590764569815039E-3</c:v>
                </c:pt>
                <c:pt idx="39">
                  <c:v>-2.1161235072996586E-3</c:v>
                </c:pt>
                <c:pt idx="40">
                  <c:v>-2.1311344680975276E-3</c:v>
                </c:pt>
                <c:pt idx="41">
                  <c:v>-2.5115393768758614E-3</c:v>
                </c:pt>
                <c:pt idx="42">
                  <c:v>-2.8313643563604978E-3</c:v>
                </c:pt>
                <c:pt idx="43">
                  <c:v>-2.873027384639158E-3</c:v>
                </c:pt>
                <c:pt idx="44">
                  <c:v>-3.113613224514008E-3</c:v>
                </c:pt>
                <c:pt idx="45">
                  <c:v>-3.1859182666027046E-3</c:v>
                </c:pt>
                <c:pt idx="46">
                  <c:v>-3.33733284816815E-3</c:v>
                </c:pt>
                <c:pt idx="47">
                  <c:v>-3.4190579176650283E-3</c:v>
                </c:pt>
                <c:pt idx="48">
                  <c:v>-3.4884857842912348E-3</c:v>
                </c:pt>
                <c:pt idx="49">
                  <c:v>-3.4784252005268103E-3</c:v>
                </c:pt>
              </c:numCache>
            </c:numRef>
          </c:yVal>
          <c:smooth val="0"/>
        </c:ser>
        <c:ser>
          <c:idx val="3"/>
          <c:order val="3"/>
          <c:tx>
            <c:strRef>
              <c:f>Dragon_vs_RK1!$AF$1</c:f>
              <c:strCache>
                <c:ptCount val="1"/>
                <c:pt idx="0">
                  <c:v>Pu241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Dragon_vs_RK1!$AF$2:$AF$51</c:f>
              <c:numCache>
                <c:formatCode>0.0%</c:formatCode>
                <c:ptCount val="50"/>
                <c:pt idx="0">
                  <c:v>0</c:v>
                </c:pt>
                <c:pt idx="1">
                  <c:v>2.0410721198635792E-3</c:v>
                </c:pt>
                <c:pt idx="2">
                  <c:v>3.9419296309302449E-3</c:v>
                </c:pt>
                <c:pt idx="3">
                  <c:v>-2.9308418489124048E-3</c:v>
                </c:pt>
                <c:pt idx="4">
                  <c:v>-7.8787289085237809E-4</c:v>
                </c:pt>
                <c:pt idx="5">
                  <c:v>-6.0547988393943467E-3</c:v>
                </c:pt>
                <c:pt idx="6">
                  <c:v>-3.7748509764189979E-3</c:v>
                </c:pt>
                <c:pt idx="7">
                  <c:v>-1.7418601122734898E-3</c:v>
                </c:pt>
                <c:pt idx="8">
                  <c:v>-5.3642378515244967E-3</c:v>
                </c:pt>
                <c:pt idx="9">
                  <c:v>-3.3048959603447664E-3</c:v>
                </c:pt>
                <c:pt idx="10">
                  <c:v>-5.9503819284380142E-3</c:v>
                </c:pt>
                <c:pt idx="11">
                  <c:v>-3.9128987053400075E-3</c:v>
                </c:pt>
                <c:pt idx="12">
                  <c:v>-2.132934296915519E-3</c:v>
                </c:pt>
                <c:pt idx="13">
                  <c:v>-3.8800614547945637E-3</c:v>
                </c:pt>
                <c:pt idx="14">
                  <c:v>-2.2702352517820577E-3</c:v>
                </c:pt>
                <c:pt idx="15">
                  <c:v>-3.3301404413973745E-3</c:v>
                </c:pt>
                <c:pt idx="16">
                  <c:v>-1.8909986204717344E-3</c:v>
                </c:pt>
                <c:pt idx="17">
                  <c:v>-7.2724476582263756E-4</c:v>
                </c:pt>
                <c:pt idx="18">
                  <c:v>-1.3726361237096061E-3</c:v>
                </c:pt>
                <c:pt idx="19">
                  <c:v>-3.5737351153775429E-4</c:v>
                </c:pt>
                <c:pt idx="20">
                  <c:v>-7.5220282846320081E-4</c:v>
                </c:pt>
                <c:pt idx="21">
                  <c:v>-2.9929803922549971E-5</c:v>
                </c:pt>
                <c:pt idx="22">
                  <c:v>5.19891929002536E-4</c:v>
                </c:pt>
                <c:pt idx="23">
                  <c:v>3.4355032038243714E-4</c:v>
                </c:pt>
                <c:pt idx="24">
                  <c:v>6.7185574870329214E-4</c:v>
                </c:pt>
                <c:pt idx="25">
                  <c:v>5.9104949204752215E-4</c:v>
                </c:pt>
                <c:pt idx="26">
                  <c:v>6.2938281152650588E-4</c:v>
                </c:pt>
                <c:pt idx="27">
                  <c:v>5.991373524325724E-4</c:v>
                </c:pt>
                <c:pt idx="28">
                  <c:v>4.7905079529704205E-4</c:v>
                </c:pt>
                <c:pt idx="29">
                  <c:v>3.2379701325450813E-4</c:v>
                </c:pt>
                <c:pt idx="30">
                  <c:v>1.9173425029291166E-4</c:v>
                </c:pt>
                <c:pt idx="31">
                  <c:v>-1.8800070660590545E-4</c:v>
                </c:pt>
                <c:pt idx="32">
                  <c:v>-6.4740090156220511E-4</c:v>
                </c:pt>
                <c:pt idx="33">
                  <c:v>-8.1873891615508578E-4</c:v>
                </c:pt>
                <c:pt idx="34">
                  <c:v>-1.4452450381488157E-3</c:v>
                </c:pt>
                <c:pt idx="35">
                  <c:v>-1.6675497923632403E-3</c:v>
                </c:pt>
                <c:pt idx="36">
                  <c:v>-2.3569405480514736E-3</c:v>
                </c:pt>
                <c:pt idx="37">
                  <c:v>-3.1027683584587519E-3</c:v>
                </c:pt>
                <c:pt idx="38">
                  <c:v>-3.4397611747380109E-3</c:v>
                </c:pt>
                <c:pt idx="39">
                  <c:v>-4.2361814126303087E-3</c:v>
                </c:pt>
                <c:pt idx="40">
                  <c:v>-4.6430637782939529E-3</c:v>
                </c:pt>
                <c:pt idx="41">
                  <c:v>-5.4476253523125682E-3</c:v>
                </c:pt>
                <c:pt idx="42">
                  <c:v>-6.3467309419577497E-3</c:v>
                </c:pt>
                <c:pt idx="43">
                  <c:v>-6.8249561183204256E-3</c:v>
                </c:pt>
                <c:pt idx="44">
                  <c:v>-7.6942933513558893E-3</c:v>
                </c:pt>
                <c:pt idx="45">
                  <c:v>-8.1929292305628829E-3</c:v>
                </c:pt>
                <c:pt idx="46">
                  <c:v>-9.0578422157258157E-3</c:v>
                </c:pt>
                <c:pt idx="47">
                  <c:v>-9.9586308484549621E-3</c:v>
                </c:pt>
                <c:pt idx="48">
                  <c:v>-1.040949222428564E-2</c:v>
                </c:pt>
                <c:pt idx="49">
                  <c:v>-1.1332663175770004E-2</c:v>
                </c:pt>
              </c:numCache>
            </c:numRef>
          </c:yVal>
          <c:smooth val="0"/>
        </c:ser>
        <c:ser>
          <c:idx val="4"/>
          <c:order val="4"/>
          <c:tx>
            <c:strRef>
              <c:f>Dragon_vs_RK1!$AG$1</c:f>
              <c:strCache>
                <c:ptCount val="1"/>
                <c:pt idx="0">
                  <c:v>Pu242</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Dragon_vs_RK1!$AG$2:$AG$51</c:f>
              <c:numCache>
                <c:formatCode>0.0%</c:formatCode>
                <c:ptCount val="50"/>
                <c:pt idx="0">
                  <c:v>0</c:v>
                </c:pt>
                <c:pt idx="1">
                  <c:v>-9.3397144272427631E-4</c:v>
                </c:pt>
                <c:pt idx="2">
                  <c:v>-1.7960949993680963E-3</c:v>
                </c:pt>
                <c:pt idx="3">
                  <c:v>2.8188542022059542E-3</c:v>
                </c:pt>
                <c:pt idx="4">
                  <c:v>1.7074688844389773E-3</c:v>
                </c:pt>
                <c:pt idx="5">
                  <c:v>5.3933622323172961E-3</c:v>
                </c:pt>
                <c:pt idx="6">
                  <c:v>4.1335363915495681E-3</c:v>
                </c:pt>
                <c:pt idx="7">
                  <c:v>2.9739298442817319E-3</c:v>
                </c:pt>
                <c:pt idx="8">
                  <c:v>5.7882903901568059E-3</c:v>
                </c:pt>
                <c:pt idx="9">
                  <c:v>4.5425829104547722E-3</c:v>
                </c:pt>
                <c:pt idx="10">
                  <c:v>6.8536585945791588E-3</c:v>
                </c:pt>
                <c:pt idx="11">
                  <c:v>5.5816270833923959E-3</c:v>
                </c:pt>
                <c:pt idx="12">
                  <c:v>4.3789296025542757E-3</c:v>
                </c:pt>
                <c:pt idx="13">
                  <c:v>6.2346178271826501E-3</c:v>
                </c:pt>
                <c:pt idx="14">
                  <c:v>5.0249123896921755E-3</c:v>
                </c:pt>
                <c:pt idx="15">
                  <c:v>6.6017547088534851E-3</c:v>
                </c:pt>
                <c:pt idx="16">
                  <c:v>5.4069770072996837E-3</c:v>
                </c:pt>
                <c:pt idx="17">
                  <c:v>4.2589017649392437E-3</c:v>
                </c:pt>
                <c:pt idx="18">
                  <c:v>5.5777286751652246E-3</c:v>
                </c:pt>
                <c:pt idx="19">
                  <c:v>4.4409966735187182E-3</c:v>
                </c:pt>
                <c:pt idx="20">
                  <c:v>5.603407888077375E-3</c:v>
                </c:pt>
                <c:pt idx="21">
                  <c:v>4.4834557408224068E-3</c:v>
                </c:pt>
                <c:pt idx="22">
                  <c:v>3.4097134039074248E-3</c:v>
                </c:pt>
                <c:pt idx="23">
                  <c:v>4.4118125841327155E-3</c:v>
                </c:pt>
                <c:pt idx="24">
                  <c:v>3.3484574871882979E-3</c:v>
                </c:pt>
                <c:pt idx="25">
                  <c:v>4.2449850226071442E-3</c:v>
                </c:pt>
                <c:pt idx="26">
                  <c:v>3.1928223732767907E-3</c:v>
                </c:pt>
                <c:pt idx="27">
                  <c:v>2.1678461112056447E-3</c:v>
                </c:pt>
                <c:pt idx="28">
                  <c:v>2.9524261530609127E-3</c:v>
                </c:pt>
                <c:pt idx="29">
                  <c:v>1.9256678047714466E-3</c:v>
                </c:pt>
                <c:pt idx="30">
                  <c:v>2.6381355158565053E-3</c:v>
                </c:pt>
                <c:pt idx="31">
                  <c:v>1.6128576572843158E-3</c:v>
                </c:pt>
                <c:pt idx="32">
                  <c:v>6.1575407041708529E-4</c:v>
                </c:pt>
                <c:pt idx="33">
                  <c:v>1.2394606176506665E-3</c:v>
                </c:pt>
                <c:pt idx="34">
                  <c:v>2.3185949908155205E-4</c:v>
                </c:pt>
                <c:pt idx="35">
                  <c:v>7.908447857031633E-4</c:v>
                </c:pt>
                <c:pt idx="36">
                  <c:v>-2.1723306437227116E-4</c:v>
                </c:pt>
                <c:pt idx="37">
                  <c:v>-1.2192763251871769E-3</c:v>
                </c:pt>
                <c:pt idx="38">
                  <c:v>-7.4077942591943666E-4</c:v>
                </c:pt>
                <c:pt idx="39">
                  <c:v>-1.7491889416046101E-3</c:v>
                </c:pt>
                <c:pt idx="40">
                  <c:v>-1.3085426669777551E-3</c:v>
                </c:pt>
                <c:pt idx="41">
                  <c:v>-2.3191501164538885E-3</c:v>
                </c:pt>
                <c:pt idx="42">
                  <c:v>-3.3350237857694026E-3</c:v>
                </c:pt>
                <c:pt idx="43">
                  <c:v>-2.9654609664124597E-3</c:v>
                </c:pt>
                <c:pt idx="44">
                  <c:v>-3.9803933821448258E-3</c:v>
                </c:pt>
                <c:pt idx="45">
                  <c:v>-3.6534964249523932E-3</c:v>
                </c:pt>
                <c:pt idx="46">
                  <c:v>-4.6814209645064803E-3</c:v>
                </c:pt>
                <c:pt idx="47">
                  <c:v>-5.6849430421495673E-3</c:v>
                </c:pt>
                <c:pt idx="48">
                  <c:v>-5.422593137357744E-3</c:v>
                </c:pt>
                <c:pt idx="49">
                  <c:v>-6.4397168824034262E-3</c:v>
                </c:pt>
              </c:numCache>
            </c:numRef>
          </c:yVal>
          <c:smooth val="0"/>
        </c:ser>
        <c:ser>
          <c:idx val="5"/>
          <c:order val="5"/>
          <c:tx>
            <c:strRef>
              <c:f>Dragon_vs_RK1!$AH$1</c:f>
              <c:strCache>
                <c:ptCount val="1"/>
                <c:pt idx="0">
                  <c:v>Am241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Dragon_vs_RK1!$AH$2:$AH$51</c:f>
              <c:numCache>
                <c:formatCode>0.0%</c:formatCode>
                <c:ptCount val="50"/>
                <c:pt idx="0">
                  <c:v>0</c:v>
                </c:pt>
                <c:pt idx="1">
                  <c:v>-3.984136500490335E-3</c:v>
                </c:pt>
                <c:pt idx="2">
                  <c:v>-7.509795847153505E-3</c:v>
                </c:pt>
                <c:pt idx="3">
                  <c:v>-1.1152636888571371E-2</c:v>
                </c:pt>
                <c:pt idx="4">
                  <c:v>-1.4012105804224347E-2</c:v>
                </c:pt>
                <c:pt idx="5">
                  <c:v>-1.7620014177813559E-2</c:v>
                </c:pt>
                <c:pt idx="6">
                  <c:v>-1.9818331048014729E-2</c:v>
                </c:pt>
                <c:pt idx="7">
                  <c:v>-2.1588919799833794E-2</c:v>
                </c:pt>
                <c:pt idx="8">
                  <c:v>-2.4817122041617661E-2</c:v>
                </c:pt>
                <c:pt idx="9">
                  <c:v>-2.6001746375067778E-2</c:v>
                </c:pt>
                <c:pt idx="10">
                  <c:v>-2.893200960758234E-2</c:v>
                </c:pt>
                <c:pt idx="11">
                  <c:v>-2.9612490879523067E-2</c:v>
                </c:pt>
                <c:pt idx="12">
                  <c:v>-2.9982398208684011E-2</c:v>
                </c:pt>
                <c:pt idx="13">
                  <c:v>-3.2340727310973753E-2</c:v>
                </c:pt>
                <c:pt idx="14">
                  <c:v>-3.2263125138294102E-2</c:v>
                </c:pt>
                <c:pt idx="15">
                  <c:v>-3.4179498383479667E-2</c:v>
                </c:pt>
                <c:pt idx="16">
                  <c:v>-3.3655918314916045E-2</c:v>
                </c:pt>
                <c:pt idx="17">
                  <c:v>-3.2943264870461265E-2</c:v>
                </c:pt>
                <c:pt idx="18">
                  <c:v>-3.4245214532454007E-2</c:v>
                </c:pt>
                <c:pt idx="19">
                  <c:v>-3.3140629732673933E-2</c:v>
                </c:pt>
                <c:pt idx="20">
                  <c:v>-3.4036126765972861E-2</c:v>
                </c:pt>
                <c:pt idx="21">
                  <c:v>-3.2581442790193052E-2</c:v>
                </c:pt>
                <c:pt idx="22">
                  <c:v>-3.0978617673217457E-2</c:v>
                </c:pt>
                <c:pt idx="23">
                  <c:v>-3.1261082413579028E-2</c:v>
                </c:pt>
                <c:pt idx="24">
                  <c:v>-2.9353676672069215E-2</c:v>
                </c:pt>
                <c:pt idx="25">
                  <c:v>-2.9222574588757735E-2</c:v>
                </c:pt>
                <c:pt idx="26">
                  <c:v>-2.7038905677896356E-2</c:v>
                </c:pt>
                <c:pt idx="27">
                  <c:v>-2.4734510366616797E-2</c:v>
                </c:pt>
                <c:pt idx="28">
                  <c:v>-2.4069342559747037E-2</c:v>
                </c:pt>
                <c:pt idx="29">
                  <c:v>-2.1526962235066685E-2</c:v>
                </c:pt>
                <c:pt idx="30">
                  <c:v>-2.0478393340781127E-2</c:v>
                </c:pt>
                <c:pt idx="31">
                  <c:v>-1.7725791325382777E-2</c:v>
                </c:pt>
                <c:pt idx="32">
                  <c:v>-1.4879471733448328E-2</c:v>
                </c:pt>
                <c:pt idx="33">
                  <c:v>-1.3331307009528068E-2</c:v>
                </c:pt>
                <c:pt idx="34">
                  <c:v>-1.0315469514160262E-2</c:v>
                </c:pt>
                <c:pt idx="35">
                  <c:v>-8.4298129167233466E-3</c:v>
                </c:pt>
                <c:pt idx="36">
                  <c:v>-5.2575876200832445E-3</c:v>
                </c:pt>
                <c:pt idx="37">
                  <c:v>-1.9684725575593929E-3</c:v>
                </c:pt>
                <c:pt idx="38">
                  <c:v>2.919370768010097E-4</c:v>
                </c:pt>
                <c:pt idx="39">
                  <c:v>3.7121855696872863E-3</c:v>
                </c:pt>
                <c:pt idx="40">
                  <c:v>6.2873258622260847E-3</c:v>
                </c:pt>
                <c:pt idx="41">
                  <c:v>9.8895772256996153E-3</c:v>
                </c:pt>
                <c:pt idx="42">
                  <c:v>1.3516460334850688E-2</c:v>
                </c:pt>
                <c:pt idx="43">
                  <c:v>1.6437240145253971E-2</c:v>
                </c:pt>
                <c:pt idx="44">
                  <c:v>2.0213435070595483E-2</c:v>
                </c:pt>
                <c:pt idx="45">
                  <c:v>2.3408522629780552E-2</c:v>
                </c:pt>
                <c:pt idx="46">
                  <c:v>2.7348405841938036E-2</c:v>
                </c:pt>
                <c:pt idx="47">
                  <c:v>3.1325737615934074E-2</c:v>
                </c:pt>
                <c:pt idx="48">
                  <c:v>3.4825586918163454E-2</c:v>
                </c:pt>
                <c:pt idx="49">
                  <c:v>3.8972324775217539E-2</c:v>
                </c:pt>
              </c:numCache>
            </c:numRef>
          </c:yVal>
          <c:smooth val="0"/>
        </c:ser>
        <c:ser>
          <c:idx val="7"/>
          <c:order val="6"/>
          <c:tx>
            <c:strRef>
              <c:f>Dragon_vs_RK1!$AJ$1</c:f>
              <c:strCache>
                <c:ptCount val="1"/>
                <c:pt idx="0">
                  <c:v>U238</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Dragon_vs_RK1!$AJ$2:$AJ$51</c:f>
              <c:numCache>
                <c:formatCode>0.0%</c:formatCode>
                <c:ptCount val="50"/>
                <c:pt idx="0">
                  <c:v>0</c:v>
                </c:pt>
                <c:pt idx="1">
                  <c:v>4.9046803868955284E-4</c:v>
                </c:pt>
                <c:pt idx="2">
                  <c:v>9.5967508528726499E-4</c:v>
                </c:pt>
                <c:pt idx="3">
                  <c:v>-1.3895747011036729E-3</c:v>
                </c:pt>
                <c:pt idx="4">
                  <c:v>-8.4389983109601835E-4</c:v>
                </c:pt>
                <c:pt idx="5">
                  <c:v>-3.1719358611083342E-3</c:v>
                </c:pt>
                <c:pt idx="6">
                  <c:v>-2.5484484308320424E-3</c:v>
                </c:pt>
                <c:pt idx="7">
                  <c:v>-1.9462206514076178E-3</c:v>
                </c:pt>
                <c:pt idx="8">
                  <c:v>-4.1528088761707115E-3</c:v>
                </c:pt>
                <c:pt idx="9">
                  <c:v>-3.4709834017765109E-3</c:v>
                </c:pt>
                <c:pt idx="10">
                  <c:v>-5.5927735817247271E-3</c:v>
                </c:pt>
                <c:pt idx="11">
                  <c:v>-4.8293916136191717E-3</c:v>
                </c:pt>
                <c:pt idx="12">
                  <c:v>-4.0872158451737382E-3</c:v>
                </c:pt>
                <c:pt idx="13">
                  <c:v>-6.0820282176906959E-3</c:v>
                </c:pt>
                <c:pt idx="14">
                  <c:v>-5.2562651988079983E-3</c:v>
                </c:pt>
                <c:pt idx="15">
                  <c:v>-7.2923524524613932E-3</c:v>
                </c:pt>
                <c:pt idx="16">
                  <c:v>-6.3817837571619991E-3</c:v>
                </c:pt>
                <c:pt idx="17">
                  <c:v>-5.4263568936164684E-3</c:v>
                </c:pt>
                <c:pt idx="18">
                  <c:v>-7.332010266533965E-3</c:v>
                </c:pt>
                <c:pt idx="19">
                  <c:v>-6.3549760525107996E-3</c:v>
                </c:pt>
                <c:pt idx="20">
                  <c:v>-8.1698577701438541E-3</c:v>
                </c:pt>
                <c:pt idx="21">
                  <c:v>-7.1709860411487093E-3</c:v>
                </c:pt>
                <c:pt idx="22">
                  <c:v>-6.0577510547501177E-3</c:v>
                </c:pt>
                <c:pt idx="23">
                  <c:v>-7.8040234384258392E-3</c:v>
                </c:pt>
                <c:pt idx="24">
                  <c:v>-6.6669473905156245E-3</c:v>
                </c:pt>
                <c:pt idx="25">
                  <c:v>-8.3188251861296258E-3</c:v>
                </c:pt>
                <c:pt idx="26">
                  <c:v>-7.1575961584531139E-3</c:v>
                </c:pt>
                <c:pt idx="27">
                  <c:v>-5.9475676971368213E-3</c:v>
                </c:pt>
                <c:pt idx="28">
                  <c:v>-7.5275402613711063E-3</c:v>
                </c:pt>
                <c:pt idx="29">
                  <c:v>-6.2211114710054088E-3</c:v>
                </c:pt>
                <c:pt idx="30">
                  <c:v>-7.7025780017282415E-3</c:v>
                </c:pt>
                <c:pt idx="31">
                  <c:v>-6.369322934536222E-3</c:v>
                </c:pt>
                <c:pt idx="32">
                  <c:v>-4.9112056754713074E-3</c:v>
                </c:pt>
                <c:pt idx="33">
                  <c:v>-6.3161089217587309E-3</c:v>
                </c:pt>
                <c:pt idx="34">
                  <c:v>-4.9028088022242443E-3</c:v>
                </c:pt>
                <c:pt idx="35">
                  <c:v>-6.204939133383016E-3</c:v>
                </c:pt>
                <c:pt idx="36">
                  <c:v>-4.6881231055376209E-3</c:v>
                </c:pt>
                <c:pt idx="37">
                  <c:v>-3.0403627869936799E-3</c:v>
                </c:pt>
                <c:pt idx="38">
                  <c:v>-4.3374125166725664E-3</c:v>
                </c:pt>
                <c:pt idx="39">
                  <c:v>-2.6574723524894236E-3</c:v>
                </c:pt>
                <c:pt idx="40">
                  <c:v>-3.7699708063421021E-3</c:v>
                </c:pt>
                <c:pt idx="41">
                  <c:v>-2.0565075087422514E-3</c:v>
                </c:pt>
                <c:pt idx="42">
                  <c:v>-2.8445625377013407E-4</c:v>
                </c:pt>
                <c:pt idx="43">
                  <c:v>-1.3101021395308056E-3</c:v>
                </c:pt>
                <c:pt idx="44">
                  <c:v>5.7718905421105273E-4</c:v>
                </c:pt>
                <c:pt idx="45">
                  <c:v>-4.147048411647481E-4</c:v>
                </c:pt>
                <c:pt idx="46">
                  <c:v>1.5095119484431659E-3</c:v>
                </c:pt>
                <c:pt idx="47">
                  <c:v>3.4964149330458665E-3</c:v>
                </c:pt>
                <c:pt idx="48">
                  <c:v>2.6784394827070795E-3</c:v>
                </c:pt>
                <c:pt idx="49">
                  <c:v>4.7885435572150217E-3</c:v>
                </c:pt>
              </c:numCache>
            </c:numRef>
          </c:yVal>
          <c:smooth val="0"/>
        </c:ser>
        <c:ser>
          <c:idx val="6"/>
          <c:order val="0"/>
          <c:tx>
            <c:strRef>
              <c:f>Dragon_vs_RK1!$AI$1</c:f>
              <c:strCache>
                <c:ptCount val="1"/>
                <c:pt idx="0">
                  <c:v>U235</c:v>
                </c:pt>
              </c:strCache>
            </c:strRef>
          </c:tx>
          <c:spPr>
            <a:ln>
              <a:solidFill>
                <a:schemeClr val="tx1"/>
              </a:solidFill>
            </a:ln>
          </c:spPr>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Dragon_vs_RK1!$AI$2:$AI$51</c:f>
              <c:numCache>
                <c:formatCode>0.0%</c:formatCode>
                <c:ptCount val="50"/>
                <c:pt idx="0">
                  <c:v>0</c:v>
                </c:pt>
                <c:pt idx="1">
                  <c:v>2.783718630866606E-3</c:v>
                </c:pt>
                <c:pt idx="2">
                  <c:v>5.7224075007125527E-3</c:v>
                </c:pt>
                <c:pt idx="3">
                  <c:v>-1.2644933587246767E-2</c:v>
                </c:pt>
                <c:pt idx="4">
                  <c:v>-9.3249770339551129E-3</c:v>
                </c:pt>
                <c:pt idx="5">
                  <c:v>-2.7004519103551641E-2</c:v>
                </c:pt>
                <c:pt idx="6">
                  <c:v>-2.3306688843466029E-2</c:v>
                </c:pt>
                <c:pt idx="7">
                  <c:v>-1.9399783440265807E-2</c:v>
                </c:pt>
                <c:pt idx="8">
                  <c:v>-3.6251882331356289E-2</c:v>
                </c:pt>
                <c:pt idx="9">
                  <c:v>-3.1975076953632581E-2</c:v>
                </c:pt>
                <c:pt idx="10">
                  <c:v>-4.8193467353258641E-2</c:v>
                </c:pt>
                <c:pt idx="11">
                  <c:v>-4.3562155852246313E-2</c:v>
                </c:pt>
                <c:pt idx="12">
                  <c:v>-3.8689424804763381E-2</c:v>
                </c:pt>
                <c:pt idx="13">
                  <c:v>-5.418328927781968E-2</c:v>
                </c:pt>
                <c:pt idx="14">
                  <c:v>-4.8954997800590302E-2</c:v>
                </c:pt>
                <c:pt idx="15">
                  <c:v>-6.3872338178506169E-2</c:v>
                </c:pt>
                <c:pt idx="16">
                  <c:v>-5.8311834091023099E-2</c:v>
                </c:pt>
                <c:pt idx="17">
                  <c:v>-5.2496258148771915E-2</c:v>
                </c:pt>
                <c:pt idx="18">
                  <c:v>-6.6722237737915288E-2</c:v>
                </c:pt>
                <c:pt idx="19">
                  <c:v>-6.0574620482932419E-2</c:v>
                </c:pt>
                <c:pt idx="20">
                  <c:v>-7.42583158920882E-2</c:v>
                </c:pt>
                <c:pt idx="21">
                  <c:v>-6.7739976818648448E-2</c:v>
                </c:pt>
                <c:pt idx="22">
                  <c:v>-6.0973466008526635E-2</c:v>
                </c:pt>
                <c:pt idx="23">
                  <c:v>-7.405109950031917E-2</c:v>
                </c:pt>
                <c:pt idx="24">
                  <c:v>-6.6921475617210041E-2</c:v>
                </c:pt>
                <c:pt idx="25">
                  <c:v>-7.9487963645050758E-2</c:v>
                </c:pt>
                <c:pt idx="26">
                  <c:v>-7.2002291025555581E-2</c:v>
                </c:pt>
                <c:pt idx="27">
                  <c:v>-6.4220232551673195E-2</c:v>
                </c:pt>
                <c:pt idx="28">
                  <c:v>-7.6201365733085905E-2</c:v>
                </c:pt>
                <c:pt idx="29">
                  <c:v>-6.8072317660201817E-2</c:v>
                </c:pt>
                <c:pt idx="30">
                  <c:v>-7.9558521515874253E-2</c:v>
                </c:pt>
                <c:pt idx="31">
                  <c:v>-7.1055908809934121E-2</c:v>
                </c:pt>
                <c:pt idx="32">
                  <c:v>-6.2267668876469645E-2</c:v>
                </c:pt>
                <c:pt idx="33">
                  <c:v>-7.3159887437983587E-2</c:v>
                </c:pt>
                <c:pt idx="34">
                  <c:v>-6.3976491487511847E-2</c:v>
                </c:pt>
                <c:pt idx="35">
                  <c:v>-7.446455030855359E-2</c:v>
                </c:pt>
                <c:pt idx="36">
                  <c:v>-6.4868127020208083E-2</c:v>
                </c:pt>
                <c:pt idx="37">
                  <c:v>-5.4943204477761159E-2</c:v>
                </c:pt>
                <c:pt idx="38">
                  <c:v>-6.4865137721604377E-2</c:v>
                </c:pt>
                <c:pt idx="39">
                  <c:v>-5.4544329610328041E-2</c:v>
                </c:pt>
                <c:pt idx="40">
                  <c:v>-6.4073718323870377E-2</c:v>
                </c:pt>
                <c:pt idx="41">
                  <c:v>-5.3390537459679602E-2</c:v>
                </c:pt>
                <c:pt idx="42">
                  <c:v>-4.2354777801136549E-2</c:v>
                </c:pt>
                <c:pt idx="43">
                  <c:v>-5.1336561653185502E-2</c:v>
                </c:pt>
                <c:pt idx="44">
                  <c:v>-3.9826879396020427E-2</c:v>
                </c:pt>
                <c:pt idx="45">
                  <c:v>-4.8403865642179765E-2</c:v>
                </c:pt>
                <c:pt idx="46">
                  <c:v>-3.6524337432184396E-2</c:v>
                </c:pt>
                <c:pt idx="47">
                  <c:v>-2.4309225141247781E-2</c:v>
                </c:pt>
                <c:pt idx="48">
                  <c:v>-3.2418127058604952E-2</c:v>
                </c:pt>
                <c:pt idx="49">
                  <c:v>-1.9780723367125573E-2</c:v>
                </c:pt>
              </c:numCache>
            </c:numRef>
          </c:yVal>
          <c:smooth val="0"/>
        </c:ser>
        <c:ser>
          <c:idx val="0"/>
          <c:order val="7"/>
          <c:tx>
            <c:strRef>
              <c:f>Dragon_vs_RK1!$AC$1</c:f>
              <c:strCache>
                <c:ptCount val="1"/>
                <c:pt idx="0">
                  <c:v>Pu238</c:v>
                </c:pt>
              </c:strCache>
            </c:strRef>
          </c:tx>
          <c:spPr>
            <a:ln>
              <a:solidFill>
                <a:srgbClr val="FF4B4B"/>
              </a:solidFill>
            </a:ln>
          </c:spPr>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Dragon_vs_RK1!$AC$2:$AC$51</c:f>
              <c:numCache>
                <c:formatCode>0.0%</c:formatCode>
                <c:ptCount val="50"/>
                <c:pt idx="0">
                  <c:v>0</c:v>
                </c:pt>
                <c:pt idx="1">
                  <c:v>0.1204884995424543</c:v>
                </c:pt>
                <c:pt idx="2">
                  <c:v>0.21899156526765159</c:v>
                </c:pt>
                <c:pt idx="3">
                  <c:v>0.33652844054476078</c:v>
                </c:pt>
                <c:pt idx="4">
                  <c:v>0.392215158617927</c:v>
                </c:pt>
                <c:pt idx="5">
                  <c:v>0.46457141306399069</c:v>
                </c:pt>
                <c:pt idx="6">
                  <c:v>0.48874078016353822</c:v>
                </c:pt>
                <c:pt idx="7">
                  <c:v>0.50296381331634465</c:v>
                </c:pt>
                <c:pt idx="8">
                  <c:v>0.53235389150510182</c:v>
                </c:pt>
                <c:pt idx="9">
                  <c:v>0.53034290436458853</c:v>
                </c:pt>
                <c:pt idx="10">
                  <c:v>0.54153150107984682</c:v>
                </c:pt>
                <c:pt idx="11">
                  <c:v>0.52968325631511826</c:v>
                </c:pt>
                <c:pt idx="12">
                  <c:v>0.51534942517670201</c:v>
                </c:pt>
                <c:pt idx="13">
                  <c:v>0.51117622112090899</c:v>
                </c:pt>
                <c:pt idx="14">
                  <c:v>0.49245006827929227</c:v>
                </c:pt>
                <c:pt idx="15">
                  <c:v>0.48167566874468876</c:v>
                </c:pt>
                <c:pt idx="16">
                  <c:v>0.46043554873167858</c:v>
                </c:pt>
                <c:pt idx="17">
                  <c:v>0.439022992622007</c:v>
                </c:pt>
                <c:pt idx="18">
                  <c:v>0.42305429616336659</c:v>
                </c:pt>
                <c:pt idx="19">
                  <c:v>0.40091745102124576</c:v>
                </c:pt>
                <c:pt idx="20">
                  <c:v>0.38263945487342799</c:v>
                </c:pt>
                <c:pt idx="21">
                  <c:v>0.36045995892297145</c:v>
                </c:pt>
                <c:pt idx="22">
                  <c:v>0.33866827292605234</c:v>
                </c:pt>
                <c:pt idx="23">
                  <c:v>0.31912207479084576</c:v>
                </c:pt>
                <c:pt idx="24">
                  <c:v>0.29784693152879405</c:v>
                </c:pt>
                <c:pt idx="25">
                  <c:v>0.27786404136007037</c:v>
                </c:pt>
                <c:pt idx="26">
                  <c:v>0.25736283628460066</c:v>
                </c:pt>
                <c:pt idx="27">
                  <c:v>0.23741408996796601</c:v>
                </c:pt>
                <c:pt idx="28">
                  <c:v>0.21778422769798703</c:v>
                </c:pt>
                <c:pt idx="29">
                  <c:v>0.19879642785262283</c:v>
                </c:pt>
                <c:pt idx="30">
                  <c:v>0.17957748367999501</c:v>
                </c:pt>
                <c:pt idx="31">
                  <c:v>0.16160568059227556</c:v>
                </c:pt>
                <c:pt idx="32">
                  <c:v>0.14417842418561547</c:v>
                </c:pt>
                <c:pt idx="33">
                  <c:v>0.12599548172083858</c:v>
                </c:pt>
                <c:pt idx="34">
                  <c:v>0.10960225523388259</c:v>
                </c:pt>
                <c:pt idx="35">
                  <c:v>9.2108915755436407E-2</c:v>
                </c:pt>
                <c:pt idx="36">
                  <c:v>7.6801476474264482E-2</c:v>
                </c:pt>
                <c:pt idx="37">
                  <c:v>6.1997906037606437E-2</c:v>
                </c:pt>
                <c:pt idx="38">
                  <c:v>4.5756557545681337E-2</c:v>
                </c:pt>
                <c:pt idx="39">
                  <c:v>3.1964204645261382E-2</c:v>
                </c:pt>
                <c:pt idx="40">
                  <c:v>1.6598454298015243E-2</c:v>
                </c:pt>
                <c:pt idx="41">
                  <c:v>3.7565515823896434E-3</c:v>
                </c:pt>
                <c:pt idx="42">
                  <c:v>-8.6269544049033097E-3</c:v>
                </c:pt>
                <c:pt idx="43">
                  <c:v>-2.2658917128798112E-2</c:v>
                </c:pt>
                <c:pt idx="44">
                  <c:v>-3.4128980004292972E-2</c:v>
                </c:pt>
                <c:pt idx="45">
                  <c:v>-4.729013021216983E-2</c:v>
                </c:pt>
                <c:pt idx="46">
                  <c:v>-5.7908553100532445E-2</c:v>
                </c:pt>
                <c:pt idx="47">
                  <c:v>-6.8075279808017905E-2</c:v>
                </c:pt>
                <c:pt idx="48">
                  <c:v>-7.9986421489702059E-2</c:v>
                </c:pt>
                <c:pt idx="49">
                  <c:v>-8.9306354296443666E-2</c:v>
                </c:pt>
              </c:numCache>
            </c:numRef>
          </c:yVal>
          <c:smooth val="0"/>
        </c:ser>
        <c:dLbls>
          <c:showLegendKey val="0"/>
          <c:showVal val="0"/>
          <c:showCatName val="0"/>
          <c:showSerName val="0"/>
          <c:showPercent val="0"/>
          <c:showBubbleSize val="0"/>
        </c:dLbls>
        <c:axId val="181207424"/>
        <c:axId val="181209344"/>
      </c:scatterChart>
      <c:valAx>
        <c:axId val="181207424"/>
        <c:scaling>
          <c:orientation val="minMax"/>
          <c:max val="11"/>
        </c:scaling>
        <c:delete val="0"/>
        <c:axPos val="b"/>
        <c:title>
          <c:tx>
            <c:strRef>
              <c:f>Dragon_vs_RK1!$C$1</c:f>
              <c:strCache>
                <c:ptCount val="1"/>
                <c:pt idx="0">
                  <c:v>durée (années)</c:v>
                </c:pt>
              </c:strCache>
            </c:strRef>
          </c:tx>
          <c:overlay val="0"/>
        </c:title>
        <c:numFmt formatCode="General" sourceLinked="1"/>
        <c:majorTickMark val="none"/>
        <c:minorTickMark val="none"/>
        <c:tickLblPos val="nextTo"/>
        <c:crossAx val="181209344"/>
        <c:crosses val="autoZero"/>
        <c:crossBetween val="midCat"/>
      </c:valAx>
      <c:valAx>
        <c:axId val="181209344"/>
        <c:scaling>
          <c:orientation val="minMax"/>
        </c:scaling>
        <c:delete val="0"/>
        <c:axPos val="l"/>
        <c:majorGridlines/>
        <c:title>
          <c:tx>
            <c:rich>
              <a:bodyPr/>
              <a:lstStyle/>
              <a:p>
                <a:pPr>
                  <a:defRPr/>
                </a:pPr>
                <a:r>
                  <a:rPr lang="en-US"/>
                  <a:t>écart (%)</a:t>
                </a:r>
              </a:p>
            </c:rich>
          </c:tx>
          <c:overlay val="0"/>
        </c:title>
        <c:numFmt formatCode="0.0%" sourceLinked="1"/>
        <c:majorTickMark val="none"/>
        <c:minorTickMark val="none"/>
        <c:tickLblPos val="nextTo"/>
        <c:crossAx val="181207424"/>
        <c:crosses val="autoZero"/>
        <c:crossBetween val="midCat"/>
      </c:valAx>
    </c:plotArea>
    <c:legend>
      <c:legendPos val="r"/>
      <c:overlay val="0"/>
    </c:legend>
    <c:plotVisOnly val="1"/>
    <c:dispBlanksAs val="gap"/>
    <c:showDLblsOverMax val="0"/>
  </c:chart>
  <c:txPr>
    <a:bodyPr/>
    <a:lstStyle/>
    <a:p>
      <a:pPr>
        <a:defRPr sz="1400"/>
      </a:pPr>
      <a:endParaRPr lang="fr-F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BBC16-3137-461B-A3C1-C553F7AB51A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fr-FR"/>
        </a:p>
      </dgm:t>
    </dgm:pt>
    <dgm:pt modelId="{0DA718BE-737C-4FA7-A036-1038B2D6F44F}">
      <dgm:prSet phldrT="[Texte]" custT="1"/>
      <dgm:spPr/>
      <dgm:t>
        <a:bodyPr/>
        <a:lstStyle/>
        <a:p>
          <a:r>
            <a:rPr lang="fr-FR" sz="1200">
              <a:solidFill>
                <a:schemeClr val="accent1">
                  <a:lumMod val="75000"/>
                </a:schemeClr>
              </a:solidFill>
            </a:rPr>
            <a:t>ALTRAN</a:t>
          </a:r>
        </a:p>
      </dgm:t>
    </dgm:pt>
    <dgm:pt modelId="{52D3546D-8412-4032-B0FB-0EC1BFE37823}" type="parTrans" cxnId="{04F2C223-9239-4329-8D88-F00EC0C5DD24}">
      <dgm:prSet/>
      <dgm:spPr/>
      <dgm:t>
        <a:bodyPr/>
        <a:lstStyle/>
        <a:p>
          <a:endParaRPr lang="fr-FR"/>
        </a:p>
      </dgm:t>
    </dgm:pt>
    <dgm:pt modelId="{D63474CF-389D-4D2B-B0D3-416C2FBCD081}" type="sibTrans" cxnId="{04F2C223-9239-4329-8D88-F00EC0C5DD24}">
      <dgm:prSet/>
      <dgm:spPr/>
      <dgm:t>
        <a:bodyPr/>
        <a:lstStyle/>
        <a:p>
          <a:endParaRPr lang="fr-FR"/>
        </a:p>
      </dgm:t>
    </dgm:pt>
    <dgm:pt modelId="{5E2D1C09-23CC-43B8-9527-BF717A6C1D02}">
      <dgm:prSet phldrT="[Texte]" custT="1"/>
      <dgm:spPr/>
      <dgm:t>
        <a:bodyPr/>
        <a:lstStyle/>
        <a:p>
          <a:r>
            <a:rPr lang="fr-FR" sz="1200">
              <a:solidFill>
                <a:schemeClr val="accent1">
                  <a:lumMod val="75000"/>
                </a:schemeClr>
              </a:solidFill>
            </a:rPr>
            <a:t>ALTRAN TI</a:t>
          </a:r>
        </a:p>
      </dgm:t>
    </dgm:pt>
    <dgm:pt modelId="{4BBB3874-791C-4418-8929-55239C4E107B}" type="parTrans" cxnId="{CFCEDD6F-A648-4C09-8B77-7EF036F7D52B}">
      <dgm:prSet/>
      <dgm:spPr/>
      <dgm:t>
        <a:bodyPr/>
        <a:lstStyle/>
        <a:p>
          <a:endParaRPr lang="fr-FR"/>
        </a:p>
      </dgm:t>
    </dgm:pt>
    <dgm:pt modelId="{14BD01DC-FD89-4733-AC5D-06A998621D9C}" type="sibTrans" cxnId="{CFCEDD6F-A648-4C09-8B77-7EF036F7D52B}">
      <dgm:prSet/>
      <dgm:spPr/>
      <dgm:t>
        <a:bodyPr/>
        <a:lstStyle/>
        <a:p>
          <a:endParaRPr lang="fr-FR"/>
        </a:p>
      </dgm:t>
    </dgm:pt>
    <dgm:pt modelId="{6CE037A7-6BE2-4BAF-B1BA-A44685D88506}">
      <dgm:prSet phldrT="[Texte]" custT="1"/>
      <dgm:spPr/>
      <dgm:t>
        <a:bodyPr/>
        <a:lstStyle/>
        <a:p>
          <a:r>
            <a:rPr lang="fr-FR" sz="1200">
              <a:solidFill>
                <a:schemeClr val="accent1">
                  <a:lumMod val="75000"/>
                </a:schemeClr>
              </a:solidFill>
            </a:rPr>
            <a:t>ALTRAN EILiS</a:t>
          </a:r>
        </a:p>
      </dgm:t>
    </dgm:pt>
    <dgm:pt modelId="{D3AB37C3-11AF-4461-A1AD-20C749544357}" type="parTrans" cxnId="{0AAC41B2-9767-426B-9760-FCCFCF5C8710}">
      <dgm:prSet/>
      <dgm:spPr/>
      <dgm:t>
        <a:bodyPr/>
        <a:lstStyle/>
        <a:p>
          <a:endParaRPr lang="fr-FR"/>
        </a:p>
      </dgm:t>
    </dgm:pt>
    <dgm:pt modelId="{4A3CEBCB-4879-4CEA-B556-55E343F603B4}" type="sibTrans" cxnId="{0AAC41B2-9767-426B-9760-FCCFCF5C8710}">
      <dgm:prSet/>
      <dgm:spPr/>
      <dgm:t>
        <a:bodyPr/>
        <a:lstStyle/>
        <a:p>
          <a:endParaRPr lang="fr-FR"/>
        </a:p>
      </dgm:t>
    </dgm:pt>
    <dgm:pt modelId="{211488C1-401B-41ED-924A-6073929A1C49}">
      <dgm:prSet phldrT="[Texte]" custT="1"/>
      <dgm:spPr/>
      <dgm:t>
        <a:bodyPr/>
        <a:lstStyle/>
        <a:p>
          <a:r>
            <a:rPr lang="fr-FR" sz="1200">
              <a:solidFill>
                <a:schemeClr val="accent1">
                  <a:lumMod val="75000"/>
                </a:schemeClr>
              </a:solidFill>
            </a:rPr>
            <a:t>ALTRAN ASD</a:t>
          </a:r>
        </a:p>
      </dgm:t>
    </dgm:pt>
    <dgm:pt modelId="{361E3193-469F-4E8E-A062-4251B73D59AA}" type="parTrans" cxnId="{78BFD926-6674-46CA-A666-EF465AC05716}">
      <dgm:prSet/>
      <dgm:spPr/>
      <dgm:t>
        <a:bodyPr/>
        <a:lstStyle/>
        <a:p>
          <a:endParaRPr lang="fr-FR"/>
        </a:p>
      </dgm:t>
    </dgm:pt>
    <dgm:pt modelId="{EF60ADE9-57B1-46E6-A2F0-5A6E12583D04}" type="sibTrans" cxnId="{78BFD926-6674-46CA-A666-EF465AC05716}">
      <dgm:prSet/>
      <dgm:spPr/>
      <dgm:t>
        <a:bodyPr/>
        <a:lstStyle/>
        <a:p>
          <a:endParaRPr lang="fr-FR"/>
        </a:p>
      </dgm:t>
    </dgm:pt>
    <dgm:pt modelId="{D63C0960-5ECD-4B4E-AC03-FE8135C9934B}">
      <dgm:prSet phldrT="[Texte]" custT="1"/>
      <dgm:spPr/>
      <dgm:t>
        <a:bodyPr/>
        <a:lstStyle/>
        <a:p>
          <a:r>
            <a:rPr lang="fr-FR" sz="1200">
              <a:solidFill>
                <a:schemeClr val="accent1">
                  <a:lumMod val="75000"/>
                </a:schemeClr>
              </a:solidFill>
            </a:rPr>
            <a:t>ALTRAN FG/TEM</a:t>
          </a:r>
        </a:p>
      </dgm:t>
    </dgm:pt>
    <dgm:pt modelId="{F0199AC8-942C-45CB-AC73-DF2CC4069742}" type="parTrans" cxnId="{52FF8603-1164-4894-B7B5-B0C231EA72C0}">
      <dgm:prSet/>
      <dgm:spPr/>
      <dgm:t>
        <a:bodyPr/>
        <a:lstStyle/>
        <a:p>
          <a:endParaRPr lang="fr-FR"/>
        </a:p>
      </dgm:t>
    </dgm:pt>
    <dgm:pt modelId="{4DE02431-3634-4DA7-BC1B-E8DC03C97B7A}" type="sibTrans" cxnId="{52FF8603-1164-4894-B7B5-B0C231EA72C0}">
      <dgm:prSet/>
      <dgm:spPr/>
      <dgm:t>
        <a:bodyPr/>
        <a:lstStyle/>
        <a:p>
          <a:endParaRPr lang="fr-FR"/>
        </a:p>
      </dgm:t>
    </dgm:pt>
    <dgm:pt modelId="{15F56F9E-2EEC-4AB9-A6FF-15088D9C09F8}">
      <dgm:prSet phldrT="[Texte]" custT="1"/>
      <dgm:spPr/>
      <dgm:t>
        <a:bodyPr/>
        <a:lstStyle/>
        <a:p>
          <a:r>
            <a:rPr lang="fr-FR" sz="1200">
              <a:solidFill>
                <a:schemeClr val="accent1">
                  <a:lumMod val="75000"/>
                </a:schemeClr>
              </a:solidFill>
            </a:rPr>
            <a:t>ALTRAN FG</a:t>
          </a:r>
        </a:p>
      </dgm:t>
    </dgm:pt>
    <dgm:pt modelId="{22D63DBD-B174-4236-BF74-2F4268C15D6B}" type="parTrans" cxnId="{F4611F27-D139-4A66-8D53-DB25C019BDC4}">
      <dgm:prSet/>
      <dgm:spPr/>
      <dgm:t>
        <a:bodyPr/>
        <a:lstStyle/>
        <a:p>
          <a:endParaRPr lang="fr-FR"/>
        </a:p>
      </dgm:t>
    </dgm:pt>
    <dgm:pt modelId="{B4FB9583-0F01-47A2-BC4F-FC224BEF0EFB}" type="sibTrans" cxnId="{F4611F27-D139-4A66-8D53-DB25C019BDC4}">
      <dgm:prSet/>
      <dgm:spPr/>
      <dgm:t>
        <a:bodyPr/>
        <a:lstStyle/>
        <a:p>
          <a:endParaRPr lang="fr-FR"/>
        </a:p>
      </dgm:t>
    </dgm:pt>
    <dgm:pt modelId="{D05EBF9D-56A6-48A5-A0E8-9AF89E4D0C00}">
      <dgm:prSet custT="1"/>
      <dgm:spPr/>
      <dgm:t>
        <a:bodyPr/>
        <a:lstStyle/>
        <a:p>
          <a:r>
            <a:rPr lang="fr-FR" sz="1200">
              <a:solidFill>
                <a:schemeClr val="accent1">
                  <a:lumMod val="75000"/>
                </a:schemeClr>
              </a:solidFill>
            </a:rPr>
            <a:t>ALTRAN TEM</a:t>
          </a:r>
        </a:p>
      </dgm:t>
    </dgm:pt>
    <dgm:pt modelId="{F996A5B9-29FD-41A6-9F0A-9483774BAA8C}" type="parTrans" cxnId="{490712D1-57A7-4FA9-9FBB-19C176025335}">
      <dgm:prSet/>
      <dgm:spPr/>
      <dgm:t>
        <a:bodyPr/>
        <a:lstStyle/>
        <a:p>
          <a:endParaRPr lang="fr-FR"/>
        </a:p>
      </dgm:t>
    </dgm:pt>
    <dgm:pt modelId="{65AB99C2-FA80-4C72-8CE7-F2AC6D5DB21A}" type="sibTrans" cxnId="{490712D1-57A7-4FA9-9FBB-19C176025335}">
      <dgm:prSet/>
      <dgm:spPr/>
      <dgm:t>
        <a:bodyPr/>
        <a:lstStyle/>
        <a:p>
          <a:endParaRPr lang="fr-FR"/>
        </a:p>
      </dgm:t>
    </dgm:pt>
    <dgm:pt modelId="{AA2D56F1-A70C-4059-A7E5-74A579B485E9}">
      <dgm:prSet custT="1"/>
      <dgm:spPr/>
      <dgm:t>
        <a:bodyPr/>
        <a:lstStyle/>
        <a:p>
          <a:r>
            <a:rPr lang="fr-FR" sz="1200">
              <a:solidFill>
                <a:schemeClr val="accent1">
                  <a:lumMod val="75000"/>
                </a:schemeClr>
              </a:solidFill>
            </a:rPr>
            <a:t>ALTRAN AIT</a:t>
          </a:r>
        </a:p>
      </dgm:t>
    </dgm:pt>
    <dgm:pt modelId="{C550C75F-2078-411A-92A1-F42814E9006D}" type="parTrans" cxnId="{C53AD4C8-55EB-4EB5-A37B-C935530C7B18}">
      <dgm:prSet/>
      <dgm:spPr/>
      <dgm:t>
        <a:bodyPr/>
        <a:lstStyle/>
        <a:p>
          <a:endParaRPr lang="fr-FR"/>
        </a:p>
      </dgm:t>
    </dgm:pt>
    <dgm:pt modelId="{BBF7891F-D6C3-4958-B602-0488C7204A3D}" type="sibTrans" cxnId="{C53AD4C8-55EB-4EB5-A37B-C935530C7B18}">
      <dgm:prSet/>
      <dgm:spPr/>
      <dgm:t>
        <a:bodyPr/>
        <a:lstStyle/>
        <a:p>
          <a:endParaRPr lang="fr-FR"/>
        </a:p>
      </dgm:t>
    </dgm:pt>
    <dgm:pt modelId="{766DC704-63A9-4FD5-B88E-34B7663D4570}" type="pres">
      <dgm:prSet presAssocID="{8BFBBC16-3137-461B-A3C1-C553F7AB51A3}" presName="hierChild1" presStyleCnt="0">
        <dgm:presLayoutVars>
          <dgm:chPref val="1"/>
          <dgm:dir/>
          <dgm:animOne val="branch"/>
          <dgm:animLvl val="lvl"/>
          <dgm:resizeHandles/>
        </dgm:presLayoutVars>
      </dgm:prSet>
      <dgm:spPr/>
      <dgm:t>
        <a:bodyPr/>
        <a:lstStyle/>
        <a:p>
          <a:endParaRPr lang="fr-FR"/>
        </a:p>
      </dgm:t>
    </dgm:pt>
    <dgm:pt modelId="{3C23DC19-A7D8-46CB-A310-F36E45907767}" type="pres">
      <dgm:prSet presAssocID="{0DA718BE-737C-4FA7-A036-1038B2D6F44F}" presName="hierRoot1" presStyleCnt="0"/>
      <dgm:spPr/>
    </dgm:pt>
    <dgm:pt modelId="{FD40E41E-503B-424B-9D11-7C2542CCF211}" type="pres">
      <dgm:prSet presAssocID="{0DA718BE-737C-4FA7-A036-1038B2D6F44F}" presName="composite" presStyleCnt="0"/>
      <dgm:spPr/>
    </dgm:pt>
    <dgm:pt modelId="{3751E366-8ECB-40B2-BB90-A9CF1A150BE0}" type="pres">
      <dgm:prSet presAssocID="{0DA718BE-737C-4FA7-A036-1038B2D6F44F}" presName="background" presStyleLbl="node0" presStyleIdx="0" presStyleCnt="1"/>
      <dgm:spPr/>
    </dgm:pt>
    <dgm:pt modelId="{8DA09B9A-2FEA-4636-AB49-64450EEEA9CE}" type="pres">
      <dgm:prSet presAssocID="{0DA718BE-737C-4FA7-A036-1038B2D6F44F}" presName="text" presStyleLbl="fgAcc0" presStyleIdx="0" presStyleCnt="1">
        <dgm:presLayoutVars>
          <dgm:chPref val="3"/>
        </dgm:presLayoutVars>
      </dgm:prSet>
      <dgm:spPr/>
      <dgm:t>
        <a:bodyPr/>
        <a:lstStyle/>
        <a:p>
          <a:endParaRPr lang="fr-FR"/>
        </a:p>
      </dgm:t>
    </dgm:pt>
    <dgm:pt modelId="{CC3FCFB9-C7A8-4923-B6C4-1B8FCEDCFF2E}" type="pres">
      <dgm:prSet presAssocID="{0DA718BE-737C-4FA7-A036-1038B2D6F44F}" presName="hierChild2" presStyleCnt="0"/>
      <dgm:spPr/>
    </dgm:pt>
    <dgm:pt modelId="{C4E32681-D7AA-4272-8947-86192053A114}" type="pres">
      <dgm:prSet presAssocID="{4BBB3874-791C-4418-8929-55239C4E107B}" presName="Name10" presStyleLbl="parChTrans1D2" presStyleIdx="0" presStyleCnt="2"/>
      <dgm:spPr/>
      <dgm:t>
        <a:bodyPr/>
        <a:lstStyle/>
        <a:p>
          <a:endParaRPr lang="fr-FR"/>
        </a:p>
      </dgm:t>
    </dgm:pt>
    <dgm:pt modelId="{CE0FD7F5-41B9-4039-8F6C-DCCF9DDD8081}" type="pres">
      <dgm:prSet presAssocID="{5E2D1C09-23CC-43B8-9527-BF717A6C1D02}" presName="hierRoot2" presStyleCnt="0"/>
      <dgm:spPr/>
    </dgm:pt>
    <dgm:pt modelId="{08E126BB-5124-4E0F-9FD3-C0EAFC5305C3}" type="pres">
      <dgm:prSet presAssocID="{5E2D1C09-23CC-43B8-9527-BF717A6C1D02}" presName="composite2" presStyleCnt="0"/>
      <dgm:spPr/>
    </dgm:pt>
    <dgm:pt modelId="{996D8BAF-B941-4975-891C-C3E299720606}" type="pres">
      <dgm:prSet presAssocID="{5E2D1C09-23CC-43B8-9527-BF717A6C1D02}" presName="background2" presStyleLbl="node2" presStyleIdx="0" presStyleCnt="2"/>
      <dgm:spPr/>
    </dgm:pt>
    <dgm:pt modelId="{E3C131A5-52CC-4461-A9ED-A34F52D1B929}" type="pres">
      <dgm:prSet presAssocID="{5E2D1C09-23CC-43B8-9527-BF717A6C1D02}" presName="text2" presStyleLbl="fgAcc2" presStyleIdx="0" presStyleCnt="2" custScaleX="127011" custScaleY="65455">
        <dgm:presLayoutVars>
          <dgm:chPref val="3"/>
        </dgm:presLayoutVars>
      </dgm:prSet>
      <dgm:spPr/>
      <dgm:t>
        <a:bodyPr/>
        <a:lstStyle/>
        <a:p>
          <a:endParaRPr lang="fr-FR"/>
        </a:p>
      </dgm:t>
    </dgm:pt>
    <dgm:pt modelId="{A3E692FA-D05A-43ED-8172-B7B62108713A}" type="pres">
      <dgm:prSet presAssocID="{5E2D1C09-23CC-43B8-9527-BF717A6C1D02}" presName="hierChild3" presStyleCnt="0"/>
      <dgm:spPr/>
    </dgm:pt>
    <dgm:pt modelId="{48F92A63-DC45-47C0-89E6-E7AF08DCD9E5}" type="pres">
      <dgm:prSet presAssocID="{C550C75F-2078-411A-92A1-F42814E9006D}" presName="Name17" presStyleLbl="parChTrans1D3" presStyleIdx="0" presStyleCnt="5"/>
      <dgm:spPr/>
      <dgm:t>
        <a:bodyPr/>
        <a:lstStyle/>
        <a:p>
          <a:endParaRPr lang="fr-FR"/>
        </a:p>
      </dgm:t>
    </dgm:pt>
    <dgm:pt modelId="{CF708C30-1572-43BE-833A-E2B611B6F750}" type="pres">
      <dgm:prSet presAssocID="{AA2D56F1-A70C-4059-A7E5-74A579B485E9}" presName="hierRoot3" presStyleCnt="0"/>
      <dgm:spPr/>
    </dgm:pt>
    <dgm:pt modelId="{870C8752-D919-4A4C-981B-7705D6F534C7}" type="pres">
      <dgm:prSet presAssocID="{AA2D56F1-A70C-4059-A7E5-74A579B485E9}" presName="composite3" presStyleCnt="0"/>
      <dgm:spPr/>
    </dgm:pt>
    <dgm:pt modelId="{5D922412-9D62-4F1C-BB62-A3A0BFD9CB4F}" type="pres">
      <dgm:prSet presAssocID="{AA2D56F1-A70C-4059-A7E5-74A579B485E9}" presName="background3" presStyleLbl="node3" presStyleIdx="0" presStyleCnt="5"/>
      <dgm:spPr/>
    </dgm:pt>
    <dgm:pt modelId="{68A4309E-492B-47AF-A9A4-D42F5A0CE972}" type="pres">
      <dgm:prSet presAssocID="{AA2D56F1-A70C-4059-A7E5-74A579B485E9}" presName="text3" presStyleLbl="fgAcc3" presStyleIdx="0" presStyleCnt="5">
        <dgm:presLayoutVars>
          <dgm:chPref val="3"/>
        </dgm:presLayoutVars>
      </dgm:prSet>
      <dgm:spPr/>
      <dgm:t>
        <a:bodyPr/>
        <a:lstStyle/>
        <a:p>
          <a:endParaRPr lang="fr-FR"/>
        </a:p>
      </dgm:t>
    </dgm:pt>
    <dgm:pt modelId="{B6A9F823-0430-48F7-90CC-5CD13836175C}" type="pres">
      <dgm:prSet presAssocID="{AA2D56F1-A70C-4059-A7E5-74A579B485E9}" presName="hierChild4" presStyleCnt="0"/>
      <dgm:spPr/>
    </dgm:pt>
    <dgm:pt modelId="{DB2EA477-0C20-492F-B919-86E21431C06B}" type="pres">
      <dgm:prSet presAssocID="{D3AB37C3-11AF-4461-A1AD-20C749544357}" presName="Name17" presStyleLbl="parChTrans1D3" presStyleIdx="1" presStyleCnt="5"/>
      <dgm:spPr/>
      <dgm:t>
        <a:bodyPr/>
        <a:lstStyle/>
        <a:p>
          <a:endParaRPr lang="fr-FR"/>
        </a:p>
      </dgm:t>
    </dgm:pt>
    <dgm:pt modelId="{4185E2A5-6D3C-43D3-9D90-077328908E58}" type="pres">
      <dgm:prSet presAssocID="{6CE037A7-6BE2-4BAF-B1BA-A44685D88506}" presName="hierRoot3" presStyleCnt="0"/>
      <dgm:spPr/>
    </dgm:pt>
    <dgm:pt modelId="{EC453DC8-5AE0-4D38-96E1-13684E68F2D7}" type="pres">
      <dgm:prSet presAssocID="{6CE037A7-6BE2-4BAF-B1BA-A44685D88506}" presName="composite3" presStyleCnt="0"/>
      <dgm:spPr/>
    </dgm:pt>
    <dgm:pt modelId="{D871BE78-EAC1-4EB5-B729-77F14CA3693B}" type="pres">
      <dgm:prSet presAssocID="{6CE037A7-6BE2-4BAF-B1BA-A44685D88506}" presName="background3" presStyleLbl="node3" presStyleIdx="1" presStyleCnt="5"/>
      <dgm:spPr/>
    </dgm:pt>
    <dgm:pt modelId="{DB2E4D31-B940-4021-8E45-7A0098506A6E}" type="pres">
      <dgm:prSet presAssocID="{6CE037A7-6BE2-4BAF-B1BA-A44685D88506}" presName="text3" presStyleLbl="fgAcc3" presStyleIdx="1" presStyleCnt="5">
        <dgm:presLayoutVars>
          <dgm:chPref val="3"/>
        </dgm:presLayoutVars>
      </dgm:prSet>
      <dgm:spPr/>
      <dgm:t>
        <a:bodyPr/>
        <a:lstStyle/>
        <a:p>
          <a:endParaRPr lang="fr-FR"/>
        </a:p>
      </dgm:t>
    </dgm:pt>
    <dgm:pt modelId="{AE2ED649-B5DB-43AA-BB04-FA87CBACF2C0}" type="pres">
      <dgm:prSet presAssocID="{6CE037A7-6BE2-4BAF-B1BA-A44685D88506}" presName="hierChild4" presStyleCnt="0"/>
      <dgm:spPr/>
    </dgm:pt>
    <dgm:pt modelId="{75270CA1-F322-4CC7-8E35-39F984168233}" type="pres">
      <dgm:prSet presAssocID="{361E3193-469F-4E8E-A062-4251B73D59AA}" presName="Name17" presStyleLbl="parChTrans1D3" presStyleIdx="2" presStyleCnt="5"/>
      <dgm:spPr/>
      <dgm:t>
        <a:bodyPr/>
        <a:lstStyle/>
        <a:p>
          <a:endParaRPr lang="fr-FR"/>
        </a:p>
      </dgm:t>
    </dgm:pt>
    <dgm:pt modelId="{B79672B4-6BCE-4158-AEF4-4D1424943E6E}" type="pres">
      <dgm:prSet presAssocID="{211488C1-401B-41ED-924A-6073929A1C49}" presName="hierRoot3" presStyleCnt="0"/>
      <dgm:spPr/>
    </dgm:pt>
    <dgm:pt modelId="{B153DD20-8663-45A8-8642-45819E825FC0}" type="pres">
      <dgm:prSet presAssocID="{211488C1-401B-41ED-924A-6073929A1C49}" presName="composite3" presStyleCnt="0"/>
      <dgm:spPr/>
    </dgm:pt>
    <dgm:pt modelId="{A5D55C17-CBCF-4017-8583-196FD8DBD617}" type="pres">
      <dgm:prSet presAssocID="{211488C1-401B-41ED-924A-6073929A1C49}" presName="background3" presStyleLbl="node3" presStyleIdx="2" presStyleCnt="5"/>
      <dgm:spPr/>
    </dgm:pt>
    <dgm:pt modelId="{97339E4D-59D9-469F-8D62-22F4F0CACABA}" type="pres">
      <dgm:prSet presAssocID="{211488C1-401B-41ED-924A-6073929A1C49}" presName="text3" presStyleLbl="fgAcc3" presStyleIdx="2" presStyleCnt="5">
        <dgm:presLayoutVars>
          <dgm:chPref val="3"/>
        </dgm:presLayoutVars>
      </dgm:prSet>
      <dgm:spPr/>
      <dgm:t>
        <a:bodyPr/>
        <a:lstStyle/>
        <a:p>
          <a:endParaRPr lang="fr-FR"/>
        </a:p>
      </dgm:t>
    </dgm:pt>
    <dgm:pt modelId="{D2BD5B53-F793-4432-959B-9C449C9A190D}" type="pres">
      <dgm:prSet presAssocID="{211488C1-401B-41ED-924A-6073929A1C49}" presName="hierChild4" presStyleCnt="0"/>
      <dgm:spPr/>
    </dgm:pt>
    <dgm:pt modelId="{2EA22142-ADF6-423F-A528-E58C2BCA6CE9}" type="pres">
      <dgm:prSet presAssocID="{F0199AC8-942C-45CB-AC73-DF2CC4069742}" presName="Name10" presStyleLbl="parChTrans1D2" presStyleIdx="1" presStyleCnt="2"/>
      <dgm:spPr/>
      <dgm:t>
        <a:bodyPr/>
        <a:lstStyle/>
        <a:p>
          <a:endParaRPr lang="fr-FR"/>
        </a:p>
      </dgm:t>
    </dgm:pt>
    <dgm:pt modelId="{5E829D39-B693-468F-9380-C9F0A772A001}" type="pres">
      <dgm:prSet presAssocID="{D63C0960-5ECD-4B4E-AC03-FE8135C9934B}" presName="hierRoot2" presStyleCnt="0"/>
      <dgm:spPr/>
    </dgm:pt>
    <dgm:pt modelId="{D1C6137A-AC8E-45ED-BB80-179616346781}" type="pres">
      <dgm:prSet presAssocID="{D63C0960-5ECD-4B4E-AC03-FE8135C9934B}" presName="composite2" presStyleCnt="0"/>
      <dgm:spPr/>
    </dgm:pt>
    <dgm:pt modelId="{8F10BE6D-09CC-4547-BD0E-6B393C717615}" type="pres">
      <dgm:prSet presAssocID="{D63C0960-5ECD-4B4E-AC03-FE8135C9934B}" presName="background2" presStyleLbl="node2" presStyleIdx="1" presStyleCnt="2"/>
      <dgm:spPr/>
    </dgm:pt>
    <dgm:pt modelId="{26DFA48E-610B-4D6F-A321-1ADBC60E2DE3}" type="pres">
      <dgm:prSet presAssocID="{D63C0960-5ECD-4B4E-AC03-FE8135C9934B}" presName="text2" presStyleLbl="fgAcc2" presStyleIdx="1" presStyleCnt="2">
        <dgm:presLayoutVars>
          <dgm:chPref val="3"/>
        </dgm:presLayoutVars>
      </dgm:prSet>
      <dgm:spPr/>
      <dgm:t>
        <a:bodyPr/>
        <a:lstStyle/>
        <a:p>
          <a:endParaRPr lang="fr-FR"/>
        </a:p>
      </dgm:t>
    </dgm:pt>
    <dgm:pt modelId="{1E4C6BBB-F503-40C5-8CF5-64099DDCDDD7}" type="pres">
      <dgm:prSet presAssocID="{D63C0960-5ECD-4B4E-AC03-FE8135C9934B}" presName="hierChild3" presStyleCnt="0"/>
      <dgm:spPr/>
    </dgm:pt>
    <dgm:pt modelId="{10E6D7FA-A765-4906-8E72-46362E5E3BC0}" type="pres">
      <dgm:prSet presAssocID="{F996A5B9-29FD-41A6-9F0A-9483774BAA8C}" presName="Name17" presStyleLbl="parChTrans1D3" presStyleIdx="3" presStyleCnt="5"/>
      <dgm:spPr/>
      <dgm:t>
        <a:bodyPr/>
        <a:lstStyle/>
        <a:p>
          <a:endParaRPr lang="fr-FR"/>
        </a:p>
      </dgm:t>
    </dgm:pt>
    <dgm:pt modelId="{789A7E36-D5AA-445E-9859-AA0806ECCD04}" type="pres">
      <dgm:prSet presAssocID="{D05EBF9D-56A6-48A5-A0E8-9AF89E4D0C00}" presName="hierRoot3" presStyleCnt="0"/>
      <dgm:spPr/>
    </dgm:pt>
    <dgm:pt modelId="{B1CDBE24-3D2E-4DC4-9C8B-593DF393A227}" type="pres">
      <dgm:prSet presAssocID="{D05EBF9D-56A6-48A5-A0E8-9AF89E4D0C00}" presName="composite3" presStyleCnt="0"/>
      <dgm:spPr/>
    </dgm:pt>
    <dgm:pt modelId="{44586397-9251-4DA8-8034-DD6766DACB71}" type="pres">
      <dgm:prSet presAssocID="{D05EBF9D-56A6-48A5-A0E8-9AF89E4D0C00}" presName="background3" presStyleLbl="node3" presStyleIdx="3" presStyleCnt="5"/>
      <dgm:spPr/>
    </dgm:pt>
    <dgm:pt modelId="{13B37C21-B073-41F3-894D-318C4FF5A67F}" type="pres">
      <dgm:prSet presAssocID="{D05EBF9D-56A6-48A5-A0E8-9AF89E4D0C00}" presName="text3" presStyleLbl="fgAcc3" presStyleIdx="3" presStyleCnt="5">
        <dgm:presLayoutVars>
          <dgm:chPref val="3"/>
        </dgm:presLayoutVars>
      </dgm:prSet>
      <dgm:spPr/>
      <dgm:t>
        <a:bodyPr/>
        <a:lstStyle/>
        <a:p>
          <a:endParaRPr lang="fr-FR"/>
        </a:p>
      </dgm:t>
    </dgm:pt>
    <dgm:pt modelId="{C7E4FAE9-C2FF-415E-B29E-9ABABD0754C9}" type="pres">
      <dgm:prSet presAssocID="{D05EBF9D-56A6-48A5-A0E8-9AF89E4D0C00}" presName="hierChild4" presStyleCnt="0"/>
      <dgm:spPr/>
    </dgm:pt>
    <dgm:pt modelId="{3485A86E-9700-4123-AB89-294C4E312D89}" type="pres">
      <dgm:prSet presAssocID="{22D63DBD-B174-4236-BF74-2F4268C15D6B}" presName="Name17" presStyleLbl="parChTrans1D3" presStyleIdx="4" presStyleCnt="5"/>
      <dgm:spPr/>
      <dgm:t>
        <a:bodyPr/>
        <a:lstStyle/>
        <a:p>
          <a:endParaRPr lang="fr-FR"/>
        </a:p>
      </dgm:t>
    </dgm:pt>
    <dgm:pt modelId="{BB35FA86-8C6F-411E-B1E7-D9183EABFEEB}" type="pres">
      <dgm:prSet presAssocID="{15F56F9E-2EEC-4AB9-A6FF-15088D9C09F8}" presName="hierRoot3" presStyleCnt="0"/>
      <dgm:spPr/>
    </dgm:pt>
    <dgm:pt modelId="{0B315B98-BD32-441B-982D-18512AF2F5E1}" type="pres">
      <dgm:prSet presAssocID="{15F56F9E-2EEC-4AB9-A6FF-15088D9C09F8}" presName="composite3" presStyleCnt="0"/>
      <dgm:spPr/>
    </dgm:pt>
    <dgm:pt modelId="{D2B31748-4114-471D-937E-8601A807DC54}" type="pres">
      <dgm:prSet presAssocID="{15F56F9E-2EEC-4AB9-A6FF-15088D9C09F8}" presName="background3" presStyleLbl="node3" presStyleIdx="4" presStyleCnt="5"/>
      <dgm:spPr/>
    </dgm:pt>
    <dgm:pt modelId="{4C5C347A-3E3D-415F-9F9D-5EF0DB3E377A}" type="pres">
      <dgm:prSet presAssocID="{15F56F9E-2EEC-4AB9-A6FF-15088D9C09F8}" presName="text3" presStyleLbl="fgAcc3" presStyleIdx="4" presStyleCnt="5">
        <dgm:presLayoutVars>
          <dgm:chPref val="3"/>
        </dgm:presLayoutVars>
      </dgm:prSet>
      <dgm:spPr/>
      <dgm:t>
        <a:bodyPr/>
        <a:lstStyle/>
        <a:p>
          <a:endParaRPr lang="fr-FR"/>
        </a:p>
      </dgm:t>
    </dgm:pt>
    <dgm:pt modelId="{7AF6DC50-A048-41C3-85B4-C7EDCF18AEC3}" type="pres">
      <dgm:prSet presAssocID="{15F56F9E-2EEC-4AB9-A6FF-15088D9C09F8}" presName="hierChild4" presStyleCnt="0"/>
      <dgm:spPr/>
    </dgm:pt>
  </dgm:ptLst>
  <dgm:cxnLst>
    <dgm:cxn modelId="{B9EECE2B-82E2-47E2-99D9-FBD8FA3DB577}" type="presOf" srcId="{F0199AC8-942C-45CB-AC73-DF2CC4069742}" destId="{2EA22142-ADF6-423F-A528-E58C2BCA6CE9}" srcOrd="0" destOrd="0" presId="urn:microsoft.com/office/officeart/2005/8/layout/hierarchy1"/>
    <dgm:cxn modelId="{F4611F27-D139-4A66-8D53-DB25C019BDC4}" srcId="{D63C0960-5ECD-4B4E-AC03-FE8135C9934B}" destId="{15F56F9E-2EEC-4AB9-A6FF-15088D9C09F8}" srcOrd="1" destOrd="0" parTransId="{22D63DBD-B174-4236-BF74-2F4268C15D6B}" sibTransId="{B4FB9583-0F01-47A2-BC4F-FC224BEF0EFB}"/>
    <dgm:cxn modelId="{CFCEDD6F-A648-4C09-8B77-7EF036F7D52B}" srcId="{0DA718BE-737C-4FA7-A036-1038B2D6F44F}" destId="{5E2D1C09-23CC-43B8-9527-BF717A6C1D02}" srcOrd="0" destOrd="0" parTransId="{4BBB3874-791C-4418-8929-55239C4E107B}" sibTransId="{14BD01DC-FD89-4733-AC5D-06A998621D9C}"/>
    <dgm:cxn modelId="{B028F86B-9319-491A-B631-BD4B3A09E0D1}" type="presOf" srcId="{D3AB37C3-11AF-4461-A1AD-20C749544357}" destId="{DB2EA477-0C20-492F-B919-86E21431C06B}" srcOrd="0" destOrd="0" presId="urn:microsoft.com/office/officeart/2005/8/layout/hierarchy1"/>
    <dgm:cxn modelId="{C46BA62C-FA7F-4207-86A3-B337EE17D49C}" type="presOf" srcId="{4BBB3874-791C-4418-8929-55239C4E107B}" destId="{C4E32681-D7AA-4272-8947-86192053A114}" srcOrd="0" destOrd="0" presId="urn:microsoft.com/office/officeart/2005/8/layout/hierarchy1"/>
    <dgm:cxn modelId="{D25FAC13-FE9D-4244-81B0-0F295A4AC850}" type="presOf" srcId="{8BFBBC16-3137-461B-A3C1-C553F7AB51A3}" destId="{766DC704-63A9-4FD5-B88E-34B7663D4570}" srcOrd="0" destOrd="0" presId="urn:microsoft.com/office/officeart/2005/8/layout/hierarchy1"/>
    <dgm:cxn modelId="{945767B2-FFA1-4696-98C1-8B1848601F1C}" type="presOf" srcId="{5E2D1C09-23CC-43B8-9527-BF717A6C1D02}" destId="{E3C131A5-52CC-4461-A9ED-A34F52D1B929}" srcOrd="0" destOrd="0" presId="urn:microsoft.com/office/officeart/2005/8/layout/hierarchy1"/>
    <dgm:cxn modelId="{52FF8603-1164-4894-B7B5-B0C231EA72C0}" srcId="{0DA718BE-737C-4FA7-A036-1038B2D6F44F}" destId="{D63C0960-5ECD-4B4E-AC03-FE8135C9934B}" srcOrd="1" destOrd="0" parTransId="{F0199AC8-942C-45CB-AC73-DF2CC4069742}" sibTransId="{4DE02431-3634-4DA7-BC1B-E8DC03C97B7A}"/>
    <dgm:cxn modelId="{C53AD4C8-55EB-4EB5-A37B-C935530C7B18}" srcId="{5E2D1C09-23CC-43B8-9527-BF717A6C1D02}" destId="{AA2D56F1-A70C-4059-A7E5-74A579B485E9}" srcOrd="0" destOrd="0" parTransId="{C550C75F-2078-411A-92A1-F42814E9006D}" sibTransId="{BBF7891F-D6C3-4958-B602-0488C7204A3D}"/>
    <dgm:cxn modelId="{2A6A50E8-1B06-4AD4-8021-47957BEAA520}" type="presOf" srcId="{D63C0960-5ECD-4B4E-AC03-FE8135C9934B}" destId="{26DFA48E-610B-4D6F-A321-1ADBC60E2DE3}" srcOrd="0" destOrd="0" presId="urn:microsoft.com/office/officeart/2005/8/layout/hierarchy1"/>
    <dgm:cxn modelId="{3D7194F5-4D6F-45DA-B02A-639329A4E642}" type="presOf" srcId="{22D63DBD-B174-4236-BF74-2F4268C15D6B}" destId="{3485A86E-9700-4123-AB89-294C4E312D89}" srcOrd="0" destOrd="0" presId="urn:microsoft.com/office/officeart/2005/8/layout/hierarchy1"/>
    <dgm:cxn modelId="{B9D9F474-F40A-4D28-9FAD-CD93E2D49884}" type="presOf" srcId="{6CE037A7-6BE2-4BAF-B1BA-A44685D88506}" destId="{DB2E4D31-B940-4021-8E45-7A0098506A6E}" srcOrd="0" destOrd="0" presId="urn:microsoft.com/office/officeart/2005/8/layout/hierarchy1"/>
    <dgm:cxn modelId="{490712D1-57A7-4FA9-9FBB-19C176025335}" srcId="{D63C0960-5ECD-4B4E-AC03-FE8135C9934B}" destId="{D05EBF9D-56A6-48A5-A0E8-9AF89E4D0C00}" srcOrd="0" destOrd="0" parTransId="{F996A5B9-29FD-41A6-9F0A-9483774BAA8C}" sibTransId="{65AB99C2-FA80-4C72-8CE7-F2AC6D5DB21A}"/>
    <dgm:cxn modelId="{5C5EB98F-0345-4EF8-979C-4531690DBD90}" type="presOf" srcId="{15F56F9E-2EEC-4AB9-A6FF-15088D9C09F8}" destId="{4C5C347A-3E3D-415F-9F9D-5EF0DB3E377A}" srcOrd="0" destOrd="0" presId="urn:microsoft.com/office/officeart/2005/8/layout/hierarchy1"/>
    <dgm:cxn modelId="{0A59EDED-0143-4A37-80E6-B0D7BDB50917}" type="presOf" srcId="{AA2D56F1-A70C-4059-A7E5-74A579B485E9}" destId="{68A4309E-492B-47AF-A9A4-D42F5A0CE972}" srcOrd="0" destOrd="0" presId="urn:microsoft.com/office/officeart/2005/8/layout/hierarchy1"/>
    <dgm:cxn modelId="{B277FFA6-638D-4791-902C-FD4960B83D39}" type="presOf" srcId="{361E3193-469F-4E8E-A062-4251B73D59AA}" destId="{75270CA1-F322-4CC7-8E35-39F984168233}" srcOrd="0" destOrd="0" presId="urn:microsoft.com/office/officeart/2005/8/layout/hierarchy1"/>
    <dgm:cxn modelId="{57F7321A-329B-4DA6-80F9-D5CBDEBA9B5C}" type="presOf" srcId="{0DA718BE-737C-4FA7-A036-1038B2D6F44F}" destId="{8DA09B9A-2FEA-4636-AB49-64450EEEA9CE}" srcOrd="0" destOrd="0" presId="urn:microsoft.com/office/officeart/2005/8/layout/hierarchy1"/>
    <dgm:cxn modelId="{78BFD926-6674-46CA-A666-EF465AC05716}" srcId="{5E2D1C09-23CC-43B8-9527-BF717A6C1D02}" destId="{211488C1-401B-41ED-924A-6073929A1C49}" srcOrd="2" destOrd="0" parTransId="{361E3193-469F-4E8E-A062-4251B73D59AA}" sibTransId="{EF60ADE9-57B1-46E6-A2F0-5A6E12583D04}"/>
    <dgm:cxn modelId="{04F2C223-9239-4329-8D88-F00EC0C5DD24}" srcId="{8BFBBC16-3137-461B-A3C1-C553F7AB51A3}" destId="{0DA718BE-737C-4FA7-A036-1038B2D6F44F}" srcOrd="0" destOrd="0" parTransId="{52D3546D-8412-4032-B0FB-0EC1BFE37823}" sibTransId="{D63474CF-389D-4D2B-B0D3-416C2FBCD081}"/>
    <dgm:cxn modelId="{1C1D6CBA-23FD-464E-B879-D86F3FE23C22}" type="presOf" srcId="{211488C1-401B-41ED-924A-6073929A1C49}" destId="{97339E4D-59D9-469F-8D62-22F4F0CACABA}" srcOrd="0" destOrd="0" presId="urn:microsoft.com/office/officeart/2005/8/layout/hierarchy1"/>
    <dgm:cxn modelId="{6CC4B0DB-6CB3-41F0-AD59-8C4F69390BB5}" type="presOf" srcId="{D05EBF9D-56A6-48A5-A0E8-9AF89E4D0C00}" destId="{13B37C21-B073-41F3-894D-318C4FF5A67F}" srcOrd="0" destOrd="0" presId="urn:microsoft.com/office/officeart/2005/8/layout/hierarchy1"/>
    <dgm:cxn modelId="{5B2DAC01-D1E7-48D0-9AAC-2AC7DF8181F6}" type="presOf" srcId="{C550C75F-2078-411A-92A1-F42814E9006D}" destId="{48F92A63-DC45-47C0-89E6-E7AF08DCD9E5}" srcOrd="0" destOrd="0" presId="urn:microsoft.com/office/officeart/2005/8/layout/hierarchy1"/>
    <dgm:cxn modelId="{0AAC41B2-9767-426B-9760-FCCFCF5C8710}" srcId="{5E2D1C09-23CC-43B8-9527-BF717A6C1D02}" destId="{6CE037A7-6BE2-4BAF-B1BA-A44685D88506}" srcOrd="1" destOrd="0" parTransId="{D3AB37C3-11AF-4461-A1AD-20C749544357}" sibTransId="{4A3CEBCB-4879-4CEA-B556-55E343F603B4}"/>
    <dgm:cxn modelId="{4F79C373-F6D5-42F5-B83E-6DE3B4E3340F}" type="presOf" srcId="{F996A5B9-29FD-41A6-9F0A-9483774BAA8C}" destId="{10E6D7FA-A765-4906-8E72-46362E5E3BC0}" srcOrd="0" destOrd="0" presId="urn:microsoft.com/office/officeart/2005/8/layout/hierarchy1"/>
    <dgm:cxn modelId="{7658C246-8D5A-4E15-9992-4AC048DA8140}" type="presParOf" srcId="{766DC704-63A9-4FD5-B88E-34B7663D4570}" destId="{3C23DC19-A7D8-46CB-A310-F36E45907767}" srcOrd="0" destOrd="0" presId="urn:microsoft.com/office/officeart/2005/8/layout/hierarchy1"/>
    <dgm:cxn modelId="{3E79662A-B5A5-40E9-BA79-C6386CA3A6FE}" type="presParOf" srcId="{3C23DC19-A7D8-46CB-A310-F36E45907767}" destId="{FD40E41E-503B-424B-9D11-7C2542CCF211}" srcOrd="0" destOrd="0" presId="urn:microsoft.com/office/officeart/2005/8/layout/hierarchy1"/>
    <dgm:cxn modelId="{2F6D9A8D-C557-4B0E-8108-3BF057585639}" type="presParOf" srcId="{FD40E41E-503B-424B-9D11-7C2542CCF211}" destId="{3751E366-8ECB-40B2-BB90-A9CF1A150BE0}" srcOrd="0" destOrd="0" presId="urn:microsoft.com/office/officeart/2005/8/layout/hierarchy1"/>
    <dgm:cxn modelId="{FED3BCF0-F231-408D-AECE-28C18313EFF1}" type="presParOf" srcId="{FD40E41E-503B-424B-9D11-7C2542CCF211}" destId="{8DA09B9A-2FEA-4636-AB49-64450EEEA9CE}" srcOrd="1" destOrd="0" presId="urn:microsoft.com/office/officeart/2005/8/layout/hierarchy1"/>
    <dgm:cxn modelId="{43307E71-B4AB-4186-85CB-D73D5B4601E0}" type="presParOf" srcId="{3C23DC19-A7D8-46CB-A310-F36E45907767}" destId="{CC3FCFB9-C7A8-4923-B6C4-1B8FCEDCFF2E}" srcOrd="1" destOrd="0" presId="urn:microsoft.com/office/officeart/2005/8/layout/hierarchy1"/>
    <dgm:cxn modelId="{12CA5588-0B6A-43E4-A88C-D03F0AE18814}" type="presParOf" srcId="{CC3FCFB9-C7A8-4923-B6C4-1B8FCEDCFF2E}" destId="{C4E32681-D7AA-4272-8947-86192053A114}" srcOrd="0" destOrd="0" presId="urn:microsoft.com/office/officeart/2005/8/layout/hierarchy1"/>
    <dgm:cxn modelId="{FE267183-82B8-4B74-8074-9557CC74B4C5}" type="presParOf" srcId="{CC3FCFB9-C7A8-4923-B6C4-1B8FCEDCFF2E}" destId="{CE0FD7F5-41B9-4039-8F6C-DCCF9DDD8081}" srcOrd="1" destOrd="0" presId="urn:microsoft.com/office/officeart/2005/8/layout/hierarchy1"/>
    <dgm:cxn modelId="{3471FD15-D730-4C23-9BA1-5C9E92FDCC08}" type="presParOf" srcId="{CE0FD7F5-41B9-4039-8F6C-DCCF9DDD8081}" destId="{08E126BB-5124-4E0F-9FD3-C0EAFC5305C3}" srcOrd="0" destOrd="0" presId="urn:microsoft.com/office/officeart/2005/8/layout/hierarchy1"/>
    <dgm:cxn modelId="{AE54FF29-6CD3-4761-8A38-34111C77AD7E}" type="presParOf" srcId="{08E126BB-5124-4E0F-9FD3-C0EAFC5305C3}" destId="{996D8BAF-B941-4975-891C-C3E299720606}" srcOrd="0" destOrd="0" presId="urn:microsoft.com/office/officeart/2005/8/layout/hierarchy1"/>
    <dgm:cxn modelId="{28C55493-D896-4C6C-80D2-12C7132A3FB8}" type="presParOf" srcId="{08E126BB-5124-4E0F-9FD3-C0EAFC5305C3}" destId="{E3C131A5-52CC-4461-A9ED-A34F52D1B929}" srcOrd="1" destOrd="0" presId="urn:microsoft.com/office/officeart/2005/8/layout/hierarchy1"/>
    <dgm:cxn modelId="{2DEE3ED4-2468-4F13-B69A-D58F456AE4D9}" type="presParOf" srcId="{CE0FD7F5-41B9-4039-8F6C-DCCF9DDD8081}" destId="{A3E692FA-D05A-43ED-8172-B7B62108713A}" srcOrd="1" destOrd="0" presId="urn:microsoft.com/office/officeart/2005/8/layout/hierarchy1"/>
    <dgm:cxn modelId="{8C2C836A-1072-4B22-8176-620FF471E78F}" type="presParOf" srcId="{A3E692FA-D05A-43ED-8172-B7B62108713A}" destId="{48F92A63-DC45-47C0-89E6-E7AF08DCD9E5}" srcOrd="0" destOrd="0" presId="urn:microsoft.com/office/officeart/2005/8/layout/hierarchy1"/>
    <dgm:cxn modelId="{BF0FB0CA-93A3-4E2F-8BE9-3121457B6A8A}" type="presParOf" srcId="{A3E692FA-D05A-43ED-8172-B7B62108713A}" destId="{CF708C30-1572-43BE-833A-E2B611B6F750}" srcOrd="1" destOrd="0" presId="urn:microsoft.com/office/officeart/2005/8/layout/hierarchy1"/>
    <dgm:cxn modelId="{BDA1A91E-1964-46AB-941C-341A505513F3}" type="presParOf" srcId="{CF708C30-1572-43BE-833A-E2B611B6F750}" destId="{870C8752-D919-4A4C-981B-7705D6F534C7}" srcOrd="0" destOrd="0" presId="urn:microsoft.com/office/officeart/2005/8/layout/hierarchy1"/>
    <dgm:cxn modelId="{03A17089-91DA-4C08-AC88-6209CED5E713}" type="presParOf" srcId="{870C8752-D919-4A4C-981B-7705D6F534C7}" destId="{5D922412-9D62-4F1C-BB62-A3A0BFD9CB4F}" srcOrd="0" destOrd="0" presId="urn:microsoft.com/office/officeart/2005/8/layout/hierarchy1"/>
    <dgm:cxn modelId="{8F6E9A60-6010-4296-9867-04499F448B5D}" type="presParOf" srcId="{870C8752-D919-4A4C-981B-7705D6F534C7}" destId="{68A4309E-492B-47AF-A9A4-D42F5A0CE972}" srcOrd="1" destOrd="0" presId="urn:microsoft.com/office/officeart/2005/8/layout/hierarchy1"/>
    <dgm:cxn modelId="{F5721337-347A-4A51-9D53-BE76E05D21CF}" type="presParOf" srcId="{CF708C30-1572-43BE-833A-E2B611B6F750}" destId="{B6A9F823-0430-48F7-90CC-5CD13836175C}" srcOrd="1" destOrd="0" presId="urn:microsoft.com/office/officeart/2005/8/layout/hierarchy1"/>
    <dgm:cxn modelId="{BCAAE96C-0E2D-4CA1-9F07-37AB555EA63E}" type="presParOf" srcId="{A3E692FA-D05A-43ED-8172-B7B62108713A}" destId="{DB2EA477-0C20-492F-B919-86E21431C06B}" srcOrd="2" destOrd="0" presId="urn:microsoft.com/office/officeart/2005/8/layout/hierarchy1"/>
    <dgm:cxn modelId="{06C163EB-5382-43DC-B472-34B659A07AFD}" type="presParOf" srcId="{A3E692FA-D05A-43ED-8172-B7B62108713A}" destId="{4185E2A5-6D3C-43D3-9D90-077328908E58}" srcOrd="3" destOrd="0" presId="urn:microsoft.com/office/officeart/2005/8/layout/hierarchy1"/>
    <dgm:cxn modelId="{C639CFB3-705F-438B-95EB-BA59C31F93CF}" type="presParOf" srcId="{4185E2A5-6D3C-43D3-9D90-077328908E58}" destId="{EC453DC8-5AE0-4D38-96E1-13684E68F2D7}" srcOrd="0" destOrd="0" presId="urn:microsoft.com/office/officeart/2005/8/layout/hierarchy1"/>
    <dgm:cxn modelId="{DAC8991D-4350-4439-9CF7-6933BD276F31}" type="presParOf" srcId="{EC453DC8-5AE0-4D38-96E1-13684E68F2D7}" destId="{D871BE78-EAC1-4EB5-B729-77F14CA3693B}" srcOrd="0" destOrd="0" presId="urn:microsoft.com/office/officeart/2005/8/layout/hierarchy1"/>
    <dgm:cxn modelId="{8EF65757-16E1-4EEC-8278-D2CAB2245168}" type="presParOf" srcId="{EC453DC8-5AE0-4D38-96E1-13684E68F2D7}" destId="{DB2E4D31-B940-4021-8E45-7A0098506A6E}" srcOrd="1" destOrd="0" presId="urn:microsoft.com/office/officeart/2005/8/layout/hierarchy1"/>
    <dgm:cxn modelId="{02E9FA94-6CEE-4AB3-B7D5-FBBB0D362DCC}" type="presParOf" srcId="{4185E2A5-6D3C-43D3-9D90-077328908E58}" destId="{AE2ED649-B5DB-43AA-BB04-FA87CBACF2C0}" srcOrd="1" destOrd="0" presId="urn:microsoft.com/office/officeart/2005/8/layout/hierarchy1"/>
    <dgm:cxn modelId="{5F340D43-EC50-45CC-80ED-74C4AED0A616}" type="presParOf" srcId="{A3E692FA-D05A-43ED-8172-B7B62108713A}" destId="{75270CA1-F322-4CC7-8E35-39F984168233}" srcOrd="4" destOrd="0" presId="urn:microsoft.com/office/officeart/2005/8/layout/hierarchy1"/>
    <dgm:cxn modelId="{8EC363DE-A199-4B63-9634-023CC85170B1}" type="presParOf" srcId="{A3E692FA-D05A-43ED-8172-B7B62108713A}" destId="{B79672B4-6BCE-4158-AEF4-4D1424943E6E}" srcOrd="5" destOrd="0" presId="urn:microsoft.com/office/officeart/2005/8/layout/hierarchy1"/>
    <dgm:cxn modelId="{B2EA8827-65AC-41C9-8D84-A2A73903A4B5}" type="presParOf" srcId="{B79672B4-6BCE-4158-AEF4-4D1424943E6E}" destId="{B153DD20-8663-45A8-8642-45819E825FC0}" srcOrd="0" destOrd="0" presId="urn:microsoft.com/office/officeart/2005/8/layout/hierarchy1"/>
    <dgm:cxn modelId="{915FE83F-2723-4641-B70F-E2BC249F51D4}" type="presParOf" srcId="{B153DD20-8663-45A8-8642-45819E825FC0}" destId="{A5D55C17-CBCF-4017-8583-196FD8DBD617}" srcOrd="0" destOrd="0" presId="urn:microsoft.com/office/officeart/2005/8/layout/hierarchy1"/>
    <dgm:cxn modelId="{5495DD70-7544-4AB1-9B75-7E6AE0B18119}" type="presParOf" srcId="{B153DD20-8663-45A8-8642-45819E825FC0}" destId="{97339E4D-59D9-469F-8D62-22F4F0CACABA}" srcOrd="1" destOrd="0" presId="urn:microsoft.com/office/officeart/2005/8/layout/hierarchy1"/>
    <dgm:cxn modelId="{1AEDC638-EC16-46D7-B562-140E2DAF308D}" type="presParOf" srcId="{B79672B4-6BCE-4158-AEF4-4D1424943E6E}" destId="{D2BD5B53-F793-4432-959B-9C449C9A190D}" srcOrd="1" destOrd="0" presId="urn:microsoft.com/office/officeart/2005/8/layout/hierarchy1"/>
    <dgm:cxn modelId="{ACA9E881-39A7-4EA9-B329-017319C787DD}" type="presParOf" srcId="{CC3FCFB9-C7A8-4923-B6C4-1B8FCEDCFF2E}" destId="{2EA22142-ADF6-423F-A528-E58C2BCA6CE9}" srcOrd="2" destOrd="0" presId="urn:microsoft.com/office/officeart/2005/8/layout/hierarchy1"/>
    <dgm:cxn modelId="{5242875B-3DC1-4D96-A371-D82B75F14E03}" type="presParOf" srcId="{CC3FCFB9-C7A8-4923-B6C4-1B8FCEDCFF2E}" destId="{5E829D39-B693-468F-9380-C9F0A772A001}" srcOrd="3" destOrd="0" presId="urn:microsoft.com/office/officeart/2005/8/layout/hierarchy1"/>
    <dgm:cxn modelId="{A7DDB91B-AE75-4DE5-BE13-B5EBD51F97FC}" type="presParOf" srcId="{5E829D39-B693-468F-9380-C9F0A772A001}" destId="{D1C6137A-AC8E-45ED-BB80-179616346781}" srcOrd="0" destOrd="0" presId="urn:microsoft.com/office/officeart/2005/8/layout/hierarchy1"/>
    <dgm:cxn modelId="{F293ED90-5098-49B4-8527-96E0542A02AA}" type="presParOf" srcId="{D1C6137A-AC8E-45ED-BB80-179616346781}" destId="{8F10BE6D-09CC-4547-BD0E-6B393C717615}" srcOrd="0" destOrd="0" presId="urn:microsoft.com/office/officeart/2005/8/layout/hierarchy1"/>
    <dgm:cxn modelId="{C285715E-FEA6-436D-8576-9A770F396883}" type="presParOf" srcId="{D1C6137A-AC8E-45ED-BB80-179616346781}" destId="{26DFA48E-610B-4D6F-A321-1ADBC60E2DE3}" srcOrd="1" destOrd="0" presId="urn:microsoft.com/office/officeart/2005/8/layout/hierarchy1"/>
    <dgm:cxn modelId="{E500CE24-1808-40B4-BEC2-7AC8AA46737E}" type="presParOf" srcId="{5E829D39-B693-468F-9380-C9F0A772A001}" destId="{1E4C6BBB-F503-40C5-8CF5-64099DDCDDD7}" srcOrd="1" destOrd="0" presId="urn:microsoft.com/office/officeart/2005/8/layout/hierarchy1"/>
    <dgm:cxn modelId="{BA0C9C86-C40E-486C-8E19-4D60B6D68CB4}" type="presParOf" srcId="{1E4C6BBB-F503-40C5-8CF5-64099DDCDDD7}" destId="{10E6D7FA-A765-4906-8E72-46362E5E3BC0}" srcOrd="0" destOrd="0" presId="urn:microsoft.com/office/officeart/2005/8/layout/hierarchy1"/>
    <dgm:cxn modelId="{6061EC6F-EE92-41DD-8422-1559722CDAD4}" type="presParOf" srcId="{1E4C6BBB-F503-40C5-8CF5-64099DDCDDD7}" destId="{789A7E36-D5AA-445E-9859-AA0806ECCD04}" srcOrd="1" destOrd="0" presId="urn:microsoft.com/office/officeart/2005/8/layout/hierarchy1"/>
    <dgm:cxn modelId="{73A39E83-D785-42D2-AB5A-CED9537E6B4C}" type="presParOf" srcId="{789A7E36-D5AA-445E-9859-AA0806ECCD04}" destId="{B1CDBE24-3D2E-4DC4-9C8B-593DF393A227}" srcOrd="0" destOrd="0" presId="urn:microsoft.com/office/officeart/2005/8/layout/hierarchy1"/>
    <dgm:cxn modelId="{8EE30FE2-77CC-4138-8229-5F73A334EEB2}" type="presParOf" srcId="{B1CDBE24-3D2E-4DC4-9C8B-593DF393A227}" destId="{44586397-9251-4DA8-8034-DD6766DACB71}" srcOrd="0" destOrd="0" presId="urn:microsoft.com/office/officeart/2005/8/layout/hierarchy1"/>
    <dgm:cxn modelId="{573303CF-D5AF-40A6-A624-4075F0F17B06}" type="presParOf" srcId="{B1CDBE24-3D2E-4DC4-9C8B-593DF393A227}" destId="{13B37C21-B073-41F3-894D-318C4FF5A67F}" srcOrd="1" destOrd="0" presId="urn:microsoft.com/office/officeart/2005/8/layout/hierarchy1"/>
    <dgm:cxn modelId="{C34A64FF-8C3D-4CBB-87C8-4DB38A225BCD}" type="presParOf" srcId="{789A7E36-D5AA-445E-9859-AA0806ECCD04}" destId="{C7E4FAE9-C2FF-415E-B29E-9ABABD0754C9}" srcOrd="1" destOrd="0" presId="urn:microsoft.com/office/officeart/2005/8/layout/hierarchy1"/>
    <dgm:cxn modelId="{0C47532C-7AB1-4885-B21C-83BDE994FA08}" type="presParOf" srcId="{1E4C6BBB-F503-40C5-8CF5-64099DDCDDD7}" destId="{3485A86E-9700-4123-AB89-294C4E312D89}" srcOrd="2" destOrd="0" presId="urn:microsoft.com/office/officeart/2005/8/layout/hierarchy1"/>
    <dgm:cxn modelId="{457FB5B2-A3CE-445E-8590-B0C4FBACBCD8}" type="presParOf" srcId="{1E4C6BBB-F503-40C5-8CF5-64099DDCDDD7}" destId="{BB35FA86-8C6F-411E-B1E7-D9183EABFEEB}" srcOrd="3" destOrd="0" presId="urn:microsoft.com/office/officeart/2005/8/layout/hierarchy1"/>
    <dgm:cxn modelId="{396FC41A-2926-4283-83D3-424D2146AFE3}" type="presParOf" srcId="{BB35FA86-8C6F-411E-B1E7-D9183EABFEEB}" destId="{0B315B98-BD32-441B-982D-18512AF2F5E1}" srcOrd="0" destOrd="0" presId="urn:microsoft.com/office/officeart/2005/8/layout/hierarchy1"/>
    <dgm:cxn modelId="{C738F8C9-ABAB-4138-8687-F276E1BF8FBC}" type="presParOf" srcId="{0B315B98-BD32-441B-982D-18512AF2F5E1}" destId="{D2B31748-4114-471D-937E-8601A807DC54}" srcOrd="0" destOrd="0" presId="urn:microsoft.com/office/officeart/2005/8/layout/hierarchy1"/>
    <dgm:cxn modelId="{66EBAF7D-E2CA-401E-B31E-5E17F96C3153}" type="presParOf" srcId="{0B315B98-BD32-441B-982D-18512AF2F5E1}" destId="{4C5C347A-3E3D-415F-9F9D-5EF0DB3E377A}" srcOrd="1" destOrd="0" presId="urn:microsoft.com/office/officeart/2005/8/layout/hierarchy1"/>
    <dgm:cxn modelId="{64F0E7A5-A267-45EF-9BB4-C4697EF17F49}" type="presParOf" srcId="{BB35FA86-8C6F-411E-B1E7-D9183EABFEEB}" destId="{7AF6DC50-A048-41C3-85B4-C7EDCF18AEC3}"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85A86E-9700-4123-AB89-294C4E312D89}">
      <dsp:nvSpPr>
        <dsp:cNvPr id="0" name=""/>
        <dsp:cNvSpPr/>
      </dsp:nvSpPr>
      <dsp:spPr>
        <a:xfrm>
          <a:off x="4367688" y="1517803"/>
          <a:ext cx="558418" cy="265756"/>
        </a:xfrm>
        <a:custGeom>
          <a:avLst/>
          <a:gdLst/>
          <a:ahLst/>
          <a:cxnLst/>
          <a:rect l="0" t="0" r="0" b="0"/>
          <a:pathLst>
            <a:path>
              <a:moveTo>
                <a:pt x="0" y="0"/>
              </a:moveTo>
              <a:lnTo>
                <a:pt x="0" y="181105"/>
              </a:lnTo>
              <a:lnTo>
                <a:pt x="558418" y="181105"/>
              </a:lnTo>
              <a:lnTo>
                <a:pt x="558418"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6D7FA-A765-4906-8E72-46362E5E3BC0}">
      <dsp:nvSpPr>
        <dsp:cNvPr id="0" name=""/>
        <dsp:cNvSpPr/>
      </dsp:nvSpPr>
      <dsp:spPr>
        <a:xfrm>
          <a:off x="3809270" y="1517803"/>
          <a:ext cx="558418" cy="265756"/>
        </a:xfrm>
        <a:custGeom>
          <a:avLst/>
          <a:gdLst/>
          <a:ahLst/>
          <a:cxnLst/>
          <a:rect l="0" t="0" r="0" b="0"/>
          <a:pathLst>
            <a:path>
              <a:moveTo>
                <a:pt x="558418" y="0"/>
              </a:moveTo>
              <a:lnTo>
                <a:pt x="558418"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22142-ADF6-423F-A528-E58C2BCA6CE9}">
      <dsp:nvSpPr>
        <dsp:cNvPr id="0" name=""/>
        <dsp:cNvSpPr/>
      </dsp:nvSpPr>
      <dsp:spPr>
        <a:xfrm>
          <a:off x="2909938" y="671800"/>
          <a:ext cx="1457749" cy="265756"/>
        </a:xfrm>
        <a:custGeom>
          <a:avLst/>
          <a:gdLst/>
          <a:ahLst/>
          <a:cxnLst/>
          <a:rect l="0" t="0" r="0" b="0"/>
          <a:pathLst>
            <a:path>
              <a:moveTo>
                <a:pt x="0" y="0"/>
              </a:moveTo>
              <a:lnTo>
                <a:pt x="0" y="181105"/>
              </a:lnTo>
              <a:lnTo>
                <a:pt x="1457749" y="181105"/>
              </a:lnTo>
              <a:lnTo>
                <a:pt x="1457749"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270CA1-F322-4CC7-8E35-39F984168233}">
      <dsp:nvSpPr>
        <dsp:cNvPr id="0" name=""/>
        <dsp:cNvSpPr/>
      </dsp:nvSpPr>
      <dsp:spPr>
        <a:xfrm>
          <a:off x="1575598" y="1317357"/>
          <a:ext cx="1116836" cy="265756"/>
        </a:xfrm>
        <a:custGeom>
          <a:avLst/>
          <a:gdLst/>
          <a:ahLst/>
          <a:cxnLst/>
          <a:rect l="0" t="0" r="0" b="0"/>
          <a:pathLst>
            <a:path>
              <a:moveTo>
                <a:pt x="0" y="0"/>
              </a:moveTo>
              <a:lnTo>
                <a:pt x="0" y="181105"/>
              </a:lnTo>
              <a:lnTo>
                <a:pt x="1116836" y="181105"/>
              </a:lnTo>
              <a:lnTo>
                <a:pt x="1116836"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2EA477-0C20-492F-B919-86E21431C06B}">
      <dsp:nvSpPr>
        <dsp:cNvPr id="0" name=""/>
        <dsp:cNvSpPr/>
      </dsp:nvSpPr>
      <dsp:spPr>
        <a:xfrm>
          <a:off x="1529878" y="1317357"/>
          <a:ext cx="91440" cy="265756"/>
        </a:xfrm>
        <a:custGeom>
          <a:avLst/>
          <a:gdLst/>
          <a:ahLst/>
          <a:cxnLst/>
          <a:rect l="0" t="0" r="0" b="0"/>
          <a:pathLst>
            <a:path>
              <a:moveTo>
                <a:pt x="45720" y="0"/>
              </a:moveTo>
              <a:lnTo>
                <a:pt x="4572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F92A63-DC45-47C0-89E6-E7AF08DCD9E5}">
      <dsp:nvSpPr>
        <dsp:cNvPr id="0" name=""/>
        <dsp:cNvSpPr/>
      </dsp:nvSpPr>
      <dsp:spPr>
        <a:xfrm>
          <a:off x="458762" y="1317357"/>
          <a:ext cx="1116836" cy="265756"/>
        </a:xfrm>
        <a:custGeom>
          <a:avLst/>
          <a:gdLst/>
          <a:ahLst/>
          <a:cxnLst/>
          <a:rect l="0" t="0" r="0" b="0"/>
          <a:pathLst>
            <a:path>
              <a:moveTo>
                <a:pt x="1116836" y="0"/>
              </a:moveTo>
              <a:lnTo>
                <a:pt x="1116836"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E32681-D7AA-4272-8947-86192053A114}">
      <dsp:nvSpPr>
        <dsp:cNvPr id="0" name=""/>
        <dsp:cNvSpPr/>
      </dsp:nvSpPr>
      <dsp:spPr>
        <a:xfrm>
          <a:off x="1575598" y="671800"/>
          <a:ext cx="1334340" cy="265756"/>
        </a:xfrm>
        <a:custGeom>
          <a:avLst/>
          <a:gdLst/>
          <a:ahLst/>
          <a:cxnLst/>
          <a:rect l="0" t="0" r="0" b="0"/>
          <a:pathLst>
            <a:path>
              <a:moveTo>
                <a:pt x="1334340" y="0"/>
              </a:moveTo>
              <a:lnTo>
                <a:pt x="1334340" y="181105"/>
              </a:lnTo>
              <a:lnTo>
                <a:pt x="0" y="181105"/>
              </a:lnTo>
              <a:lnTo>
                <a:pt x="0"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1E366-8ECB-40B2-BB90-A9CF1A150BE0}">
      <dsp:nvSpPr>
        <dsp:cNvPr id="0" name=""/>
        <dsp:cNvSpPr/>
      </dsp:nvSpPr>
      <dsp:spPr>
        <a:xfrm>
          <a:off x="2453051" y="9155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A09B9A-2FEA-4636-AB49-64450EEEA9CE}">
      <dsp:nvSpPr>
        <dsp:cNvPr id="0" name=""/>
        <dsp:cNvSpPr/>
      </dsp:nvSpPr>
      <dsp:spPr>
        <a:xfrm>
          <a:off x="2554581" y="18800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a:t>
          </a:r>
        </a:p>
      </dsp:txBody>
      <dsp:txXfrm>
        <a:off x="2571576" y="205002"/>
        <a:ext cx="879784" cy="546257"/>
      </dsp:txXfrm>
    </dsp:sp>
    <dsp:sp modelId="{996D8BAF-B941-4975-891C-C3E299720606}">
      <dsp:nvSpPr>
        <dsp:cNvPr id="0" name=""/>
        <dsp:cNvSpPr/>
      </dsp:nvSpPr>
      <dsp:spPr>
        <a:xfrm>
          <a:off x="995301" y="937556"/>
          <a:ext cx="1160594" cy="3798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3C131A5-52CC-4461-A9ED-A34F52D1B929}">
      <dsp:nvSpPr>
        <dsp:cNvPr id="0" name=""/>
        <dsp:cNvSpPr/>
      </dsp:nvSpPr>
      <dsp:spPr>
        <a:xfrm>
          <a:off x="1096831" y="1034010"/>
          <a:ext cx="1160594" cy="3798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TI</a:t>
          </a:r>
        </a:p>
      </dsp:txBody>
      <dsp:txXfrm>
        <a:off x="1107955" y="1045134"/>
        <a:ext cx="1138346" cy="357552"/>
      </dsp:txXfrm>
    </dsp:sp>
    <dsp:sp modelId="{5D922412-9D62-4F1C-BB62-A3A0BFD9CB4F}">
      <dsp:nvSpPr>
        <dsp:cNvPr id="0" name=""/>
        <dsp:cNvSpPr/>
      </dsp:nvSpPr>
      <dsp:spPr>
        <a:xfrm>
          <a:off x="1875"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8A4309E-492B-47AF-A9A4-D42F5A0CE972}">
      <dsp:nvSpPr>
        <dsp:cNvPr id="0" name=""/>
        <dsp:cNvSpPr/>
      </dsp:nvSpPr>
      <dsp:spPr>
        <a:xfrm>
          <a:off x="103405"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AIT</a:t>
          </a:r>
        </a:p>
      </dsp:txBody>
      <dsp:txXfrm>
        <a:off x="120400" y="1696562"/>
        <a:ext cx="879784" cy="546257"/>
      </dsp:txXfrm>
    </dsp:sp>
    <dsp:sp modelId="{D871BE78-EAC1-4EB5-B729-77F14CA3693B}">
      <dsp:nvSpPr>
        <dsp:cNvPr id="0" name=""/>
        <dsp:cNvSpPr/>
      </dsp:nvSpPr>
      <dsp:spPr>
        <a:xfrm>
          <a:off x="1118711"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B2E4D31-B940-4021-8E45-7A0098506A6E}">
      <dsp:nvSpPr>
        <dsp:cNvPr id="0" name=""/>
        <dsp:cNvSpPr/>
      </dsp:nvSpPr>
      <dsp:spPr>
        <a:xfrm>
          <a:off x="1220241"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EILiS</a:t>
          </a:r>
        </a:p>
      </dsp:txBody>
      <dsp:txXfrm>
        <a:off x="1237236" y="1696562"/>
        <a:ext cx="879784" cy="546257"/>
      </dsp:txXfrm>
    </dsp:sp>
    <dsp:sp modelId="{A5D55C17-CBCF-4017-8583-196FD8DBD617}">
      <dsp:nvSpPr>
        <dsp:cNvPr id="0" name=""/>
        <dsp:cNvSpPr/>
      </dsp:nvSpPr>
      <dsp:spPr>
        <a:xfrm>
          <a:off x="2235547"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7339E4D-59D9-469F-8D62-22F4F0CACABA}">
      <dsp:nvSpPr>
        <dsp:cNvPr id="0" name=""/>
        <dsp:cNvSpPr/>
      </dsp:nvSpPr>
      <dsp:spPr>
        <a:xfrm>
          <a:off x="2337077"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ASD</a:t>
          </a:r>
        </a:p>
      </dsp:txBody>
      <dsp:txXfrm>
        <a:off x="2354072" y="1696562"/>
        <a:ext cx="879784" cy="546257"/>
      </dsp:txXfrm>
    </dsp:sp>
    <dsp:sp modelId="{8F10BE6D-09CC-4547-BD0E-6B393C717615}">
      <dsp:nvSpPr>
        <dsp:cNvPr id="0" name=""/>
        <dsp:cNvSpPr/>
      </dsp:nvSpPr>
      <dsp:spPr>
        <a:xfrm>
          <a:off x="3910801" y="937556"/>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6DFA48E-610B-4D6F-A321-1ADBC60E2DE3}">
      <dsp:nvSpPr>
        <dsp:cNvPr id="0" name=""/>
        <dsp:cNvSpPr/>
      </dsp:nvSpPr>
      <dsp:spPr>
        <a:xfrm>
          <a:off x="4012331" y="1034010"/>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FG/TEM</a:t>
          </a:r>
        </a:p>
      </dsp:txBody>
      <dsp:txXfrm>
        <a:off x="4029326" y="1051005"/>
        <a:ext cx="879784" cy="546257"/>
      </dsp:txXfrm>
    </dsp:sp>
    <dsp:sp modelId="{44586397-9251-4DA8-8034-DD6766DACB71}">
      <dsp:nvSpPr>
        <dsp:cNvPr id="0" name=""/>
        <dsp:cNvSpPr/>
      </dsp:nvSpPr>
      <dsp:spPr>
        <a:xfrm>
          <a:off x="3352383"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B37C21-B073-41F3-894D-318C4FF5A67F}">
      <dsp:nvSpPr>
        <dsp:cNvPr id="0" name=""/>
        <dsp:cNvSpPr/>
      </dsp:nvSpPr>
      <dsp:spPr>
        <a:xfrm>
          <a:off x="3453913"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TEM</a:t>
          </a:r>
        </a:p>
      </dsp:txBody>
      <dsp:txXfrm>
        <a:off x="3470908" y="1897008"/>
        <a:ext cx="879784" cy="546257"/>
      </dsp:txXfrm>
    </dsp:sp>
    <dsp:sp modelId="{D2B31748-4114-471D-937E-8601A807DC54}">
      <dsp:nvSpPr>
        <dsp:cNvPr id="0" name=""/>
        <dsp:cNvSpPr/>
      </dsp:nvSpPr>
      <dsp:spPr>
        <a:xfrm>
          <a:off x="4469219"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C5C347A-3E3D-415F-9F9D-5EF0DB3E377A}">
      <dsp:nvSpPr>
        <dsp:cNvPr id="0" name=""/>
        <dsp:cNvSpPr/>
      </dsp:nvSpPr>
      <dsp:spPr>
        <a:xfrm>
          <a:off x="4570749"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a:t>
          </a:r>
        </a:p>
      </dsp:txBody>
      <dsp:txXfrm>
        <a:off x="4587744" y="1897008"/>
        <a:ext cx="879784" cy="5462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9B7C5B-0379-427D-B157-274357385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01_KICKOFF_FR.dot</Template>
  <TotalTime>40</TotalTime>
  <Pages>48</Pages>
  <Words>10314</Words>
  <Characters>56732</Characters>
  <Application>Microsoft Office Word</Application>
  <DocSecurity>0</DocSecurity>
  <Lines>472</Lines>
  <Paragraphs>133</Paragraphs>
  <ScaleCrop>false</ScaleCrop>
  <HeadingPairs>
    <vt:vector size="2" baseType="variant">
      <vt:variant>
        <vt:lpstr>Titre</vt:lpstr>
      </vt:variant>
      <vt:variant>
        <vt:i4>1</vt:i4>
      </vt:variant>
    </vt:vector>
  </HeadingPairs>
  <TitlesOfParts>
    <vt:vector size="1" baseType="lpstr">
      <vt:lpstr>C73_1.1_B</vt:lpstr>
    </vt:vector>
  </TitlesOfParts>
  <Manager>Imed LIMAIEM</Manager>
  <Company>Altran EiLIS</Company>
  <LinksUpToDate>false</LinksUpToDate>
  <CharactersWithSpaces>66913</CharactersWithSpaces>
  <SharedDoc>false</SharedDoc>
  <HLinks>
    <vt:vector size="120" baseType="variant">
      <vt:variant>
        <vt:i4>2031673</vt:i4>
      </vt:variant>
      <vt:variant>
        <vt:i4>194</vt:i4>
      </vt:variant>
      <vt:variant>
        <vt:i4>0</vt:i4>
      </vt:variant>
      <vt:variant>
        <vt:i4>5</vt:i4>
      </vt:variant>
      <vt:variant>
        <vt:lpwstr/>
      </vt:variant>
      <vt:variant>
        <vt:lpwstr>_Toc380585204</vt:lpwstr>
      </vt:variant>
      <vt:variant>
        <vt:i4>2031673</vt:i4>
      </vt:variant>
      <vt:variant>
        <vt:i4>188</vt:i4>
      </vt:variant>
      <vt:variant>
        <vt:i4>0</vt:i4>
      </vt:variant>
      <vt:variant>
        <vt:i4>5</vt:i4>
      </vt:variant>
      <vt:variant>
        <vt:lpwstr/>
      </vt:variant>
      <vt:variant>
        <vt:lpwstr>_Toc380585203</vt:lpwstr>
      </vt:variant>
      <vt:variant>
        <vt:i4>2031673</vt:i4>
      </vt:variant>
      <vt:variant>
        <vt:i4>182</vt:i4>
      </vt:variant>
      <vt:variant>
        <vt:i4>0</vt:i4>
      </vt:variant>
      <vt:variant>
        <vt:i4>5</vt:i4>
      </vt:variant>
      <vt:variant>
        <vt:lpwstr/>
      </vt:variant>
      <vt:variant>
        <vt:lpwstr>_Toc380585202</vt:lpwstr>
      </vt:variant>
      <vt:variant>
        <vt:i4>1572922</vt:i4>
      </vt:variant>
      <vt:variant>
        <vt:i4>173</vt:i4>
      </vt:variant>
      <vt:variant>
        <vt:i4>0</vt:i4>
      </vt:variant>
      <vt:variant>
        <vt:i4>5</vt:i4>
      </vt:variant>
      <vt:variant>
        <vt:lpwstr/>
      </vt:variant>
      <vt:variant>
        <vt:lpwstr>_Toc380585175</vt:lpwstr>
      </vt:variant>
      <vt:variant>
        <vt:i4>1572922</vt:i4>
      </vt:variant>
      <vt:variant>
        <vt:i4>167</vt:i4>
      </vt:variant>
      <vt:variant>
        <vt:i4>0</vt:i4>
      </vt:variant>
      <vt:variant>
        <vt:i4>5</vt:i4>
      </vt:variant>
      <vt:variant>
        <vt:lpwstr/>
      </vt:variant>
      <vt:variant>
        <vt:lpwstr>_Toc380585174</vt:lpwstr>
      </vt:variant>
      <vt:variant>
        <vt:i4>1572922</vt:i4>
      </vt:variant>
      <vt:variant>
        <vt:i4>161</vt:i4>
      </vt:variant>
      <vt:variant>
        <vt:i4>0</vt:i4>
      </vt:variant>
      <vt:variant>
        <vt:i4>5</vt:i4>
      </vt:variant>
      <vt:variant>
        <vt:lpwstr/>
      </vt:variant>
      <vt:variant>
        <vt:lpwstr>_Toc380585173</vt:lpwstr>
      </vt:variant>
      <vt:variant>
        <vt:i4>1572922</vt:i4>
      </vt:variant>
      <vt:variant>
        <vt:i4>155</vt:i4>
      </vt:variant>
      <vt:variant>
        <vt:i4>0</vt:i4>
      </vt:variant>
      <vt:variant>
        <vt:i4>5</vt:i4>
      </vt:variant>
      <vt:variant>
        <vt:lpwstr/>
      </vt:variant>
      <vt:variant>
        <vt:lpwstr>_Toc380585172</vt:lpwstr>
      </vt:variant>
      <vt:variant>
        <vt:i4>1572922</vt:i4>
      </vt:variant>
      <vt:variant>
        <vt:i4>149</vt:i4>
      </vt:variant>
      <vt:variant>
        <vt:i4>0</vt:i4>
      </vt:variant>
      <vt:variant>
        <vt:i4>5</vt:i4>
      </vt:variant>
      <vt:variant>
        <vt:lpwstr/>
      </vt:variant>
      <vt:variant>
        <vt:lpwstr>_Toc380585171</vt:lpwstr>
      </vt:variant>
      <vt:variant>
        <vt:i4>1572922</vt:i4>
      </vt:variant>
      <vt:variant>
        <vt:i4>143</vt:i4>
      </vt:variant>
      <vt:variant>
        <vt:i4>0</vt:i4>
      </vt:variant>
      <vt:variant>
        <vt:i4>5</vt:i4>
      </vt:variant>
      <vt:variant>
        <vt:lpwstr/>
      </vt:variant>
      <vt:variant>
        <vt:lpwstr>_Toc380585170</vt:lpwstr>
      </vt:variant>
      <vt:variant>
        <vt:i4>1638458</vt:i4>
      </vt:variant>
      <vt:variant>
        <vt:i4>137</vt:i4>
      </vt:variant>
      <vt:variant>
        <vt:i4>0</vt:i4>
      </vt:variant>
      <vt:variant>
        <vt:i4>5</vt:i4>
      </vt:variant>
      <vt:variant>
        <vt:lpwstr/>
      </vt:variant>
      <vt:variant>
        <vt:lpwstr>_Toc380585169</vt:lpwstr>
      </vt:variant>
      <vt:variant>
        <vt:i4>1507386</vt:i4>
      </vt:variant>
      <vt:variant>
        <vt:i4>128</vt:i4>
      </vt:variant>
      <vt:variant>
        <vt:i4>0</vt:i4>
      </vt:variant>
      <vt:variant>
        <vt:i4>5</vt:i4>
      </vt:variant>
      <vt:variant>
        <vt:lpwstr/>
      </vt:variant>
      <vt:variant>
        <vt:lpwstr>_Toc380585185</vt:lpwstr>
      </vt:variant>
      <vt:variant>
        <vt:i4>1507386</vt:i4>
      </vt:variant>
      <vt:variant>
        <vt:i4>122</vt:i4>
      </vt:variant>
      <vt:variant>
        <vt:i4>0</vt:i4>
      </vt:variant>
      <vt:variant>
        <vt:i4>5</vt:i4>
      </vt:variant>
      <vt:variant>
        <vt:lpwstr/>
      </vt:variant>
      <vt:variant>
        <vt:lpwstr>_Toc380585184</vt:lpwstr>
      </vt:variant>
      <vt:variant>
        <vt:i4>1507386</vt:i4>
      </vt:variant>
      <vt:variant>
        <vt:i4>116</vt:i4>
      </vt:variant>
      <vt:variant>
        <vt:i4>0</vt:i4>
      </vt:variant>
      <vt:variant>
        <vt:i4>5</vt:i4>
      </vt:variant>
      <vt:variant>
        <vt:lpwstr/>
      </vt:variant>
      <vt:variant>
        <vt:lpwstr>_Toc380585183</vt:lpwstr>
      </vt:variant>
      <vt:variant>
        <vt:i4>1507386</vt:i4>
      </vt:variant>
      <vt:variant>
        <vt:i4>110</vt:i4>
      </vt:variant>
      <vt:variant>
        <vt:i4>0</vt:i4>
      </vt:variant>
      <vt:variant>
        <vt:i4>5</vt:i4>
      </vt:variant>
      <vt:variant>
        <vt:lpwstr/>
      </vt:variant>
      <vt:variant>
        <vt:lpwstr>_Toc380585182</vt:lpwstr>
      </vt:variant>
      <vt:variant>
        <vt:i4>1507386</vt:i4>
      </vt:variant>
      <vt:variant>
        <vt:i4>104</vt:i4>
      </vt:variant>
      <vt:variant>
        <vt:i4>0</vt:i4>
      </vt:variant>
      <vt:variant>
        <vt:i4>5</vt:i4>
      </vt:variant>
      <vt:variant>
        <vt:lpwstr/>
      </vt:variant>
      <vt:variant>
        <vt:lpwstr>_Toc380585181</vt:lpwstr>
      </vt:variant>
      <vt:variant>
        <vt:i4>1507386</vt:i4>
      </vt:variant>
      <vt:variant>
        <vt:i4>98</vt:i4>
      </vt:variant>
      <vt:variant>
        <vt:i4>0</vt:i4>
      </vt:variant>
      <vt:variant>
        <vt:i4>5</vt:i4>
      </vt:variant>
      <vt:variant>
        <vt:lpwstr/>
      </vt:variant>
      <vt:variant>
        <vt:lpwstr>_Toc380585180</vt:lpwstr>
      </vt:variant>
      <vt:variant>
        <vt:i4>1572922</vt:i4>
      </vt:variant>
      <vt:variant>
        <vt:i4>92</vt:i4>
      </vt:variant>
      <vt:variant>
        <vt:i4>0</vt:i4>
      </vt:variant>
      <vt:variant>
        <vt:i4>5</vt:i4>
      </vt:variant>
      <vt:variant>
        <vt:lpwstr/>
      </vt:variant>
      <vt:variant>
        <vt:lpwstr>_Toc380585179</vt:lpwstr>
      </vt:variant>
      <vt:variant>
        <vt:i4>1572922</vt:i4>
      </vt:variant>
      <vt:variant>
        <vt:i4>86</vt:i4>
      </vt:variant>
      <vt:variant>
        <vt:i4>0</vt:i4>
      </vt:variant>
      <vt:variant>
        <vt:i4>5</vt:i4>
      </vt:variant>
      <vt:variant>
        <vt:lpwstr/>
      </vt:variant>
      <vt:variant>
        <vt:lpwstr>_Toc380585178</vt:lpwstr>
      </vt:variant>
      <vt:variant>
        <vt:i4>1572922</vt:i4>
      </vt:variant>
      <vt:variant>
        <vt:i4>80</vt:i4>
      </vt:variant>
      <vt:variant>
        <vt:i4>0</vt:i4>
      </vt:variant>
      <vt:variant>
        <vt:i4>5</vt:i4>
      </vt:variant>
      <vt:variant>
        <vt:lpwstr/>
      </vt:variant>
      <vt:variant>
        <vt:lpwstr>_Toc380585177</vt:lpwstr>
      </vt:variant>
      <vt:variant>
        <vt:i4>1572922</vt:i4>
      </vt:variant>
      <vt:variant>
        <vt:i4>74</vt:i4>
      </vt:variant>
      <vt:variant>
        <vt:i4>0</vt:i4>
      </vt:variant>
      <vt:variant>
        <vt:i4>5</vt:i4>
      </vt:variant>
      <vt:variant>
        <vt:lpwstr/>
      </vt:variant>
      <vt:variant>
        <vt:lpwstr>_Toc380585176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C73_1.1_B</dc:title>
  <dc:subject>Note d'enclenchement</dc:subject>
  <dc:creator>Hijaz Akim</dc:creator>
  <cp:keywords>Altran</cp:keywords>
  <cp:lastModifiedBy>imed Limaiem</cp:lastModifiedBy>
  <cp:revision>9</cp:revision>
  <cp:lastPrinted>2014-08-25T22:09:00Z</cp:lastPrinted>
  <dcterms:created xsi:type="dcterms:W3CDTF">2014-08-28T14:10:00Z</dcterms:created>
  <dcterms:modified xsi:type="dcterms:W3CDTF">2014-08-28T14:50:00Z</dcterms:modified>
  <cp:category>Documents Altran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TRAN_TITLE">
    <vt:lpwstr>EPR FA3 - MDTG 1 SBO</vt:lpwstr>
  </property>
  <property fmtid="{D5CDD505-2E9C-101B-9397-08002B2CF9AE}" pid="3" name="ALTRAN_VERSION">
    <vt:lpwstr>B</vt:lpwstr>
  </property>
  <property fmtid="{D5CDD505-2E9C-101B-9397-08002B2CF9AE}" pid="4" name="ALTRAN_AUTHOR_1">
    <vt:lpwstr>Philippe JACQUET</vt:lpwstr>
  </property>
  <property fmtid="{D5CDD505-2E9C-101B-9397-08002B2CF9AE}" pid="5" name="ALTRAN_AUTHOR_2">
    <vt:lpwstr>Akim HIJAZ</vt:lpwstr>
  </property>
  <property fmtid="{D5CDD505-2E9C-101B-9397-08002B2CF9AE}" pid="6" name="ALTRAN_AUTHOR_3">
    <vt:lpwstr>Auteur 3</vt:lpwstr>
  </property>
  <property fmtid="{D5CDD505-2E9C-101B-9397-08002B2CF9AE}" pid="7" name="ALTRAN_AUTHOR_4">
    <vt:lpwstr>Auteur 4</vt:lpwstr>
  </property>
  <property fmtid="{D5CDD505-2E9C-101B-9397-08002B2CF9AE}" pid="8" name="ALTRAN_AUTHOR_5">
    <vt:lpwstr>Auteur 5</vt:lpwstr>
  </property>
  <property fmtid="{D5CDD505-2E9C-101B-9397-08002B2CF9AE}" pid="9" name="ALTRAN_CHECKER_1">
    <vt:lpwstr>Benjamin BRAUNN</vt:lpwstr>
  </property>
  <property fmtid="{D5CDD505-2E9C-101B-9397-08002B2CF9AE}" pid="10" name="ALTRAN_CHECKER_2">
    <vt:lpwstr>Imed LIMAIEM</vt:lpwstr>
  </property>
  <property fmtid="{D5CDD505-2E9C-101B-9397-08002B2CF9AE}" pid="11" name="ALTRAN_CHECKER_3">
    <vt:lpwstr>Vérificateur 3</vt:lpwstr>
  </property>
  <property fmtid="{D5CDD505-2E9C-101B-9397-08002B2CF9AE}" pid="12" name="ALTRAN_APPROV_1">
    <vt:lpwstr>Philippe JACQUET</vt:lpwstr>
  </property>
  <property fmtid="{D5CDD505-2E9C-101B-9397-08002B2CF9AE}" pid="13" name="ALTRAN_APPROV_2">
    <vt:lpwstr>Imed LIMAIEM</vt:lpwstr>
  </property>
  <property fmtid="{D5CDD505-2E9C-101B-9397-08002B2CF9AE}" pid="14" name="ALTRAN_DATE_START">
    <vt:filetime>2014-02-16T23:00:00Z</vt:filetime>
  </property>
  <property fmtid="{D5CDD505-2E9C-101B-9397-08002B2CF9AE}" pid="15" name="ALTRAN_DATE_L1">
    <vt:filetime>2014-02-13T23:00:00Z</vt:filetime>
  </property>
  <property fmtid="{D5CDD505-2E9C-101B-9397-08002B2CF9AE}" pid="16" name="ALTRAN_DATE_L3">
    <vt:filetime>2014-02-16T23:00:00Z</vt:filetime>
  </property>
  <property fmtid="{D5CDD505-2E9C-101B-9397-08002B2CF9AE}" pid="17" name="ALTRAN_DATE_L5">
    <vt:filetime>2014-02-20T23:00:00Z</vt:filetime>
  </property>
  <property fmtid="{D5CDD505-2E9C-101B-9397-08002B2CF9AE}" pid="18" name="ALTRAN_DATE_L6">
    <vt:filetime>2014-02-20T23:00:00Z</vt:filetime>
  </property>
  <property fmtid="{D5CDD505-2E9C-101B-9397-08002B2CF9AE}" pid="19" name="ALTRAN_REF_L1">
    <vt:lpwstr>C73_1</vt:lpwstr>
  </property>
  <property fmtid="{D5CDD505-2E9C-101B-9397-08002B2CF9AE}" pid="20" name="ALTRAN_REF_L2">
    <vt:lpwstr>C73_2</vt:lpwstr>
  </property>
  <property fmtid="{D5CDD505-2E9C-101B-9397-08002B2CF9AE}" pid="21" name="ALTRAN_REF_L3">
    <vt:lpwstr>C73_3</vt:lpwstr>
  </property>
  <property fmtid="{D5CDD505-2E9C-101B-9397-08002B2CF9AE}" pid="22" name="ALTRAN_REF_L4">
    <vt:lpwstr>C73_4</vt:lpwstr>
  </property>
  <property fmtid="{D5CDD505-2E9C-101B-9397-08002B2CF9AE}" pid="23" name="ALTRAN_REF_L5">
    <vt:lpwstr>C73_5</vt:lpwstr>
  </property>
  <property fmtid="{D5CDD505-2E9C-101B-9397-08002B2CF9AE}" pid="24" name="ALTRAN_REF_L6">
    <vt:lpwstr>C73_6</vt:lpwstr>
  </property>
  <property fmtid="{D5CDD505-2E9C-101B-9397-08002B2CF9AE}" pid="25" name="ALTRAN_SUBTITLE">
    <vt:lpwstr>Calcul de MAR</vt:lpwstr>
  </property>
  <property fmtid="{D5CDD505-2E9C-101B-9397-08002B2CF9AE}" pid="26" name="ALTRAN_AUTHOR_MAIL_1">
    <vt:lpwstr>philippe.jacquet@altran.com</vt:lpwstr>
  </property>
  <property fmtid="{D5CDD505-2E9C-101B-9397-08002B2CF9AE}" pid="27" name="ALTRAN_AUTHOR_MAIL_2">
    <vt:lpwstr>akim.hijaz@altran.com</vt:lpwstr>
  </property>
  <property fmtid="{D5CDD505-2E9C-101B-9397-08002B2CF9AE}" pid="28" name="ALTRAN_AUTHOR_MAIL_3">
    <vt:lpwstr>xxx.yyy@altran.com</vt:lpwstr>
  </property>
  <property fmtid="{D5CDD505-2E9C-101B-9397-08002B2CF9AE}" pid="29" name="ALTRAN_AUTHOR_MAIL_4">
    <vt:lpwstr>xxx.yyy@altran.com</vt:lpwstr>
  </property>
  <property fmtid="{D5CDD505-2E9C-101B-9397-08002B2CF9AE}" pid="30" name="ALTRAN_AUTHOR_MAIL_5">
    <vt:lpwstr>xxx.yyy@altran.com</vt:lpwstr>
  </property>
  <property fmtid="{D5CDD505-2E9C-101B-9397-08002B2CF9AE}" pid="31" name="ALTRAN_CHECKER_MAIL_1">
    <vt:lpwstr>benjamin.braunn@altran.com</vt:lpwstr>
  </property>
  <property fmtid="{D5CDD505-2E9C-101B-9397-08002B2CF9AE}" pid="32" name="ALTRAN_CHECKER_MAIL_2">
    <vt:lpwstr>imed.limaiem@altran.com</vt:lpwstr>
  </property>
  <property fmtid="{D5CDD505-2E9C-101B-9397-08002B2CF9AE}" pid="33" name="ALTRAN_CHECKER_MAIL_3">
    <vt:lpwstr>xxx.yyy@altran.com</vt:lpwstr>
  </property>
  <property fmtid="{D5CDD505-2E9C-101B-9397-08002B2CF9AE}" pid="34" name="ALTRAN_APPROV_MAIL_1">
    <vt:lpwstr>philippe.jacquet@altran.com</vt:lpwstr>
  </property>
  <property fmtid="{D5CDD505-2E9C-101B-9397-08002B2CF9AE}" pid="35" name="ALTRAN_APPROV_MAIL_2">
    <vt:lpwstr>imed.limaiem@altran.com</vt:lpwstr>
  </property>
  <property fmtid="{D5CDD505-2E9C-101B-9397-08002B2CF9AE}" pid="36" name="ALTRAN_AREVA_1">
    <vt:lpwstr>Vanessa GERARD</vt:lpwstr>
  </property>
  <property fmtid="{D5CDD505-2E9C-101B-9397-08002B2CF9AE}" pid="37" name="ALTRAN_AREVA_2">
    <vt:lpwstr>Ludovic WINGERING</vt:lpwstr>
  </property>
  <property fmtid="{D5CDD505-2E9C-101B-9397-08002B2CF9AE}" pid="38" name="ALTRAN_AREVA_3">
    <vt:lpwstr>Laurent GICQUEL</vt:lpwstr>
  </property>
  <property fmtid="{D5CDD505-2E9C-101B-9397-08002B2CF9AE}" pid="39" name="ALTRAN_AREVA_4">
    <vt:lpwstr>Emmanuelle ROUSSEAU</vt:lpwstr>
  </property>
  <property fmtid="{D5CDD505-2E9C-101B-9397-08002B2CF9AE}" pid="40" name="ALTRAN_AREVA_5">
    <vt:lpwstr>Areva 5</vt:lpwstr>
  </property>
  <property fmtid="{D5CDD505-2E9C-101B-9397-08002B2CF9AE}" pid="41" name="ALTRAN_AREVA_MAIL_1">
    <vt:lpwstr>vanessa.gerard@areva.com</vt:lpwstr>
  </property>
  <property fmtid="{D5CDD505-2E9C-101B-9397-08002B2CF9AE}" pid="42" name="ALTRAN_AREVA_MAIL_2">
    <vt:lpwstr>ludovic.wingering@areva.com</vt:lpwstr>
  </property>
  <property fmtid="{D5CDD505-2E9C-101B-9397-08002B2CF9AE}" pid="43" name="ALTRAN_AREVA_MAIL_3">
    <vt:lpwstr>laurent.gicquel@areva.com</vt:lpwstr>
  </property>
  <property fmtid="{D5CDD505-2E9C-101B-9397-08002B2CF9AE}" pid="44" name="ALTRAN_AREVA_MAIL_4">
    <vt:lpwstr>emmanuelle.rousseau@areva.com</vt:lpwstr>
  </property>
  <property fmtid="{D5CDD505-2E9C-101B-9397-08002B2CF9AE}" pid="45" name="ALTRAN_AREVA_MAIL_5">
    <vt:lpwstr>xxx.yyy@areva.com</vt:lpwstr>
  </property>
  <property fmtid="{D5CDD505-2E9C-101B-9397-08002B2CF9AE}" pid="46" name="ALTRAN_CONTRACT">
    <vt:lpwstr>RN 10065 révision A</vt:lpwstr>
  </property>
  <property fmtid="{D5CDD505-2E9C-101B-9397-08002B2CF9AE}" pid="47" name="ALTRAN_REACTEUR_PROJET">
    <vt:lpwstr>EPR FA3</vt:lpwstr>
  </property>
  <property fmtid="{D5CDD505-2E9C-101B-9397-08002B2CF9AE}" pid="48" name="ALTRAN_CHECKER_4">
    <vt:lpwstr>Vérificateur 4</vt:lpwstr>
  </property>
  <property fmtid="{D5CDD505-2E9C-101B-9397-08002B2CF9AE}" pid="49" name="ALTRAN_CHECKER_5">
    <vt:lpwstr>Vérificateur 5</vt:lpwstr>
  </property>
  <property fmtid="{D5CDD505-2E9C-101B-9397-08002B2CF9AE}" pid="50" name="ALTRAN_CHECKER_MAIL_4">
    <vt:lpwstr>xxx.yyy@altran.com</vt:lpwstr>
  </property>
  <property fmtid="{D5CDD505-2E9C-101B-9397-08002B2CF9AE}" pid="51" name="ALTRAN_CHECKER_MAIL_5">
    <vt:lpwstr>xxx.yyy@altran.com</vt:lpwstr>
  </property>
  <property fmtid="{D5CDD505-2E9C-101B-9397-08002B2CF9AE}" pid="52" name="_DocHome">
    <vt:i4>-1805849082</vt:i4>
  </property>
</Properties>
</file>